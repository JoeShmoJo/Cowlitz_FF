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9EA7" w14:textId="77777777" w:rsidR="008D5B66" w:rsidRDefault="00E401A7">
      <w:pPr>
        <w:spacing w:after="60"/>
        <w:jc w:val="center"/>
      </w:pPr>
      <w:r>
        <w:rPr>
          <w:b/>
          <w:bCs/>
          <w:sz w:val="28"/>
          <w:szCs w:val="28"/>
        </w:rPr>
        <w:t>MEMORANDUM FOR RECORD</w:t>
      </w:r>
    </w:p>
    <w:p w14:paraId="4088612F" w14:textId="77777777" w:rsidR="008D5B66" w:rsidRDefault="00E401A7">
      <w:pPr>
        <w:spacing w:after="240"/>
        <w:jc w:val="center"/>
      </w:pPr>
      <w:r>
        <w:t>U.S. Army Corps of Engineers, Portland District</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1500"/>
        <w:gridCol w:w="7860"/>
      </w:tblGrid>
      <w:tr w:rsidR="008D5B66" w14:paraId="5B31B453" w14:textId="77777777">
        <w:trPr>
          <w:tblHeader/>
        </w:trPr>
        <w:tc>
          <w:tcPr>
            <w:tcW w:w="1500" w:type="dxa"/>
            <w:shd w:val="clear" w:color="auto" w:fill="D9E2EC"/>
            <w:tcMar>
              <w:top w:w="40" w:type="dxa"/>
              <w:left w:w="80" w:type="dxa"/>
              <w:bottom w:w="40" w:type="dxa"/>
              <w:right w:w="80" w:type="dxa"/>
            </w:tcMar>
          </w:tcPr>
          <w:p w14:paraId="4B050CDC" w14:textId="77777777" w:rsidR="008D5B66" w:rsidRDefault="00E401A7">
            <w:pPr>
              <w:jc w:val="center"/>
            </w:pPr>
            <w:r>
              <w:rPr>
                <w:b/>
                <w:bCs/>
                <w:sz w:val="21"/>
                <w:szCs w:val="21"/>
              </w:rPr>
              <w:t>Item</w:t>
            </w:r>
          </w:p>
        </w:tc>
        <w:tc>
          <w:tcPr>
            <w:tcW w:w="7860" w:type="dxa"/>
            <w:shd w:val="clear" w:color="auto" w:fill="D9E2EC"/>
            <w:tcMar>
              <w:top w:w="40" w:type="dxa"/>
              <w:left w:w="80" w:type="dxa"/>
              <w:bottom w:w="40" w:type="dxa"/>
              <w:right w:w="80" w:type="dxa"/>
            </w:tcMar>
          </w:tcPr>
          <w:p w14:paraId="1BCB2406" w14:textId="77777777" w:rsidR="008D5B66" w:rsidRDefault="00E401A7">
            <w:pPr>
              <w:jc w:val="center"/>
            </w:pPr>
            <w:r>
              <w:rPr>
                <w:b/>
                <w:bCs/>
                <w:sz w:val="21"/>
                <w:szCs w:val="21"/>
              </w:rPr>
              <w:t>Description</w:t>
            </w:r>
          </w:p>
        </w:tc>
      </w:tr>
      <w:tr w:rsidR="008D5B66" w14:paraId="14D0C1EE" w14:textId="77777777">
        <w:tc>
          <w:tcPr>
            <w:tcW w:w="1500" w:type="dxa"/>
            <w:tcMar>
              <w:top w:w="40" w:type="dxa"/>
              <w:left w:w="80" w:type="dxa"/>
              <w:bottom w:w="40" w:type="dxa"/>
              <w:right w:w="80" w:type="dxa"/>
            </w:tcMar>
          </w:tcPr>
          <w:p w14:paraId="1CDFAC32" w14:textId="77777777" w:rsidR="008D5B66" w:rsidRDefault="00E401A7">
            <w:r>
              <w:rPr>
                <w:sz w:val="21"/>
                <w:szCs w:val="21"/>
              </w:rPr>
              <w:t>Subject</w:t>
            </w:r>
          </w:p>
        </w:tc>
        <w:tc>
          <w:tcPr>
            <w:tcW w:w="7860" w:type="dxa"/>
            <w:tcMar>
              <w:top w:w="40" w:type="dxa"/>
              <w:left w:w="80" w:type="dxa"/>
              <w:bottom w:w="40" w:type="dxa"/>
              <w:right w:w="80" w:type="dxa"/>
            </w:tcMar>
          </w:tcPr>
          <w:p w14:paraId="4BDDBE0C" w14:textId="77777777" w:rsidR="008D5B66" w:rsidRDefault="00E401A7">
            <w:r>
              <w:rPr>
                <w:sz w:val="21"/>
                <w:szCs w:val="21"/>
              </w:rPr>
              <w:t>Unregulated Flow Frequency, Cowlitz River at Castle Rock, Washington (USGS 14243000)</w:t>
            </w:r>
          </w:p>
        </w:tc>
      </w:tr>
      <w:tr w:rsidR="008D5B66" w14:paraId="53444B66" w14:textId="77777777">
        <w:tc>
          <w:tcPr>
            <w:tcW w:w="1500" w:type="dxa"/>
            <w:tcMar>
              <w:top w:w="40" w:type="dxa"/>
              <w:left w:w="80" w:type="dxa"/>
              <w:bottom w:w="40" w:type="dxa"/>
              <w:right w:w="80" w:type="dxa"/>
            </w:tcMar>
          </w:tcPr>
          <w:p w14:paraId="27AC8CB2" w14:textId="77777777" w:rsidR="008D5B66" w:rsidRDefault="00E401A7">
            <w:r>
              <w:rPr>
                <w:sz w:val="21"/>
                <w:szCs w:val="21"/>
              </w:rPr>
              <w:t>From</w:t>
            </w:r>
          </w:p>
        </w:tc>
        <w:tc>
          <w:tcPr>
            <w:tcW w:w="7860" w:type="dxa"/>
            <w:tcMar>
              <w:top w:w="40" w:type="dxa"/>
              <w:left w:w="80" w:type="dxa"/>
              <w:bottom w:w="40" w:type="dxa"/>
              <w:right w:w="80" w:type="dxa"/>
            </w:tcMar>
          </w:tcPr>
          <w:p w14:paraId="219E5C36" w14:textId="77777777" w:rsidR="008D5B66" w:rsidRDefault="00E401A7">
            <w:r>
              <w:rPr>
                <w:sz w:val="21"/>
                <w:szCs w:val="21"/>
              </w:rPr>
              <w:t>Hydrology and Hydraulics Branch, Portland District</w:t>
            </w:r>
          </w:p>
        </w:tc>
      </w:tr>
      <w:tr w:rsidR="008D5B66" w14:paraId="481DF605" w14:textId="77777777">
        <w:tc>
          <w:tcPr>
            <w:tcW w:w="1500" w:type="dxa"/>
            <w:tcMar>
              <w:top w:w="40" w:type="dxa"/>
              <w:left w:w="80" w:type="dxa"/>
              <w:bottom w:w="40" w:type="dxa"/>
              <w:right w:w="80" w:type="dxa"/>
            </w:tcMar>
          </w:tcPr>
          <w:p w14:paraId="7E0D6257" w14:textId="77777777" w:rsidR="008D5B66" w:rsidRDefault="00E401A7">
            <w:r>
              <w:rPr>
                <w:sz w:val="21"/>
                <w:szCs w:val="21"/>
              </w:rPr>
              <w:t>Date</w:t>
            </w:r>
          </w:p>
        </w:tc>
        <w:tc>
          <w:tcPr>
            <w:tcW w:w="7860" w:type="dxa"/>
            <w:tcMar>
              <w:top w:w="40" w:type="dxa"/>
              <w:left w:w="80" w:type="dxa"/>
              <w:bottom w:w="40" w:type="dxa"/>
              <w:right w:w="80" w:type="dxa"/>
            </w:tcMar>
          </w:tcPr>
          <w:p w14:paraId="62829F16" w14:textId="77777777" w:rsidR="008D5B66" w:rsidRDefault="00E401A7">
            <w:r>
              <w:rPr>
                <w:sz w:val="21"/>
                <w:szCs w:val="21"/>
              </w:rPr>
              <w:t>August 2026</w:t>
            </w:r>
          </w:p>
        </w:tc>
      </w:tr>
      <w:tr w:rsidR="008D5B66" w14:paraId="44AF5372" w14:textId="77777777">
        <w:tc>
          <w:tcPr>
            <w:tcW w:w="1500" w:type="dxa"/>
            <w:tcMar>
              <w:top w:w="40" w:type="dxa"/>
              <w:left w:w="80" w:type="dxa"/>
              <w:bottom w:w="40" w:type="dxa"/>
              <w:right w:w="80" w:type="dxa"/>
            </w:tcMar>
          </w:tcPr>
          <w:p w14:paraId="4073EE4A" w14:textId="77777777" w:rsidR="008D5B66" w:rsidRDefault="00E401A7">
            <w:r>
              <w:rPr>
                <w:sz w:val="21"/>
                <w:szCs w:val="21"/>
              </w:rPr>
              <w:t>Status</w:t>
            </w:r>
          </w:p>
        </w:tc>
        <w:tc>
          <w:tcPr>
            <w:tcW w:w="7860" w:type="dxa"/>
            <w:tcMar>
              <w:top w:w="40" w:type="dxa"/>
              <w:left w:w="80" w:type="dxa"/>
              <w:bottom w:w="40" w:type="dxa"/>
              <w:right w:w="80" w:type="dxa"/>
            </w:tcMar>
          </w:tcPr>
          <w:p w14:paraId="3A8969DF" w14:textId="77777777" w:rsidR="008D5B66" w:rsidRDefault="00E401A7">
            <w:r>
              <w:rPr>
                <w:sz w:val="21"/>
                <w:szCs w:val="21"/>
              </w:rPr>
              <w:t>Final</w:t>
            </w:r>
          </w:p>
        </w:tc>
      </w:tr>
    </w:tbl>
    <w:p w14:paraId="1521288A" w14:textId="77777777" w:rsidR="008D5B66" w:rsidRDefault="008D5B66">
      <w:pPr>
        <w:spacing w:after="200" w:line="276" w:lineRule="auto"/>
      </w:pPr>
    </w:p>
    <w:p w14:paraId="341CEDBB" w14:textId="77777777" w:rsidR="008D5B66" w:rsidRDefault="00E401A7">
      <w:pPr>
        <w:pStyle w:val="Heading1"/>
        <w:spacing w:before="300" w:after="140"/>
      </w:pPr>
      <w:r>
        <w:rPr>
          <w:b/>
          <w:bCs/>
          <w:sz w:val="26"/>
          <w:szCs w:val="26"/>
        </w:rPr>
        <w:t>1. Purpose</w:t>
      </w:r>
    </w:p>
    <w:p w14:paraId="54D8F03B" w14:textId="77777777" w:rsidR="008D5B66" w:rsidRDefault="00E401A7">
      <w:pPr>
        <w:spacing w:after="160" w:line="276" w:lineRule="auto"/>
      </w:pPr>
      <w:r>
        <w:t>This memorandum documents the development of an unregulated annual maximum flow record and the resulting unregulated flow frequency curves for the Cowlitz River at Castle Rock, Washington. Curves were developed for the instantaneous peak and for the 1-, 3-, and 5-day durations using water years 1927 through 2026.</w:t>
      </w:r>
    </w:p>
    <w:p w14:paraId="2184E459" w14:textId="5FC77A15" w:rsidR="008D5B66" w:rsidRDefault="00E401A7">
      <w:pPr>
        <w:spacing w:after="160" w:line="276" w:lineRule="auto"/>
      </w:pPr>
      <w:r>
        <w:t xml:space="preserve">The unregulated curves are an intermediate product. They are the input to the regulated flow frequency analysis that follows in the next phase of the study, and the regulated curves in turn support levee fragility assessment and floodplain mapping in the lower Cowlitz valley. The unregulated record is developed first because regulated frequency cannot be estimated directly from the regulated gage record: reservoir operations have changed over the period of record, so the regulated peaks are not a homogeneous sample. The standard approach is to establish the frequency of the natural inflow, then route </w:t>
      </w:r>
      <w:r w:rsidR="00152EBE">
        <w:t>those</w:t>
      </w:r>
      <w:r>
        <w:t xml:space="preserve"> events </w:t>
      </w:r>
      <w:r w:rsidR="00152EBE">
        <w:t>using current reservoir operations</w:t>
      </w:r>
      <w:r>
        <w:t>.</w:t>
      </w:r>
    </w:p>
    <w:p w14:paraId="5BFB105A" w14:textId="30835B79" w:rsidR="008D5B66" w:rsidRPr="000A0CAD" w:rsidRDefault="00E401A7" w:rsidP="000A0CAD">
      <w:pPr>
        <w:pStyle w:val="Heading1"/>
        <w:spacing w:before="300" w:after="140"/>
        <w:rPr>
          <w:b/>
          <w:bCs/>
          <w:sz w:val="26"/>
          <w:szCs w:val="26"/>
        </w:rPr>
      </w:pPr>
      <w:r w:rsidRPr="000A0CAD">
        <w:rPr>
          <w:b/>
          <w:bCs/>
          <w:sz w:val="26"/>
          <w:szCs w:val="26"/>
        </w:rPr>
        <w:t>2</w:t>
      </w:r>
      <w:r w:rsidR="00F206CD">
        <w:rPr>
          <w:b/>
          <w:bCs/>
          <w:sz w:val="26"/>
          <w:szCs w:val="26"/>
        </w:rPr>
        <w:t>.</w:t>
      </w:r>
      <w:r w:rsidRPr="000A0CAD">
        <w:rPr>
          <w:b/>
          <w:bCs/>
          <w:sz w:val="26"/>
          <w:szCs w:val="26"/>
        </w:rPr>
        <w:t xml:space="preserve"> Basin </w:t>
      </w:r>
      <w:r w:rsidR="00F206CD">
        <w:rPr>
          <w:b/>
          <w:bCs/>
          <w:sz w:val="26"/>
          <w:szCs w:val="26"/>
        </w:rPr>
        <w:t>Description</w:t>
      </w:r>
    </w:p>
    <w:p w14:paraId="49AF2A48" w14:textId="4EC8DA44" w:rsidR="008D5B66" w:rsidRDefault="00E401A7">
      <w:pPr>
        <w:spacing w:after="160" w:line="276" w:lineRule="auto"/>
      </w:pPr>
      <w:r>
        <w:t xml:space="preserve">The Cowlitz River drains the southern Washington Cascades and enters the Columbia River near Longview. The Castle Rock gage sits in the lower valley, downstream of the Toutle River confluence and downstream of </w:t>
      </w:r>
      <w:r w:rsidR="00152EBE">
        <w:t>all</w:t>
      </w:r>
      <w:r>
        <w:t xml:space="preserve"> the basin's storage projects</w:t>
      </w:r>
      <w:r w:rsidR="00152EBE">
        <w:t>.</w:t>
      </w:r>
      <w:r w:rsidR="00F206CD">
        <w:t xml:space="preserve"> The total basin area above Castle Rock is </w:t>
      </w:r>
      <w:r w:rsidR="007E567C">
        <w:t xml:space="preserve">2,238 square miles </w:t>
      </w:r>
      <w:r w:rsidR="00F206CD">
        <w:t xml:space="preserve">with </w:t>
      </w:r>
      <w:r w:rsidR="004D75F7">
        <w:t>1,170</w:t>
      </w:r>
      <w:r w:rsidR="00F206CD">
        <w:t xml:space="preserve"> sq</w:t>
      </w:r>
      <w:r w:rsidR="004D75F7">
        <w:t>uare</w:t>
      </w:r>
      <w:r w:rsidR="00F206CD">
        <w:t xml:space="preserve"> miles of headwaters regulated by Mossyrock Dam</w:t>
      </w:r>
    </w:p>
    <w:p w14:paraId="5FF5F7FA" w14:textId="7A3DFF81" w:rsidR="008D5B66" w:rsidRDefault="00E401A7">
      <w:pPr>
        <w:spacing w:after="160" w:line="276" w:lineRule="auto"/>
      </w:pPr>
      <w:r>
        <w:t>Three non-Federal hydroelectric projects lie on the mainstem</w:t>
      </w:r>
      <w:r w:rsidR="00F206CD">
        <w:t xml:space="preserve"> of the Cowlitz River</w:t>
      </w:r>
      <w:r>
        <w:t xml:space="preserve">. Mayfield Dam, completed in 1963, and Mossyrock Dam, completed in 1968, are operated by Tacoma Power as part of the Cowlitz Hydroelectric Project. </w:t>
      </w:r>
      <w:r w:rsidR="003C1412">
        <w:t>Mossyrock, which impounds Riffe Lake, provides the only usable flood storage in the basin and is subsequently the only project that materially reshapes flood hydrographs at Castle Rock. Mayfield dam is a re-regulating dam whose purpose is to smooth out power peaking releases from Mossyrock, providing no meaningful flood regulation of its own. Mossyrock began actively impounding the river in December 1968. Cowlitz Falls dam above Mossyrock and a Sediment Retention Structure on the Toutle are run of river providing no flood regulation.</w:t>
      </w:r>
      <w:r>
        <w:t xml:space="preserve"> </w:t>
      </w:r>
      <w:r w:rsidR="004D75F7">
        <w:t>The Castle Rock gauge has a peak flow record spanning the years 1927 through 2026, with years before 1968 representing unregulated peaks.</w:t>
      </w:r>
    </w:p>
    <w:p w14:paraId="7A371A44" w14:textId="0312D948" w:rsidR="008D5B66" w:rsidRDefault="00370E42" w:rsidP="00370E42">
      <w:pPr>
        <w:spacing w:before="160" w:after="40"/>
        <w:jc w:val="center"/>
      </w:pPr>
      <w:r w:rsidRPr="00370E42">
        <w:lastRenderedPageBreak/>
        <w:drawing>
          <wp:inline distT="0" distB="0" distL="0" distR="0" wp14:anchorId="6CBE6A77" wp14:editId="28BB9324">
            <wp:extent cx="5943600" cy="3902075"/>
            <wp:effectExtent l="0" t="0" r="0" b="3175"/>
            <wp:docPr id="149450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p>
    <w:p w14:paraId="2EF7AAD9" w14:textId="29CCC792" w:rsidR="008D5B66" w:rsidRDefault="00E401A7">
      <w:pPr>
        <w:spacing w:before="80" w:after="240"/>
        <w:jc w:val="center"/>
      </w:pPr>
      <w:r>
        <w:rPr>
          <w:i/>
          <w:iCs/>
          <w:sz w:val="19"/>
          <w:szCs w:val="19"/>
        </w:rPr>
        <w:t>Figure 2-1. Cowlitz River basin schematic</w:t>
      </w:r>
    </w:p>
    <w:p w14:paraId="29604984" w14:textId="501047A7" w:rsidR="008D5B66" w:rsidRDefault="00E401A7">
      <w:pPr>
        <w:pStyle w:val="Heading2"/>
        <w:spacing w:before="300" w:after="140"/>
      </w:pPr>
      <w:r>
        <w:rPr>
          <w:b/>
          <w:bCs/>
          <w:sz w:val="23"/>
          <w:szCs w:val="23"/>
        </w:rPr>
        <w:t>2.3 Previous Stud</w:t>
      </w:r>
      <w:r w:rsidR="00097A49">
        <w:rPr>
          <w:b/>
          <w:bCs/>
          <w:sz w:val="23"/>
          <w:szCs w:val="23"/>
        </w:rPr>
        <w:t>ies</w:t>
      </w:r>
    </w:p>
    <w:p w14:paraId="6DF1236B" w14:textId="2A3FDB7A" w:rsidR="008D5B66" w:rsidRDefault="00E401A7">
      <w:pPr>
        <w:spacing w:after="160" w:line="276" w:lineRule="auto"/>
      </w:pPr>
      <w:r>
        <w:t xml:space="preserve">The previously adopted unregulated frequency curves at Castle Rock come from the 2009 Cowlitz Hydrology Restudy. That study predates Bulletin 17C </w:t>
      </w:r>
      <w:r w:rsidR="00097A49">
        <w:t xml:space="preserve">and does not include the 17 most recent years of data. </w:t>
      </w:r>
      <w:r>
        <w:t xml:space="preserve">The present study extends the record </w:t>
      </w:r>
      <w:r w:rsidR="00097A49">
        <w:t xml:space="preserve">and </w:t>
      </w:r>
      <w:r>
        <w:t xml:space="preserve">adopts the Bulletin 17C expected moments algorithm and uses the current published regional skew studies. Section 11 compares </w:t>
      </w:r>
      <w:r w:rsidR="00C708DB">
        <w:t>results between the two unregulated flow frequency studies</w:t>
      </w:r>
      <w:r>
        <w:t>.</w:t>
      </w:r>
    </w:p>
    <w:p w14:paraId="56E8B13D" w14:textId="77777777" w:rsidR="008D5B66" w:rsidRDefault="00E401A7">
      <w:pPr>
        <w:pStyle w:val="Heading1"/>
        <w:spacing w:before="300" w:after="140"/>
      </w:pPr>
      <w:r>
        <w:rPr>
          <w:b/>
          <w:bCs/>
          <w:sz w:val="26"/>
          <w:szCs w:val="26"/>
        </w:rPr>
        <w:t>3. Data Used</w:t>
      </w:r>
    </w:p>
    <w:p w14:paraId="37E44442" w14:textId="0D885E30" w:rsidR="008D5B66" w:rsidRDefault="00E401A7">
      <w:pPr>
        <w:spacing w:after="160" w:line="276" w:lineRule="auto"/>
      </w:pPr>
      <w:r>
        <w:t>Table 3-1 lists the datasets used to build the record and the purpose each one served.</w:t>
      </w:r>
      <w:r w:rsidR="008470AF">
        <w:t xml:space="preserve"> Records underwent extensive QA/QC with the hourly Mossyrock elevation record requiring the most substantial manual editing to remove the noise resulting from power peaking operations. </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2900"/>
        <w:gridCol w:w="1700"/>
        <w:gridCol w:w="4760"/>
      </w:tblGrid>
      <w:tr w:rsidR="008D5B66" w14:paraId="2756D2A4" w14:textId="77777777">
        <w:trPr>
          <w:tblHeader/>
        </w:trPr>
        <w:tc>
          <w:tcPr>
            <w:tcW w:w="2900" w:type="dxa"/>
            <w:shd w:val="clear" w:color="auto" w:fill="D9E2EC"/>
            <w:tcMar>
              <w:top w:w="40" w:type="dxa"/>
              <w:left w:w="80" w:type="dxa"/>
              <w:bottom w:w="40" w:type="dxa"/>
              <w:right w:w="80" w:type="dxa"/>
            </w:tcMar>
          </w:tcPr>
          <w:p w14:paraId="4B1B5C50" w14:textId="77777777" w:rsidR="008D5B66" w:rsidRDefault="00E401A7">
            <w:pPr>
              <w:jc w:val="center"/>
            </w:pPr>
            <w:r>
              <w:rPr>
                <w:b/>
                <w:bCs/>
                <w:sz w:val="19"/>
                <w:szCs w:val="19"/>
              </w:rPr>
              <w:t>Dataset</w:t>
            </w:r>
          </w:p>
        </w:tc>
        <w:tc>
          <w:tcPr>
            <w:tcW w:w="1700" w:type="dxa"/>
            <w:shd w:val="clear" w:color="auto" w:fill="D9E2EC"/>
            <w:tcMar>
              <w:top w:w="40" w:type="dxa"/>
              <w:left w:w="80" w:type="dxa"/>
              <w:bottom w:w="40" w:type="dxa"/>
              <w:right w:w="80" w:type="dxa"/>
            </w:tcMar>
          </w:tcPr>
          <w:p w14:paraId="73B135B6" w14:textId="77777777" w:rsidR="008D5B66" w:rsidRDefault="00E401A7">
            <w:pPr>
              <w:jc w:val="center"/>
            </w:pPr>
            <w:r>
              <w:rPr>
                <w:b/>
                <w:bCs/>
                <w:sz w:val="19"/>
                <w:szCs w:val="19"/>
              </w:rPr>
              <w:t>Period Used</w:t>
            </w:r>
          </w:p>
        </w:tc>
        <w:tc>
          <w:tcPr>
            <w:tcW w:w="4760" w:type="dxa"/>
            <w:shd w:val="clear" w:color="auto" w:fill="D9E2EC"/>
            <w:tcMar>
              <w:top w:w="40" w:type="dxa"/>
              <w:left w:w="80" w:type="dxa"/>
              <w:bottom w:w="40" w:type="dxa"/>
              <w:right w:w="80" w:type="dxa"/>
            </w:tcMar>
          </w:tcPr>
          <w:p w14:paraId="70668059" w14:textId="77777777" w:rsidR="008D5B66" w:rsidRDefault="00E401A7">
            <w:pPr>
              <w:jc w:val="center"/>
            </w:pPr>
            <w:r>
              <w:rPr>
                <w:b/>
                <w:bCs/>
                <w:sz w:val="19"/>
                <w:szCs w:val="19"/>
              </w:rPr>
              <w:t>Purpose</w:t>
            </w:r>
          </w:p>
        </w:tc>
      </w:tr>
      <w:tr w:rsidR="008D5B66" w14:paraId="46CB248F" w14:textId="77777777">
        <w:tc>
          <w:tcPr>
            <w:tcW w:w="2900" w:type="dxa"/>
            <w:tcMar>
              <w:top w:w="40" w:type="dxa"/>
              <w:left w:w="80" w:type="dxa"/>
              <w:bottom w:w="40" w:type="dxa"/>
              <w:right w:w="80" w:type="dxa"/>
            </w:tcMar>
          </w:tcPr>
          <w:p w14:paraId="48DB9E3E" w14:textId="77777777" w:rsidR="008D5B66" w:rsidRDefault="00E401A7">
            <w:r>
              <w:rPr>
                <w:sz w:val="19"/>
                <w:szCs w:val="19"/>
              </w:rPr>
              <w:t>Mossyrock pool elevation, hourly</w:t>
            </w:r>
          </w:p>
        </w:tc>
        <w:tc>
          <w:tcPr>
            <w:tcW w:w="1700" w:type="dxa"/>
            <w:tcMar>
              <w:top w:w="40" w:type="dxa"/>
              <w:left w:w="80" w:type="dxa"/>
              <w:bottom w:w="40" w:type="dxa"/>
              <w:right w:w="80" w:type="dxa"/>
            </w:tcMar>
          </w:tcPr>
          <w:p w14:paraId="2C5280FF" w14:textId="77777777" w:rsidR="008D5B66" w:rsidRDefault="00E401A7">
            <w:r>
              <w:rPr>
                <w:sz w:val="19"/>
                <w:szCs w:val="19"/>
              </w:rPr>
              <w:t>Nov 1974 - May 2026</w:t>
            </w:r>
          </w:p>
        </w:tc>
        <w:tc>
          <w:tcPr>
            <w:tcW w:w="4760" w:type="dxa"/>
            <w:tcMar>
              <w:top w:w="40" w:type="dxa"/>
              <w:left w:w="80" w:type="dxa"/>
              <w:bottom w:w="40" w:type="dxa"/>
              <w:right w:w="80" w:type="dxa"/>
            </w:tcMar>
          </w:tcPr>
          <w:p w14:paraId="742B939F" w14:textId="77777777" w:rsidR="008D5B66" w:rsidRDefault="00E401A7">
            <w:r>
              <w:rPr>
                <w:sz w:val="19"/>
                <w:szCs w:val="19"/>
              </w:rPr>
              <w:t>Reservoir storage change at hourly resolution; basis for the hourly unregulated peak estimates.</w:t>
            </w:r>
          </w:p>
        </w:tc>
      </w:tr>
      <w:tr w:rsidR="008D5B66" w14:paraId="758307D5" w14:textId="77777777">
        <w:tc>
          <w:tcPr>
            <w:tcW w:w="2900" w:type="dxa"/>
            <w:tcMar>
              <w:top w:w="40" w:type="dxa"/>
              <w:left w:w="80" w:type="dxa"/>
              <w:bottom w:w="40" w:type="dxa"/>
              <w:right w:w="80" w:type="dxa"/>
            </w:tcMar>
          </w:tcPr>
          <w:p w14:paraId="7A466E11" w14:textId="77777777" w:rsidR="008D5B66" w:rsidRDefault="00E401A7">
            <w:r>
              <w:rPr>
                <w:sz w:val="19"/>
                <w:szCs w:val="19"/>
              </w:rPr>
              <w:t>Mossyrock storage telemetry, hourly</w:t>
            </w:r>
          </w:p>
        </w:tc>
        <w:tc>
          <w:tcPr>
            <w:tcW w:w="1700" w:type="dxa"/>
            <w:tcMar>
              <w:top w:w="40" w:type="dxa"/>
              <w:left w:w="80" w:type="dxa"/>
              <w:bottom w:w="40" w:type="dxa"/>
              <w:right w:w="80" w:type="dxa"/>
            </w:tcMar>
          </w:tcPr>
          <w:p w14:paraId="7AF9867F" w14:textId="77777777" w:rsidR="008D5B66" w:rsidRDefault="00E401A7">
            <w:r>
              <w:rPr>
                <w:sz w:val="19"/>
                <w:szCs w:val="19"/>
              </w:rPr>
              <w:t>Regulated era</w:t>
            </w:r>
          </w:p>
        </w:tc>
        <w:tc>
          <w:tcPr>
            <w:tcW w:w="4760" w:type="dxa"/>
            <w:tcMar>
              <w:top w:w="40" w:type="dxa"/>
              <w:left w:w="80" w:type="dxa"/>
              <w:bottom w:w="40" w:type="dxa"/>
              <w:right w:w="80" w:type="dxa"/>
            </w:tcMar>
          </w:tcPr>
          <w:p w14:paraId="51A9ADF2" w14:textId="24E7A11B" w:rsidR="008D5B66" w:rsidRDefault="00E401A7">
            <w:r>
              <w:rPr>
                <w:sz w:val="19"/>
                <w:szCs w:val="19"/>
              </w:rPr>
              <w:t>Data quality screen</w:t>
            </w:r>
            <w:r w:rsidR="00097A49">
              <w:rPr>
                <w:sz w:val="19"/>
                <w:szCs w:val="19"/>
              </w:rPr>
              <w:t>ing</w:t>
            </w:r>
          </w:p>
        </w:tc>
      </w:tr>
      <w:tr w:rsidR="008D5B66" w14:paraId="55F40D2D" w14:textId="77777777">
        <w:tc>
          <w:tcPr>
            <w:tcW w:w="2900" w:type="dxa"/>
            <w:tcMar>
              <w:top w:w="40" w:type="dxa"/>
              <w:left w:w="80" w:type="dxa"/>
              <w:bottom w:w="40" w:type="dxa"/>
              <w:right w:w="80" w:type="dxa"/>
            </w:tcMar>
          </w:tcPr>
          <w:p w14:paraId="3ED07E4D" w14:textId="77777777" w:rsidR="008D5B66" w:rsidRDefault="00E401A7">
            <w:r>
              <w:rPr>
                <w:sz w:val="19"/>
                <w:szCs w:val="19"/>
              </w:rPr>
              <w:t>Mossyrock pool elevation, daily</w:t>
            </w:r>
          </w:p>
        </w:tc>
        <w:tc>
          <w:tcPr>
            <w:tcW w:w="1700" w:type="dxa"/>
            <w:tcMar>
              <w:top w:w="40" w:type="dxa"/>
              <w:left w:w="80" w:type="dxa"/>
              <w:bottom w:w="40" w:type="dxa"/>
              <w:right w:w="80" w:type="dxa"/>
            </w:tcMar>
          </w:tcPr>
          <w:p w14:paraId="5F8A16A1" w14:textId="77777777" w:rsidR="008D5B66" w:rsidRDefault="00E401A7">
            <w:r>
              <w:rPr>
                <w:sz w:val="19"/>
                <w:szCs w:val="19"/>
              </w:rPr>
              <w:t>Oct 1973 - present</w:t>
            </w:r>
          </w:p>
        </w:tc>
        <w:tc>
          <w:tcPr>
            <w:tcW w:w="4760" w:type="dxa"/>
            <w:tcMar>
              <w:top w:w="40" w:type="dxa"/>
              <w:left w:w="80" w:type="dxa"/>
              <w:bottom w:w="40" w:type="dxa"/>
              <w:right w:w="80" w:type="dxa"/>
            </w:tcMar>
          </w:tcPr>
          <w:p w14:paraId="4F930357" w14:textId="651C4499" w:rsidR="008D5B66" w:rsidRDefault="00E401A7">
            <w:r>
              <w:rPr>
                <w:sz w:val="19"/>
                <w:szCs w:val="19"/>
              </w:rPr>
              <w:t>Storage change used for the regression predictors and for the daily mass balance.</w:t>
            </w:r>
          </w:p>
        </w:tc>
      </w:tr>
      <w:tr w:rsidR="008D5B66" w14:paraId="2699F605" w14:textId="77777777">
        <w:tc>
          <w:tcPr>
            <w:tcW w:w="2900" w:type="dxa"/>
            <w:tcMar>
              <w:top w:w="40" w:type="dxa"/>
              <w:left w:w="80" w:type="dxa"/>
              <w:bottom w:w="40" w:type="dxa"/>
              <w:right w:w="80" w:type="dxa"/>
            </w:tcMar>
          </w:tcPr>
          <w:p w14:paraId="0EAA58C2" w14:textId="5CE02EC7" w:rsidR="008D5B66" w:rsidRDefault="00E401A7">
            <w:r>
              <w:rPr>
                <w:sz w:val="19"/>
                <w:szCs w:val="19"/>
              </w:rPr>
              <w:t xml:space="preserve">Mossyrock elevation-storage </w:t>
            </w:r>
            <w:r w:rsidR="00097A49">
              <w:rPr>
                <w:sz w:val="19"/>
                <w:szCs w:val="19"/>
              </w:rPr>
              <w:t>rating table</w:t>
            </w:r>
          </w:p>
        </w:tc>
        <w:tc>
          <w:tcPr>
            <w:tcW w:w="1700" w:type="dxa"/>
            <w:tcMar>
              <w:top w:w="40" w:type="dxa"/>
              <w:left w:w="80" w:type="dxa"/>
              <w:bottom w:w="40" w:type="dxa"/>
              <w:right w:w="80" w:type="dxa"/>
            </w:tcMar>
          </w:tcPr>
          <w:p w14:paraId="381BC30C" w14:textId="77777777" w:rsidR="008D5B66" w:rsidRDefault="00E401A7">
            <w:r>
              <w:rPr>
                <w:sz w:val="19"/>
                <w:szCs w:val="19"/>
              </w:rPr>
              <w:t>2014 Water Control Manual</w:t>
            </w:r>
          </w:p>
        </w:tc>
        <w:tc>
          <w:tcPr>
            <w:tcW w:w="4760" w:type="dxa"/>
            <w:tcMar>
              <w:top w:w="40" w:type="dxa"/>
              <w:left w:w="80" w:type="dxa"/>
              <w:bottom w:w="40" w:type="dxa"/>
              <w:right w:w="80" w:type="dxa"/>
            </w:tcMar>
          </w:tcPr>
          <w:p w14:paraId="1C168285" w14:textId="088776FD" w:rsidR="008D5B66" w:rsidRDefault="00097A49">
            <w:r>
              <w:rPr>
                <w:sz w:val="19"/>
                <w:szCs w:val="19"/>
              </w:rPr>
              <w:t>Relates pool elevation to reservoir storage.</w:t>
            </w:r>
          </w:p>
        </w:tc>
      </w:tr>
      <w:tr w:rsidR="008D5B66" w14:paraId="0228BF87" w14:textId="77777777">
        <w:tc>
          <w:tcPr>
            <w:tcW w:w="2900" w:type="dxa"/>
            <w:tcMar>
              <w:top w:w="40" w:type="dxa"/>
              <w:left w:w="80" w:type="dxa"/>
              <w:bottom w:w="40" w:type="dxa"/>
              <w:right w:w="80" w:type="dxa"/>
            </w:tcMar>
          </w:tcPr>
          <w:p w14:paraId="7B7FDF27" w14:textId="77777777" w:rsidR="008D5B66" w:rsidRDefault="00E401A7">
            <w:r>
              <w:rPr>
                <w:sz w:val="19"/>
                <w:szCs w:val="19"/>
              </w:rPr>
              <w:lastRenderedPageBreak/>
              <w:t>Castle Rock streamflow, hourly (USGS 14243000)</w:t>
            </w:r>
          </w:p>
        </w:tc>
        <w:tc>
          <w:tcPr>
            <w:tcW w:w="1700" w:type="dxa"/>
            <w:tcMar>
              <w:top w:w="40" w:type="dxa"/>
              <w:left w:w="80" w:type="dxa"/>
              <w:bottom w:w="40" w:type="dxa"/>
              <w:right w:w="80" w:type="dxa"/>
            </w:tcMar>
          </w:tcPr>
          <w:p w14:paraId="73A0C3FD" w14:textId="77777777" w:rsidR="008D5B66" w:rsidRDefault="00E401A7">
            <w:r>
              <w:rPr>
                <w:sz w:val="19"/>
                <w:szCs w:val="19"/>
              </w:rPr>
              <w:t>Regulated era</w:t>
            </w:r>
          </w:p>
        </w:tc>
        <w:tc>
          <w:tcPr>
            <w:tcW w:w="4760" w:type="dxa"/>
            <w:tcMar>
              <w:top w:w="40" w:type="dxa"/>
              <w:left w:w="80" w:type="dxa"/>
              <w:bottom w:w="40" w:type="dxa"/>
              <w:right w:w="80" w:type="dxa"/>
            </w:tcMar>
          </w:tcPr>
          <w:p w14:paraId="798BC59B" w14:textId="77777777" w:rsidR="008D5B66" w:rsidRDefault="00E401A7">
            <w:r>
              <w:rPr>
                <w:sz w:val="19"/>
                <w:szCs w:val="19"/>
              </w:rPr>
              <w:t>Regulated flow at the study location; source of the regulated peak.</w:t>
            </w:r>
          </w:p>
        </w:tc>
      </w:tr>
      <w:tr w:rsidR="008D5B66" w14:paraId="299F36FB" w14:textId="77777777">
        <w:tc>
          <w:tcPr>
            <w:tcW w:w="2900" w:type="dxa"/>
            <w:tcMar>
              <w:top w:w="40" w:type="dxa"/>
              <w:left w:w="80" w:type="dxa"/>
              <w:bottom w:w="40" w:type="dxa"/>
              <w:right w:w="80" w:type="dxa"/>
            </w:tcMar>
          </w:tcPr>
          <w:p w14:paraId="70484707" w14:textId="77777777" w:rsidR="008D5B66" w:rsidRDefault="00E401A7">
            <w:r>
              <w:rPr>
                <w:sz w:val="19"/>
                <w:szCs w:val="19"/>
              </w:rPr>
              <w:t>Castle Rock streamflow, daily (USGS 14243000)</w:t>
            </w:r>
          </w:p>
        </w:tc>
        <w:tc>
          <w:tcPr>
            <w:tcW w:w="1700" w:type="dxa"/>
            <w:tcMar>
              <w:top w:w="40" w:type="dxa"/>
              <w:left w:w="80" w:type="dxa"/>
              <w:bottom w:w="40" w:type="dxa"/>
              <w:right w:w="80" w:type="dxa"/>
            </w:tcMar>
          </w:tcPr>
          <w:p w14:paraId="1FD9BF19" w14:textId="77777777" w:rsidR="008D5B66" w:rsidRDefault="00E401A7">
            <w:r>
              <w:rPr>
                <w:sz w:val="19"/>
                <w:szCs w:val="19"/>
              </w:rPr>
              <w:t>WY1927 - present</w:t>
            </w:r>
          </w:p>
        </w:tc>
        <w:tc>
          <w:tcPr>
            <w:tcW w:w="4760" w:type="dxa"/>
            <w:tcMar>
              <w:top w:w="40" w:type="dxa"/>
              <w:left w:w="80" w:type="dxa"/>
              <w:bottom w:w="40" w:type="dxa"/>
              <w:right w:w="80" w:type="dxa"/>
            </w:tcMar>
          </w:tcPr>
          <w:p w14:paraId="7F84EDAE" w14:textId="4D59CB2E" w:rsidR="008D5B66" w:rsidRDefault="00E401A7">
            <w:r>
              <w:rPr>
                <w:sz w:val="19"/>
                <w:szCs w:val="19"/>
              </w:rPr>
              <w:t xml:space="preserve">Pre-regulation durations, and the regulated daily flow used </w:t>
            </w:r>
            <w:r w:rsidR="00097A49">
              <w:rPr>
                <w:sz w:val="19"/>
                <w:szCs w:val="19"/>
              </w:rPr>
              <w:t>in calculations for 3, 5, and select 1 day duration maxima</w:t>
            </w:r>
          </w:p>
        </w:tc>
      </w:tr>
      <w:tr w:rsidR="008D5B66" w14:paraId="7EFCD656" w14:textId="77777777">
        <w:tc>
          <w:tcPr>
            <w:tcW w:w="2900" w:type="dxa"/>
            <w:tcMar>
              <w:top w:w="40" w:type="dxa"/>
              <w:left w:w="80" w:type="dxa"/>
              <w:bottom w:w="40" w:type="dxa"/>
              <w:right w:w="80" w:type="dxa"/>
            </w:tcMar>
          </w:tcPr>
          <w:p w14:paraId="5C0CFDF1" w14:textId="77777777" w:rsidR="008D5B66" w:rsidRDefault="00E401A7">
            <w:r>
              <w:rPr>
                <w:sz w:val="19"/>
                <w:szCs w:val="19"/>
              </w:rPr>
              <w:t>Castle Rock annual peak flows (USGS 14243000)</w:t>
            </w:r>
          </w:p>
        </w:tc>
        <w:tc>
          <w:tcPr>
            <w:tcW w:w="1700" w:type="dxa"/>
            <w:tcMar>
              <w:top w:w="40" w:type="dxa"/>
              <w:left w:w="80" w:type="dxa"/>
              <w:bottom w:w="40" w:type="dxa"/>
              <w:right w:w="80" w:type="dxa"/>
            </w:tcMar>
          </w:tcPr>
          <w:p w14:paraId="797700AE" w14:textId="77777777" w:rsidR="008D5B66" w:rsidRDefault="00E401A7">
            <w:r>
              <w:rPr>
                <w:sz w:val="19"/>
                <w:szCs w:val="19"/>
              </w:rPr>
              <w:t>WY1927 - present</w:t>
            </w:r>
          </w:p>
        </w:tc>
        <w:tc>
          <w:tcPr>
            <w:tcW w:w="4760" w:type="dxa"/>
            <w:tcMar>
              <w:top w:w="40" w:type="dxa"/>
              <w:left w:w="80" w:type="dxa"/>
              <w:bottom w:w="40" w:type="dxa"/>
              <w:right w:w="80" w:type="dxa"/>
            </w:tcMar>
          </w:tcPr>
          <w:p w14:paraId="65621642" w14:textId="77777777" w:rsidR="008D5B66" w:rsidRDefault="00E401A7">
            <w:r>
              <w:rPr>
                <w:sz w:val="19"/>
                <w:szCs w:val="19"/>
              </w:rPr>
              <w:t>Pre-regulation peaks, and the regulated peak for years that the hourly record does not cover.</w:t>
            </w:r>
          </w:p>
        </w:tc>
      </w:tr>
      <w:tr w:rsidR="008D5B66" w14:paraId="21448BF4" w14:textId="77777777">
        <w:tc>
          <w:tcPr>
            <w:tcW w:w="2900" w:type="dxa"/>
            <w:tcMar>
              <w:top w:w="40" w:type="dxa"/>
              <w:left w:w="80" w:type="dxa"/>
              <w:bottom w:w="40" w:type="dxa"/>
              <w:right w:w="80" w:type="dxa"/>
            </w:tcMar>
          </w:tcPr>
          <w:p w14:paraId="44B7A4D1" w14:textId="77777777" w:rsidR="008D5B66" w:rsidRDefault="00E401A7">
            <w:r>
              <w:rPr>
                <w:sz w:val="19"/>
                <w:szCs w:val="19"/>
              </w:rPr>
              <w:t>Mayfield outflow, hourly (USGS 14238000)</w:t>
            </w:r>
          </w:p>
        </w:tc>
        <w:tc>
          <w:tcPr>
            <w:tcW w:w="1700" w:type="dxa"/>
            <w:tcMar>
              <w:top w:w="40" w:type="dxa"/>
              <w:left w:w="80" w:type="dxa"/>
              <w:bottom w:w="40" w:type="dxa"/>
              <w:right w:w="80" w:type="dxa"/>
            </w:tcMar>
          </w:tcPr>
          <w:p w14:paraId="543ABE44" w14:textId="77777777" w:rsidR="008D5B66" w:rsidRDefault="00E401A7">
            <w:r>
              <w:rPr>
                <w:sz w:val="19"/>
                <w:szCs w:val="19"/>
              </w:rPr>
              <w:t>Regulated era</w:t>
            </w:r>
          </w:p>
        </w:tc>
        <w:tc>
          <w:tcPr>
            <w:tcW w:w="4760" w:type="dxa"/>
            <w:tcMar>
              <w:top w:w="40" w:type="dxa"/>
              <w:left w:w="80" w:type="dxa"/>
              <w:bottom w:w="40" w:type="dxa"/>
              <w:right w:w="80" w:type="dxa"/>
            </w:tcMar>
          </w:tcPr>
          <w:p w14:paraId="6CA21676" w14:textId="3199B124" w:rsidR="008D5B66" w:rsidRDefault="00E401A7">
            <w:r>
              <w:rPr>
                <w:sz w:val="19"/>
                <w:szCs w:val="19"/>
              </w:rPr>
              <w:t>Upstream boundary for routing the</w:t>
            </w:r>
            <w:r w:rsidR="008470AF">
              <w:rPr>
                <w:sz w:val="19"/>
                <w:szCs w:val="19"/>
              </w:rPr>
              <w:t xml:space="preserve"> Mossyrock</w:t>
            </w:r>
            <w:r>
              <w:rPr>
                <w:sz w:val="19"/>
                <w:szCs w:val="19"/>
              </w:rPr>
              <w:t xml:space="preserve"> reservoir</w:t>
            </w:r>
            <w:r w:rsidR="008470AF">
              <w:rPr>
                <w:sz w:val="19"/>
                <w:szCs w:val="19"/>
              </w:rPr>
              <w:t xml:space="preserve"> regulation</w:t>
            </w:r>
            <w:r>
              <w:rPr>
                <w:sz w:val="19"/>
                <w:szCs w:val="19"/>
              </w:rPr>
              <w:t xml:space="preserve"> signal to Castle Rock.</w:t>
            </w:r>
          </w:p>
        </w:tc>
      </w:tr>
    </w:tbl>
    <w:p w14:paraId="5DB9D672" w14:textId="77777777" w:rsidR="008D5B66" w:rsidRDefault="00E401A7">
      <w:pPr>
        <w:spacing w:before="80" w:after="240"/>
        <w:jc w:val="center"/>
      </w:pPr>
      <w:r>
        <w:rPr>
          <w:i/>
          <w:iCs/>
          <w:sz w:val="19"/>
          <w:szCs w:val="19"/>
        </w:rPr>
        <w:t>Table 3-1. Datasets used and their purpose.</w:t>
      </w:r>
    </w:p>
    <w:p w14:paraId="5E149D38" w14:textId="00FFE6C2" w:rsidR="008D5B66" w:rsidRDefault="00E401A7">
      <w:pPr>
        <w:pStyle w:val="Heading1"/>
        <w:spacing w:before="300" w:after="140"/>
      </w:pPr>
      <w:r>
        <w:rPr>
          <w:b/>
          <w:bCs/>
          <w:sz w:val="26"/>
          <w:szCs w:val="26"/>
        </w:rPr>
        <w:t xml:space="preserve">4. </w:t>
      </w:r>
      <w:r w:rsidR="008470AF">
        <w:rPr>
          <w:b/>
          <w:bCs/>
          <w:sz w:val="26"/>
          <w:szCs w:val="26"/>
        </w:rPr>
        <w:t>Methods</w:t>
      </w:r>
    </w:p>
    <w:p w14:paraId="57E04F80" w14:textId="46A2AD36" w:rsidR="008D5B66" w:rsidRDefault="00E401A7">
      <w:pPr>
        <w:spacing w:after="160" w:line="276" w:lineRule="auto"/>
      </w:pPr>
      <w:r>
        <w:t>Unregulated flow is the flow that would have occurred at Castle Rock in the absence of Mossyrock. Because Mossyrock changes downstream flow only by storing and releasing water, the unregulated hydrograph can be reconstructed by adding back the rate at which the reservoir was filling. That quantity, the change in reservoir storage expressed as a flow rate, is referred to throughout this memorandum as the holdout: the flow held out of the river by the project. A positive holdout means the reservoir was filling and withholding water from the reach below</w:t>
      </w:r>
      <w:r w:rsidR="008470AF">
        <w:t xml:space="preserve">. A negative holdout </w:t>
      </w:r>
      <w:r w:rsidR="00A479DD">
        <w:t>indicates the reservoir’s release is greater than the inflow</w:t>
      </w:r>
      <w:r>
        <w:t>.</w:t>
      </w:r>
    </w:p>
    <w:p w14:paraId="12FF1E07" w14:textId="6109413B" w:rsidR="008D5B66" w:rsidRDefault="00E401A7">
      <w:pPr>
        <w:spacing w:after="160" w:line="276" w:lineRule="auto"/>
      </w:pPr>
      <w:r>
        <w:t>For the pre-regulation period, water years 1927 through 1968, the gage record is unregulated by definition and was used as observed.</w:t>
      </w:r>
      <w:r w:rsidR="00A479DD">
        <w:t xml:space="preserve"> </w:t>
      </w:r>
      <w:r>
        <w:t xml:space="preserve">For the regulated period, the reconstruction was carried out at </w:t>
      </w:r>
      <w:r w:rsidR="00A479DD">
        <w:t xml:space="preserve">the </w:t>
      </w:r>
      <w:r>
        <w:t>resolution the reservoir record supported. Where the hourly elevation record was clean enough to compute an hourly holdout, the holdout was routed downstream and added to observed flow, producing an hourly unregulated hydrograph from which the peak and the 1-day maximum were taken. Where it was not, the peak was estimated by regression from the daily reservoir record, as described in Section 7.</w:t>
      </w:r>
    </w:p>
    <w:p w14:paraId="602FB707" w14:textId="59C53D7E" w:rsidR="008D5B66" w:rsidRDefault="00E401A7">
      <w:pPr>
        <w:spacing w:after="160" w:line="276" w:lineRule="auto"/>
      </w:pPr>
      <w:r>
        <w:t xml:space="preserve">For the 3- and 5-day durations, hourly resolution is unnecessary. Those values were computed from a daily mass balance that requires only the daily reservoir elevation record and the daily gage record, both of which </w:t>
      </w:r>
      <w:r w:rsidR="00A479DD">
        <w:t>span most of the</w:t>
      </w:r>
      <w:r>
        <w:t xml:space="preserve"> regulated era.</w:t>
      </w:r>
    </w:p>
    <w:p w14:paraId="218D6222" w14:textId="77777777" w:rsidR="008D5B66" w:rsidRDefault="00E401A7">
      <w:pPr>
        <w:pStyle w:val="Heading1"/>
        <w:spacing w:before="300" w:after="140"/>
      </w:pPr>
      <w:r>
        <w:rPr>
          <w:b/>
          <w:bCs/>
          <w:sz w:val="26"/>
          <w:szCs w:val="26"/>
        </w:rPr>
        <w:t>5. Hourly Unregulated Record</w:t>
      </w:r>
    </w:p>
    <w:p w14:paraId="47FA7CFB" w14:textId="69DBBA45" w:rsidR="008D5B66" w:rsidRDefault="00E401A7">
      <w:pPr>
        <w:spacing w:after="160" w:line="276" w:lineRule="auto"/>
      </w:pPr>
      <w:r>
        <w:t>The cleaned hourly pool elevation was converted to storage using the 2014 Water Control Manual rating curve</w:t>
      </w:r>
      <w:r w:rsidR="00C60B26">
        <w:t xml:space="preserve"> </w:t>
      </w:r>
      <w:r>
        <w:t xml:space="preserve">and differenced to obtain an hourly holdout in cubic feet per second. The result was smoothed with a three-hour centered moving average to suppress gage noise amplified by the </w:t>
      </w:r>
      <w:r w:rsidR="00A479DD">
        <w:t>differencing and</w:t>
      </w:r>
      <w:r>
        <w:t xml:space="preserve"> restricted to the October through March flood season. Days on which the underlying storage telemetry carried fewer than four valid readings</w:t>
      </w:r>
      <w:r w:rsidR="00A479DD">
        <w:t xml:space="preserve"> (~ 6 hour data)</w:t>
      </w:r>
      <w:r>
        <w:t xml:space="preserve"> were </w:t>
      </w:r>
      <w:r w:rsidR="00A479DD">
        <w:t>omitted because of no guarantee they capture the annual peak</w:t>
      </w:r>
      <w:r>
        <w:t>.</w:t>
      </w:r>
    </w:p>
    <w:p w14:paraId="6F997FB9" w14:textId="3010FD54" w:rsidR="008D5B66" w:rsidRDefault="00E401A7">
      <w:pPr>
        <w:spacing w:after="160" w:line="276" w:lineRule="auto"/>
      </w:pPr>
      <w:r>
        <w:t xml:space="preserve">The reservoir signal was translated to </w:t>
      </w:r>
      <w:r w:rsidR="00E91A9A">
        <w:t>Castle Rock</w:t>
      </w:r>
      <w:r w:rsidR="00C60B26">
        <w:t xml:space="preserve"> using the routing parameters in Table 5-1 sourced from the </w:t>
      </w:r>
      <w:commentRangeStart w:id="0"/>
      <w:r w:rsidR="00C60B26">
        <w:t xml:space="preserve">Cowlitz CWMS model </w:t>
      </w:r>
      <w:commentRangeEnd w:id="0"/>
      <w:r w:rsidR="00E91A9A">
        <w:rPr>
          <w:rStyle w:val="CommentReference"/>
          <w:sz w:val="22"/>
          <w:szCs w:val="22"/>
        </w:rPr>
        <w:commentReference w:id="0"/>
      </w:r>
      <w:r w:rsidR="00C60B26">
        <w:t xml:space="preserve">after validating with recent data. </w:t>
      </w:r>
      <w:r w:rsidR="00A67391">
        <w:t xml:space="preserve">Travel times </w:t>
      </w:r>
      <w:r w:rsidR="00C60B26">
        <w:t xml:space="preserve">between Mayfield </w:t>
      </w:r>
      <w:r w:rsidR="00A67391">
        <w:t xml:space="preserve">Reservoir and Castle Rock </w:t>
      </w:r>
      <w:r w:rsidR="00C708DB">
        <w:t>were</w:t>
      </w:r>
      <w:r w:rsidR="00A67391">
        <w:t xml:space="preserve"> found to be insensitive to routing because the distance is short, but parameters for all three reaches were used for completeness</w:t>
      </w:r>
      <w:r>
        <w:t xml:space="preserve">. Mayfield outflow plus the holdout was routed to Castle Rock, and Mayfield outflow alone was routed to Castle Rock; the difference between the two routed hydrographs is the routed effect of the reservoir, which was added to observed Castle Rock flow to give </w:t>
      </w:r>
      <w:r>
        <w:lastRenderedPageBreak/>
        <w:t>the hourly unregulated estimate. The Toutle River reach was excluded because only the mainstem reservoir signal is being routed, not the Toutle inflow itself, which is already present in the observed Castle Rock record.</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4400"/>
        <w:gridCol w:w="1300"/>
        <w:gridCol w:w="1300"/>
        <w:gridCol w:w="2360"/>
      </w:tblGrid>
      <w:tr w:rsidR="008D5B66" w14:paraId="021233FA" w14:textId="77777777">
        <w:trPr>
          <w:tblHeader/>
        </w:trPr>
        <w:tc>
          <w:tcPr>
            <w:tcW w:w="4400" w:type="dxa"/>
            <w:shd w:val="clear" w:color="auto" w:fill="D9E2EC"/>
            <w:tcMar>
              <w:top w:w="40" w:type="dxa"/>
              <w:left w:w="80" w:type="dxa"/>
              <w:bottom w:w="40" w:type="dxa"/>
              <w:right w:w="80" w:type="dxa"/>
            </w:tcMar>
          </w:tcPr>
          <w:p w14:paraId="6EC5D48A" w14:textId="77777777" w:rsidR="008D5B66" w:rsidRDefault="00E401A7">
            <w:pPr>
              <w:jc w:val="center"/>
            </w:pPr>
            <w:r>
              <w:rPr>
                <w:b/>
                <w:bCs/>
                <w:sz w:val="19"/>
                <w:szCs w:val="19"/>
              </w:rPr>
              <w:t>Reach</w:t>
            </w:r>
          </w:p>
        </w:tc>
        <w:tc>
          <w:tcPr>
            <w:tcW w:w="1300" w:type="dxa"/>
            <w:shd w:val="clear" w:color="auto" w:fill="D9E2EC"/>
            <w:tcMar>
              <w:top w:w="40" w:type="dxa"/>
              <w:left w:w="80" w:type="dxa"/>
              <w:bottom w:w="40" w:type="dxa"/>
              <w:right w:w="80" w:type="dxa"/>
            </w:tcMar>
          </w:tcPr>
          <w:p w14:paraId="3677A78C" w14:textId="77777777" w:rsidR="008D5B66" w:rsidRDefault="00E401A7">
            <w:pPr>
              <w:jc w:val="center"/>
            </w:pPr>
            <w:r>
              <w:rPr>
                <w:b/>
                <w:bCs/>
                <w:sz w:val="19"/>
                <w:szCs w:val="19"/>
              </w:rPr>
              <w:t>KTS</w:t>
            </w:r>
          </w:p>
        </w:tc>
        <w:tc>
          <w:tcPr>
            <w:tcW w:w="1300" w:type="dxa"/>
            <w:shd w:val="clear" w:color="auto" w:fill="D9E2EC"/>
            <w:tcMar>
              <w:top w:w="40" w:type="dxa"/>
              <w:left w:w="80" w:type="dxa"/>
              <w:bottom w:w="40" w:type="dxa"/>
              <w:right w:w="80" w:type="dxa"/>
            </w:tcMar>
          </w:tcPr>
          <w:p w14:paraId="2763719D" w14:textId="77777777" w:rsidR="008D5B66" w:rsidRDefault="00E401A7">
            <w:pPr>
              <w:jc w:val="center"/>
            </w:pPr>
            <w:r>
              <w:rPr>
                <w:b/>
                <w:bCs/>
                <w:sz w:val="19"/>
                <w:szCs w:val="19"/>
              </w:rPr>
              <w:t>n</w:t>
            </w:r>
          </w:p>
        </w:tc>
        <w:tc>
          <w:tcPr>
            <w:tcW w:w="2360" w:type="dxa"/>
            <w:shd w:val="clear" w:color="auto" w:fill="D9E2EC"/>
            <w:tcMar>
              <w:top w:w="40" w:type="dxa"/>
              <w:left w:w="80" w:type="dxa"/>
              <w:bottom w:w="40" w:type="dxa"/>
              <w:right w:w="80" w:type="dxa"/>
            </w:tcMar>
          </w:tcPr>
          <w:p w14:paraId="2D0A6004" w14:textId="77777777" w:rsidR="008D5B66" w:rsidRDefault="00E401A7">
            <w:pPr>
              <w:jc w:val="center"/>
            </w:pPr>
            <w:r>
              <w:rPr>
                <w:b/>
                <w:bCs/>
                <w:sz w:val="19"/>
                <w:szCs w:val="19"/>
              </w:rPr>
              <w:t>Phases</w:t>
            </w:r>
          </w:p>
        </w:tc>
      </w:tr>
      <w:tr w:rsidR="008D5B66" w14:paraId="6CEFE2FA" w14:textId="77777777">
        <w:tc>
          <w:tcPr>
            <w:tcW w:w="4400" w:type="dxa"/>
            <w:tcMar>
              <w:top w:w="40" w:type="dxa"/>
              <w:left w:w="80" w:type="dxa"/>
              <w:bottom w:w="40" w:type="dxa"/>
              <w:right w:w="80" w:type="dxa"/>
            </w:tcMar>
          </w:tcPr>
          <w:p w14:paraId="0F60ABFB" w14:textId="77777777" w:rsidR="008D5B66" w:rsidRDefault="00E401A7">
            <w:r>
              <w:rPr>
                <w:sz w:val="19"/>
                <w:szCs w:val="19"/>
              </w:rPr>
              <w:t>Mayfield outflow to Cowlitz River above Toutle River</w:t>
            </w:r>
          </w:p>
        </w:tc>
        <w:tc>
          <w:tcPr>
            <w:tcW w:w="1300" w:type="dxa"/>
            <w:tcMar>
              <w:top w:w="40" w:type="dxa"/>
              <w:left w:w="80" w:type="dxa"/>
              <w:bottom w:w="40" w:type="dxa"/>
              <w:right w:w="80" w:type="dxa"/>
            </w:tcMar>
          </w:tcPr>
          <w:p w14:paraId="0AB26B78" w14:textId="77777777" w:rsidR="008D5B66" w:rsidRDefault="00E401A7">
            <w:pPr>
              <w:jc w:val="right"/>
            </w:pPr>
            <w:r>
              <w:rPr>
                <w:sz w:val="19"/>
                <w:szCs w:val="19"/>
              </w:rPr>
              <w:t>5</w:t>
            </w:r>
          </w:p>
        </w:tc>
        <w:tc>
          <w:tcPr>
            <w:tcW w:w="1300" w:type="dxa"/>
            <w:tcMar>
              <w:top w:w="40" w:type="dxa"/>
              <w:left w:w="80" w:type="dxa"/>
              <w:bottom w:w="40" w:type="dxa"/>
              <w:right w:w="80" w:type="dxa"/>
            </w:tcMar>
          </w:tcPr>
          <w:p w14:paraId="79D1964F" w14:textId="77777777" w:rsidR="008D5B66" w:rsidRDefault="00E401A7">
            <w:pPr>
              <w:jc w:val="right"/>
            </w:pPr>
            <w:r>
              <w:rPr>
                <w:sz w:val="19"/>
                <w:szCs w:val="19"/>
              </w:rPr>
              <w:t>0.1</w:t>
            </w:r>
          </w:p>
        </w:tc>
        <w:tc>
          <w:tcPr>
            <w:tcW w:w="2360" w:type="dxa"/>
            <w:tcMar>
              <w:top w:w="40" w:type="dxa"/>
              <w:left w:w="80" w:type="dxa"/>
              <w:bottom w:w="40" w:type="dxa"/>
              <w:right w:w="80" w:type="dxa"/>
            </w:tcMar>
          </w:tcPr>
          <w:p w14:paraId="78804BFB" w14:textId="77777777" w:rsidR="008D5B66" w:rsidRDefault="00E401A7">
            <w:pPr>
              <w:jc w:val="right"/>
            </w:pPr>
            <w:r>
              <w:rPr>
                <w:sz w:val="19"/>
                <w:szCs w:val="19"/>
              </w:rPr>
              <w:t>5</w:t>
            </w:r>
          </w:p>
        </w:tc>
      </w:tr>
      <w:tr w:rsidR="008D5B66" w14:paraId="38A1D7FF" w14:textId="77777777">
        <w:tc>
          <w:tcPr>
            <w:tcW w:w="4400" w:type="dxa"/>
            <w:tcMar>
              <w:top w:w="40" w:type="dxa"/>
              <w:left w:w="80" w:type="dxa"/>
              <w:bottom w:w="40" w:type="dxa"/>
              <w:right w:w="80" w:type="dxa"/>
            </w:tcMar>
          </w:tcPr>
          <w:p w14:paraId="49E38855" w14:textId="77777777" w:rsidR="008D5B66" w:rsidRDefault="00E401A7">
            <w:r>
              <w:rPr>
                <w:sz w:val="19"/>
                <w:szCs w:val="19"/>
              </w:rPr>
              <w:t>Cowlitz River above Toutle River to Cowlitz River below Toutle River</w:t>
            </w:r>
          </w:p>
        </w:tc>
        <w:tc>
          <w:tcPr>
            <w:tcW w:w="1300" w:type="dxa"/>
            <w:tcMar>
              <w:top w:w="40" w:type="dxa"/>
              <w:left w:w="80" w:type="dxa"/>
              <w:bottom w:w="40" w:type="dxa"/>
              <w:right w:w="80" w:type="dxa"/>
            </w:tcMar>
          </w:tcPr>
          <w:p w14:paraId="38F1F3EE" w14:textId="77777777" w:rsidR="008D5B66" w:rsidRDefault="00E401A7">
            <w:pPr>
              <w:jc w:val="right"/>
            </w:pPr>
            <w:r>
              <w:rPr>
                <w:sz w:val="19"/>
                <w:szCs w:val="19"/>
              </w:rPr>
              <w:t>1</w:t>
            </w:r>
          </w:p>
        </w:tc>
        <w:tc>
          <w:tcPr>
            <w:tcW w:w="1300" w:type="dxa"/>
            <w:tcMar>
              <w:top w:w="40" w:type="dxa"/>
              <w:left w:w="80" w:type="dxa"/>
              <w:bottom w:w="40" w:type="dxa"/>
              <w:right w:w="80" w:type="dxa"/>
            </w:tcMar>
          </w:tcPr>
          <w:p w14:paraId="3527BD24" w14:textId="77777777" w:rsidR="008D5B66" w:rsidRDefault="00E401A7">
            <w:pPr>
              <w:jc w:val="right"/>
            </w:pPr>
            <w:r>
              <w:rPr>
                <w:sz w:val="19"/>
                <w:szCs w:val="19"/>
              </w:rPr>
              <w:t>0.2</w:t>
            </w:r>
          </w:p>
        </w:tc>
        <w:tc>
          <w:tcPr>
            <w:tcW w:w="2360" w:type="dxa"/>
            <w:tcMar>
              <w:top w:w="40" w:type="dxa"/>
              <w:left w:w="80" w:type="dxa"/>
              <w:bottom w:w="40" w:type="dxa"/>
              <w:right w:w="80" w:type="dxa"/>
            </w:tcMar>
          </w:tcPr>
          <w:p w14:paraId="508FD316" w14:textId="77777777" w:rsidR="008D5B66" w:rsidRDefault="00E401A7">
            <w:pPr>
              <w:jc w:val="right"/>
            </w:pPr>
            <w:r>
              <w:rPr>
                <w:sz w:val="19"/>
                <w:szCs w:val="19"/>
              </w:rPr>
              <w:t>1</w:t>
            </w:r>
          </w:p>
        </w:tc>
      </w:tr>
      <w:tr w:rsidR="008D5B66" w14:paraId="0EE0D321" w14:textId="77777777">
        <w:tc>
          <w:tcPr>
            <w:tcW w:w="4400" w:type="dxa"/>
            <w:tcMar>
              <w:top w:w="40" w:type="dxa"/>
              <w:left w:w="80" w:type="dxa"/>
              <w:bottom w:w="40" w:type="dxa"/>
              <w:right w:w="80" w:type="dxa"/>
            </w:tcMar>
          </w:tcPr>
          <w:p w14:paraId="33E825C8" w14:textId="77777777" w:rsidR="008D5B66" w:rsidRDefault="00E401A7">
            <w:r>
              <w:rPr>
                <w:sz w:val="19"/>
                <w:szCs w:val="19"/>
              </w:rPr>
              <w:t>Cowlitz River below Toutle River to Castle Rock</w:t>
            </w:r>
          </w:p>
        </w:tc>
        <w:tc>
          <w:tcPr>
            <w:tcW w:w="1300" w:type="dxa"/>
            <w:tcMar>
              <w:top w:w="40" w:type="dxa"/>
              <w:left w:w="80" w:type="dxa"/>
              <w:bottom w:w="40" w:type="dxa"/>
              <w:right w:w="80" w:type="dxa"/>
            </w:tcMar>
          </w:tcPr>
          <w:p w14:paraId="6BFE42D2" w14:textId="77777777" w:rsidR="008D5B66" w:rsidRDefault="00E401A7">
            <w:pPr>
              <w:jc w:val="right"/>
            </w:pPr>
            <w:r>
              <w:rPr>
                <w:sz w:val="19"/>
                <w:szCs w:val="19"/>
              </w:rPr>
              <w:t>1</w:t>
            </w:r>
          </w:p>
        </w:tc>
        <w:tc>
          <w:tcPr>
            <w:tcW w:w="1300" w:type="dxa"/>
            <w:tcMar>
              <w:top w:w="40" w:type="dxa"/>
              <w:left w:w="80" w:type="dxa"/>
              <w:bottom w:w="40" w:type="dxa"/>
              <w:right w:w="80" w:type="dxa"/>
            </w:tcMar>
          </w:tcPr>
          <w:p w14:paraId="145651FA" w14:textId="77777777" w:rsidR="008D5B66" w:rsidRDefault="00E401A7">
            <w:pPr>
              <w:jc w:val="right"/>
            </w:pPr>
            <w:r>
              <w:rPr>
                <w:sz w:val="19"/>
                <w:szCs w:val="19"/>
              </w:rPr>
              <w:t>0.2</w:t>
            </w:r>
          </w:p>
        </w:tc>
        <w:tc>
          <w:tcPr>
            <w:tcW w:w="2360" w:type="dxa"/>
            <w:tcMar>
              <w:top w:w="40" w:type="dxa"/>
              <w:left w:w="80" w:type="dxa"/>
              <w:bottom w:w="40" w:type="dxa"/>
              <w:right w:w="80" w:type="dxa"/>
            </w:tcMar>
          </w:tcPr>
          <w:p w14:paraId="4E9395A6" w14:textId="77777777" w:rsidR="008D5B66" w:rsidRDefault="00E401A7">
            <w:pPr>
              <w:jc w:val="right"/>
            </w:pPr>
            <w:r>
              <w:rPr>
                <w:sz w:val="19"/>
                <w:szCs w:val="19"/>
              </w:rPr>
              <w:t>5</w:t>
            </w:r>
          </w:p>
        </w:tc>
      </w:tr>
    </w:tbl>
    <w:p w14:paraId="621059F3" w14:textId="77777777" w:rsidR="008D5B66" w:rsidRDefault="00E401A7">
      <w:pPr>
        <w:spacing w:before="80" w:after="240"/>
        <w:jc w:val="center"/>
      </w:pPr>
      <w:r>
        <w:rPr>
          <w:i/>
          <w:iCs/>
          <w:sz w:val="19"/>
          <w:szCs w:val="19"/>
        </w:rPr>
        <w:t>Table 5-1. SSARR routing parameters, from the calibrated lower Cowlitz routing model.</w:t>
      </w:r>
    </w:p>
    <w:p w14:paraId="2857ABA0" w14:textId="34C9616D" w:rsidR="008D5B66" w:rsidRDefault="00E401A7">
      <w:pPr>
        <w:spacing w:after="160" w:line="276" w:lineRule="auto"/>
      </w:pPr>
      <w:r>
        <w:t xml:space="preserve">Twenty-three water years produced holdout-based peaks: 1992, 1997, 1999, 2003, 2004, and 2008 through 2026. </w:t>
      </w:r>
      <w:r w:rsidR="00354506">
        <w:t>The earlier hourly pool elevation</w:t>
      </w:r>
      <w:r>
        <w:t xml:space="preserve"> record </w:t>
      </w:r>
      <w:r w:rsidR="00354506">
        <w:t>was too unstable for use estimating an hourly holdout</w:t>
      </w:r>
      <w:r>
        <w:t>.</w:t>
      </w:r>
    </w:p>
    <w:p w14:paraId="15F54BAC" w14:textId="02CC27F0" w:rsidR="008D5B66" w:rsidRDefault="006C55F0">
      <w:pPr>
        <w:pStyle w:val="Heading1"/>
        <w:spacing w:before="300" w:after="140"/>
      </w:pPr>
      <w:r>
        <w:rPr>
          <w:b/>
          <w:bCs/>
          <w:sz w:val="26"/>
          <w:szCs w:val="26"/>
        </w:rPr>
        <w:t>6. Peak Estimation by Storage-Change Regression</w:t>
      </w:r>
    </w:p>
    <w:p w14:paraId="7E64C253" w14:textId="00C1F289" w:rsidR="008D5B66" w:rsidRDefault="00E401A7">
      <w:pPr>
        <w:spacing w:after="160" w:line="276" w:lineRule="auto"/>
      </w:pPr>
      <w:r>
        <w:t xml:space="preserve">Roughly a third of the regulated era has no usable hourly reservoir record, so another way to estimate the unregulated peak was needed for those years. Two formulations were considered: regress the unregulated peak directly on a </w:t>
      </w:r>
      <w:r w:rsidR="00C708DB">
        <w:t>predictor or</w:t>
      </w:r>
      <w:r>
        <w:t xml:space="preserve"> regress the adjustment from regulated to unregulated and apply it to the observed regulated peak.</w:t>
      </w:r>
    </w:p>
    <w:p w14:paraId="7A7FD6DF" w14:textId="67E7256D" w:rsidR="008D5B66" w:rsidRDefault="00E401A7">
      <w:pPr>
        <w:spacing w:after="160" w:line="276" w:lineRule="auto"/>
      </w:pPr>
      <w:r>
        <w:t xml:space="preserve">The second was selected, for two reasons. First, it uses only data that </w:t>
      </w:r>
      <w:r w:rsidR="00C708DB">
        <w:t>exists</w:t>
      </w:r>
      <w:r>
        <w:t xml:space="preserve"> for every regulated year. The daily reservoir elevation record and the regulated annual peak record are both </w:t>
      </w:r>
      <w:r w:rsidR="00354506">
        <w:t>nearly</w:t>
      </w:r>
      <w:r>
        <w:t xml:space="preserve"> complete, so a relation built on those two quantities can be applied throughout the regulated era, including the years before the hourly record begins. The regulated peak is observed, so the only estimated quantity is the adjustment, which is a fraction of the flow being reconstructed. An error of a given percentage on the adjustment translates to a much smaller error on the resulting unregulated peak than the same percentage error would if the unregulated flow were regressed directly.</w:t>
      </w:r>
    </w:p>
    <w:p w14:paraId="1563186F" w14:textId="77777777" w:rsidR="008D5B66" w:rsidRDefault="00E401A7">
      <w:pPr>
        <w:spacing w:after="160" w:line="276" w:lineRule="auto"/>
      </w:pPr>
      <w:r>
        <w:t>The predictor is the largest increase in Mossyrock storage near the event, computed from the daily elevation record over candidate windows of one to four days falling within seven days of the regulated peak. Table 7-1 summarizes the four candidate relations. The two-day window was adopted: it has the highest coefficient of determination and the lowest standard error, and the fit is good enough that the resulting estimates are defensible for frequency analysis.</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2200"/>
        <w:gridCol w:w="1800"/>
        <w:gridCol w:w="2000"/>
        <w:gridCol w:w="1600"/>
        <w:gridCol w:w="1760"/>
      </w:tblGrid>
      <w:tr w:rsidR="008D5B66" w14:paraId="27CFDEED" w14:textId="77777777">
        <w:trPr>
          <w:tblHeader/>
        </w:trPr>
        <w:tc>
          <w:tcPr>
            <w:tcW w:w="2200" w:type="dxa"/>
            <w:shd w:val="clear" w:color="auto" w:fill="D9E2EC"/>
            <w:tcMar>
              <w:top w:w="40" w:type="dxa"/>
              <w:left w:w="80" w:type="dxa"/>
              <w:bottom w:w="40" w:type="dxa"/>
              <w:right w:w="80" w:type="dxa"/>
            </w:tcMar>
          </w:tcPr>
          <w:p w14:paraId="15AD11B3" w14:textId="77777777" w:rsidR="008D5B66" w:rsidRDefault="00E401A7">
            <w:pPr>
              <w:jc w:val="center"/>
            </w:pPr>
            <w:r>
              <w:rPr>
                <w:b/>
                <w:bCs/>
                <w:sz w:val="19"/>
                <w:szCs w:val="19"/>
              </w:rPr>
              <w:t>Storage-change window</w:t>
            </w:r>
          </w:p>
        </w:tc>
        <w:tc>
          <w:tcPr>
            <w:tcW w:w="1800" w:type="dxa"/>
            <w:shd w:val="clear" w:color="auto" w:fill="D9E2EC"/>
            <w:tcMar>
              <w:top w:w="40" w:type="dxa"/>
              <w:left w:w="80" w:type="dxa"/>
              <w:bottom w:w="40" w:type="dxa"/>
              <w:right w:w="80" w:type="dxa"/>
            </w:tcMar>
          </w:tcPr>
          <w:p w14:paraId="2B8CBC6C" w14:textId="77777777" w:rsidR="008D5B66" w:rsidRDefault="00E401A7">
            <w:pPr>
              <w:jc w:val="center"/>
            </w:pPr>
            <w:r>
              <w:rPr>
                <w:b/>
                <w:bCs/>
                <w:sz w:val="19"/>
                <w:szCs w:val="19"/>
              </w:rPr>
              <w:t>Slope</w:t>
            </w:r>
          </w:p>
        </w:tc>
        <w:tc>
          <w:tcPr>
            <w:tcW w:w="2000" w:type="dxa"/>
            <w:shd w:val="clear" w:color="auto" w:fill="D9E2EC"/>
            <w:tcMar>
              <w:top w:w="40" w:type="dxa"/>
              <w:left w:w="80" w:type="dxa"/>
              <w:bottom w:w="40" w:type="dxa"/>
              <w:right w:w="80" w:type="dxa"/>
            </w:tcMar>
          </w:tcPr>
          <w:p w14:paraId="51253E25" w14:textId="77777777" w:rsidR="008D5B66" w:rsidRDefault="00E401A7">
            <w:pPr>
              <w:jc w:val="center"/>
            </w:pPr>
            <w:r>
              <w:rPr>
                <w:b/>
                <w:bCs/>
                <w:sz w:val="19"/>
                <w:szCs w:val="19"/>
              </w:rPr>
              <w:t>Intercept (cfs)</w:t>
            </w:r>
          </w:p>
        </w:tc>
        <w:tc>
          <w:tcPr>
            <w:tcW w:w="1600" w:type="dxa"/>
            <w:shd w:val="clear" w:color="auto" w:fill="D9E2EC"/>
            <w:tcMar>
              <w:top w:w="40" w:type="dxa"/>
              <w:left w:w="80" w:type="dxa"/>
              <w:bottom w:w="40" w:type="dxa"/>
              <w:right w:w="80" w:type="dxa"/>
            </w:tcMar>
          </w:tcPr>
          <w:p w14:paraId="1CCDF326" w14:textId="77777777" w:rsidR="008D5B66" w:rsidRDefault="00E401A7">
            <w:pPr>
              <w:jc w:val="center"/>
            </w:pPr>
            <w:r>
              <w:rPr>
                <w:b/>
                <w:bCs/>
                <w:sz w:val="19"/>
                <w:szCs w:val="19"/>
              </w:rPr>
              <w:t>R-squared</w:t>
            </w:r>
          </w:p>
        </w:tc>
        <w:tc>
          <w:tcPr>
            <w:tcW w:w="1760" w:type="dxa"/>
            <w:shd w:val="clear" w:color="auto" w:fill="D9E2EC"/>
            <w:tcMar>
              <w:top w:w="40" w:type="dxa"/>
              <w:left w:w="80" w:type="dxa"/>
              <w:bottom w:w="40" w:type="dxa"/>
              <w:right w:w="80" w:type="dxa"/>
            </w:tcMar>
          </w:tcPr>
          <w:p w14:paraId="23F5CD40" w14:textId="77777777" w:rsidR="008D5B66" w:rsidRDefault="00E401A7">
            <w:pPr>
              <w:jc w:val="center"/>
            </w:pPr>
            <w:r>
              <w:rPr>
                <w:b/>
                <w:bCs/>
                <w:sz w:val="19"/>
                <w:szCs w:val="19"/>
              </w:rPr>
              <w:t>Standard error (cfs)</w:t>
            </w:r>
          </w:p>
        </w:tc>
      </w:tr>
      <w:tr w:rsidR="008D5B66" w14:paraId="4FA535C6" w14:textId="77777777">
        <w:tc>
          <w:tcPr>
            <w:tcW w:w="2200" w:type="dxa"/>
            <w:tcMar>
              <w:top w:w="40" w:type="dxa"/>
              <w:left w:w="80" w:type="dxa"/>
              <w:bottom w:w="40" w:type="dxa"/>
              <w:right w:w="80" w:type="dxa"/>
            </w:tcMar>
          </w:tcPr>
          <w:p w14:paraId="6CA7F94B" w14:textId="77777777" w:rsidR="008D5B66" w:rsidRDefault="00E401A7">
            <w:r>
              <w:rPr>
                <w:sz w:val="19"/>
                <w:szCs w:val="19"/>
              </w:rPr>
              <w:t>1-day</w:t>
            </w:r>
          </w:p>
        </w:tc>
        <w:tc>
          <w:tcPr>
            <w:tcW w:w="1800" w:type="dxa"/>
            <w:tcMar>
              <w:top w:w="40" w:type="dxa"/>
              <w:left w:w="80" w:type="dxa"/>
              <w:bottom w:w="40" w:type="dxa"/>
              <w:right w:w="80" w:type="dxa"/>
            </w:tcMar>
          </w:tcPr>
          <w:p w14:paraId="0313B23A" w14:textId="77777777" w:rsidR="008D5B66" w:rsidRDefault="00E401A7">
            <w:pPr>
              <w:jc w:val="right"/>
            </w:pPr>
            <w:r>
              <w:rPr>
                <w:sz w:val="19"/>
                <w:szCs w:val="19"/>
              </w:rPr>
              <w:t>-0.673</w:t>
            </w:r>
          </w:p>
        </w:tc>
        <w:tc>
          <w:tcPr>
            <w:tcW w:w="2000" w:type="dxa"/>
            <w:tcMar>
              <w:top w:w="40" w:type="dxa"/>
              <w:left w:w="80" w:type="dxa"/>
              <w:bottom w:w="40" w:type="dxa"/>
              <w:right w:w="80" w:type="dxa"/>
            </w:tcMar>
          </w:tcPr>
          <w:p w14:paraId="25A917D7" w14:textId="77777777" w:rsidR="008D5B66" w:rsidRDefault="00E401A7">
            <w:pPr>
              <w:jc w:val="right"/>
            </w:pPr>
            <w:r>
              <w:rPr>
                <w:sz w:val="19"/>
                <w:szCs w:val="19"/>
              </w:rPr>
              <w:t>-7,751</w:t>
            </w:r>
          </w:p>
        </w:tc>
        <w:tc>
          <w:tcPr>
            <w:tcW w:w="1600" w:type="dxa"/>
            <w:tcMar>
              <w:top w:w="40" w:type="dxa"/>
              <w:left w:w="80" w:type="dxa"/>
              <w:bottom w:w="40" w:type="dxa"/>
              <w:right w:w="80" w:type="dxa"/>
            </w:tcMar>
          </w:tcPr>
          <w:p w14:paraId="6304527F" w14:textId="77777777" w:rsidR="008D5B66" w:rsidRDefault="00E401A7">
            <w:pPr>
              <w:jc w:val="right"/>
            </w:pPr>
            <w:r>
              <w:rPr>
                <w:sz w:val="19"/>
                <w:szCs w:val="19"/>
              </w:rPr>
              <w:t>0.759</w:t>
            </w:r>
          </w:p>
        </w:tc>
        <w:tc>
          <w:tcPr>
            <w:tcW w:w="1760" w:type="dxa"/>
            <w:tcMar>
              <w:top w:w="40" w:type="dxa"/>
              <w:left w:w="80" w:type="dxa"/>
              <w:bottom w:w="40" w:type="dxa"/>
              <w:right w:w="80" w:type="dxa"/>
            </w:tcMar>
          </w:tcPr>
          <w:p w14:paraId="37DDB63E" w14:textId="77777777" w:rsidR="008D5B66" w:rsidRDefault="00E401A7">
            <w:pPr>
              <w:jc w:val="right"/>
            </w:pPr>
            <w:r>
              <w:rPr>
                <w:sz w:val="19"/>
                <w:szCs w:val="19"/>
              </w:rPr>
              <w:t>7,565</w:t>
            </w:r>
          </w:p>
        </w:tc>
      </w:tr>
      <w:tr w:rsidR="008D5B66" w14:paraId="0994F988" w14:textId="77777777">
        <w:tc>
          <w:tcPr>
            <w:tcW w:w="2200" w:type="dxa"/>
            <w:tcMar>
              <w:top w:w="40" w:type="dxa"/>
              <w:left w:w="80" w:type="dxa"/>
              <w:bottom w:w="40" w:type="dxa"/>
              <w:right w:w="80" w:type="dxa"/>
            </w:tcMar>
          </w:tcPr>
          <w:p w14:paraId="100CD130" w14:textId="77777777" w:rsidR="008D5B66" w:rsidRDefault="00E401A7">
            <w:r>
              <w:rPr>
                <w:sz w:val="19"/>
                <w:szCs w:val="19"/>
              </w:rPr>
              <w:t>2-day (adopted)</w:t>
            </w:r>
          </w:p>
        </w:tc>
        <w:tc>
          <w:tcPr>
            <w:tcW w:w="1800" w:type="dxa"/>
            <w:tcMar>
              <w:top w:w="40" w:type="dxa"/>
              <w:left w:w="80" w:type="dxa"/>
              <w:bottom w:w="40" w:type="dxa"/>
              <w:right w:w="80" w:type="dxa"/>
            </w:tcMar>
          </w:tcPr>
          <w:p w14:paraId="56C1D343" w14:textId="77777777" w:rsidR="008D5B66" w:rsidRDefault="00E401A7">
            <w:pPr>
              <w:jc w:val="right"/>
            </w:pPr>
            <w:r>
              <w:rPr>
                <w:sz w:val="19"/>
                <w:szCs w:val="19"/>
              </w:rPr>
              <w:t>-0.869</w:t>
            </w:r>
          </w:p>
        </w:tc>
        <w:tc>
          <w:tcPr>
            <w:tcW w:w="2000" w:type="dxa"/>
            <w:tcMar>
              <w:top w:w="40" w:type="dxa"/>
              <w:left w:w="80" w:type="dxa"/>
              <w:bottom w:w="40" w:type="dxa"/>
              <w:right w:w="80" w:type="dxa"/>
            </w:tcMar>
          </w:tcPr>
          <w:p w14:paraId="64D28D5A" w14:textId="77777777" w:rsidR="008D5B66" w:rsidRDefault="00E401A7">
            <w:pPr>
              <w:jc w:val="right"/>
            </w:pPr>
            <w:r>
              <w:rPr>
                <w:sz w:val="19"/>
                <w:szCs w:val="19"/>
              </w:rPr>
              <w:t>-3,836</w:t>
            </w:r>
          </w:p>
        </w:tc>
        <w:tc>
          <w:tcPr>
            <w:tcW w:w="1600" w:type="dxa"/>
            <w:tcMar>
              <w:top w:w="40" w:type="dxa"/>
              <w:left w:w="80" w:type="dxa"/>
              <w:bottom w:w="40" w:type="dxa"/>
              <w:right w:w="80" w:type="dxa"/>
            </w:tcMar>
          </w:tcPr>
          <w:p w14:paraId="7C8591A1" w14:textId="77777777" w:rsidR="008D5B66" w:rsidRDefault="00E401A7">
            <w:pPr>
              <w:jc w:val="right"/>
            </w:pPr>
            <w:r>
              <w:rPr>
                <w:sz w:val="19"/>
                <w:szCs w:val="19"/>
              </w:rPr>
              <w:t>0.871</w:t>
            </w:r>
          </w:p>
        </w:tc>
        <w:tc>
          <w:tcPr>
            <w:tcW w:w="1760" w:type="dxa"/>
            <w:tcMar>
              <w:top w:w="40" w:type="dxa"/>
              <w:left w:w="80" w:type="dxa"/>
              <w:bottom w:w="40" w:type="dxa"/>
              <w:right w:w="80" w:type="dxa"/>
            </w:tcMar>
          </w:tcPr>
          <w:p w14:paraId="2B30C8D2" w14:textId="77777777" w:rsidR="008D5B66" w:rsidRDefault="00E401A7">
            <w:pPr>
              <w:jc w:val="right"/>
            </w:pPr>
            <w:r>
              <w:rPr>
                <w:sz w:val="19"/>
                <w:szCs w:val="19"/>
              </w:rPr>
              <w:t>5,528</w:t>
            </w:r>
          </w:p>
        </w:tc>
      </w:tr>
      <w:tr w:rsidR="008D5B66" w14:paraId="0D19443C" w14:textId="77777777">
        <w:tc>
          <w:tcPr>
            <w:tcW w:w="2200" w:type="dxa"/>
            <w:tcMar>
              <w:top w:w="40" w:type="dxa"/>
              <w:left w:w="80" w:type="dxa"/>
              <w:bottom w:w="40" w:type="dxa"/>
              <w:right w:w="80" w:type="dxa"/>
            </w:tcMar>
          </w:tcPr>
          <w:p w14:paraId="333596B2" w14:textId="77777777" w:rsidR="008D5B66" w:rsidRDefault="00E401A7">
            <w:r>
              <w:rPr>
                <w:sz w:val="19"/>
                <w:szCs w:val="19"/>
              </w:rPr>
              <w:t>3-day</w:t>
            </w:r>
          </w:p>
        </w:tc>
        <w:tc>
          <w:tcPr>
            <w:tcW w:w="1800" w:type="dxa"/>
            <w:tcMar>
              <w:top w:w="40" w:type="dxa"/>
              <w:left w:w="80" w:type="dxa"/>
              <w:bottom w:w="40" w:type="dxa"/>
              <w:right w:w="80" w:type="dxa"/>
            </w:tcMar>
          </w:tcPr>
          <w:p w14:paraId="29E2FEA9" w14:textId="77777777" w:rsidR="008D5B66" w:rsidRDefault="00E401A7">
            <w:pPr>
              <w:jc w:val="right"/>
            </w:pPr>
            <w:r>
              <w:rPr>
                <w:sz w:val="19"/>
                <w:szCs w:val="19"/>
              </w:rPr>
              <w:t>-0.983</w:t>
            </w:r>
          </w:p>
        </w:tc>
        <w:tc>
          <w:tcPr>
            <w:tcW w:w="2000" w:type="dxa"/>
            <w:tcMar>
              <w:top w:w="40" w:type="dxa"/>
              <w:left w:w="80" w:type="dxa"/>
              <w:bottom w:w="40" w:type="dxa"/>
              <w:right w:w="80" w:type="dxa"/>
            </w:tcMar>
          </w:tcPr>
          <w:p w14:paraId="045064A0" w14:textId="77777777" w:rsidR="008D5B66" w:rsidRDefault="00E401A7">
            <w:pPr>
              <w:jc w:val="right"/>
            </w:pPr>
            <w:r>
              <w:rPr>
                <w:sz w:val="19"/>
                <w:szCs w:val="19"/>
              </w:rPr>
              <w:t>-4,537</w:t>
            </w:r>
          </w:p>
        </w:tc>
        <w:tc>
          <w:tcPr>
            <w:tcW w:w="1600" w:type="dxa"/>
            <w:tcMar>
              <w:top w:w="40" w:type="dxa"/>
              <w:left w:w="80" w:type="dxa"/>
              <w:bottom w:w="40" w:type="dxa"/>
              <w:right w:w="80" w:type="dxa"/>
            </w:tcMar>
          </w:tcPr>
          <w:p w14:paraId="1B310FB1" w14:textId="77777777" w:rsidR="008D5B66" w:rsidRDefault="00E401A7">
            <w:pPr>
              <w:jc w:val="right"/>
            </w:pPr>
            <w:r>
              <w:rPr>
                <w:sz w:val="19"/>
                <w:szCs w:val="19"/>
              </w:rPr>
              <w:t>0.853</w:t>
            </w:r>
          </w:p>
        </w:tc>
        <w:tc>
          <w:tcPr>
            <w:tcW w:w="1760" w:type="dxa"/>
            <w:tcMar>
              <w:top w:w="40" w:type="dxa"/>
              <w:left w:w="80" w:type="dxa"/>
              <w:bottom w:w="40" w:type="dxa"/>
              <w:right w:w="80" w:type="dxa"/>
            </w:tcMar>
          </w:tcPr>
          <w:p w14:paraId="4433AA4E" w14:textId="77777777" w:rsidR="008D5B66" w:rsidRDefault="00E401A7">
            <w:pPr>
              <w:jc w:val="right"/>
            </w:pPr>
            <w:r>
              <w:rPr>
                <w:sz w:val="19"/>
                <w:szCs w:val="19"/>
              </w:rPr>
              <w:t>5,896</w:t>
            </w:r>
          </w:p>
        </w:tc>
      </w:tr>
      <w:tr w:rsidR="008D5B66" w14:paraId="79F97844" w14:textId="77777777">
        <w:tc>
          <w:tcPr>
            <w:tcW w:w="2200" w:type="dxa"/>
            <w:tcMar>
              <w:top w:w="40" w:type="dxa"/>
              <w:left w:w="80" w:type="dxa"/>
              <w:bottom w:w="40" w:type="dxa"/>
              <w:right w:w="80" w:type="dxa"/>
            </w:tcMar>
          </w:tcPr>
          <w:p w14:paraId="1D5B79BB" w14:textId="77777777" w:rsidR="008D5B66" w:rsidRDefault="00E401A7">
            <w:r>
              <w:rPr>
                <w:sz w:val="19"/>
                <w:szCs w:val="19"/>
              </w:rPr>
              <w:t>4-day</w:t>
            </w:r>
          </w:p>
        </w:tc>
        <w:tc>
          <w:tcPr>
            <w:tcW w:w="1800" w:type="dxa"/>
            <w:tcMar>
              <w:top w:w="40" w:type="dxa"/>
              <w:left w:w="80" w:type="dxa"/>
              <w:bottom w:w="40" w:type="dxa"/>
              <w:right w:w="80" w:type="dxa"/>
            </w:tcMar>
          </w:tcPr>
          <w:p w14:paraId="5959BCCB" w14:textId="77777777" w:rsidR="008D5B66" w:rsidRDefault="00E401A7">
            <w:pPr>
              <w:jc w:val="right"/>
            </w:pPr>
            <w:r>
              <w:rPr>
                <w:sz w:val="19"/>
                <w:szCs w:val="19"/>
              </w:rPr>
              <w:t>-1.140</w:t>
            </w:r>
          </w:p>
        </w:tc>
        <w:tc>
          <w:tcPr>
            <w:tcW w:w="2000" w:type="dxa"/>
            <w:tcMar>
              <w:top w:w="40" w:type="dxa"/>
              <w:left w:w="80" w:type="dxa"/>
              <w:bottom w:w="40" w:type="dxa"/>
              <w:right w:w="80" w:type="dxa"/>
            </w:tcMar>
          </w:tcPr>
          <w:p w14:paraId="62ACAAFC" w14:textId="77777777" w:rsidR="008D5B66" w:rsidRDefault="00E401A7">
            <w:pPr>
              <w:jc w:val="right"/>
            </w:pPr>
            <w:r>
              <w:rPr>
                <w:sz w:val="19"/>
                <w:szCs w:val="19"/>
              </w:rPr>
              <w:t>-4,770</w:t>
            </w:r>
          </w:p>
        </w:tc>
        <w:tc>
          <w:tcPr>
            <w:tcW w:w="1600" w:type="dxa"/>
            <w:tcMar>
              <w:top w:w="40" w:type="dxa"/>
              <w:left w:w="80" w:type="dxa"/>
              <w:bottom w:w="40" w:type="dxa"/>
              <w:right w:w="80" w:type="dxa"/>
            </w:tcMar>
          </w:tcPr>
          <w:p w14:paraId="15286D53" w14:textId="77777777" w:rsidR="008D5B66" w:rsidRDefault="00E401A7">
            <w:pPr>
              <w:jc w:val="right"/>
            </w:pPr>
            <w:r>
              <w:rPr>
                <w:sz w:val="19"/>
                <w:szCs w:val="19"/>
              </w:rPr>
              <w:t>0.836</w:t>
            </w:r>
          </w:p>
        </w:tc>
        <w:tc>
          <w:tcPr>
            <w:tcW w:w="1760" w:type="dxa"/>
            <w:tcMar>
              <w:top w:w="40" w:type="dxa"/>
              <w:left w:w="80" w:type="dxa"/>
              <w:bottom w:w="40" w:type="dxa"/>
              <w:right w:w="80" w:type="dxa"/>
            </w:tcMar>
          </w:tcPr>
          <w:p w14:paraId="4AF6D295" w14:textId="77777777" w:rsidR="008D5B66" w:rsidRDefault="00E401A7">
            <w:pPr>
              <w:jc w:val="right"/>
            </w:pPr>
            <w:r>
              <w:rPr>
                <w:sz w:val="19"/>
                <w:szCs w:val="19"/>
              </w:rPr>
              <w:t>6,239</w:t>
            </w:r>
          </w:p>
        </w:tc>
      </w:tr>
    </w:tbl>
    <w:p w14:paraId="7287B63F" w14:textId="77777777" w:rsidR="008D5B66" w:rsidRDefault="00E401A7">
      <w:pPr>
        <w:spacing w:before="80" w:after="240"/>
        <w:jc w:val="center"/>
      </w:pPr>
      <w:r>
        <w:rPr>
          <w:i/>
          <w:iCs/>
          <w:sz w:val="19"/>
          <w:szCs w:val="19"/>
        </w:rPr>
        <w:t>Table 7-1. Candidate regressions of the regulated-minus-unregulated peak difference on Mossyrock storage change, fit to 17 water years.</w:t>
      </w:r>
    </w:p>
    <w:p w14:paraId="5B677E4E" w14:textId="77777777" w:rsidR="008D5B66" w:rsidRDefault="00E401A7">
      <w:pPr>
        <w:spacing w:after="160" w:line="276" w:lineRule="auto"/>
      </w:pPr>
      <w:r>
        <w:t xml:space="preserve">The adopted relation is a peak difference, regulated minus unregulated, of -0.869 times the two-day storage change less 3,836 cubic feet per second, with a coefficient of determination of 0.871, a standard </w:t>
      </w:r>
      <w:r>
        <w:lastRenderedPageBreak/>
        <w:t>error of about 5,530 cubic feet per second, and seventeen years in the fit set. The unregulated peak is the regulated peak minus the predicted difference.</w:t>
      </w:r>
    </w:p>
    <w:p w14:paraId="2C655413" w14:textId="77777777" w:rsidR="008D5B66" w:rsidRDefault="00E401A7">
      <w:pPr>
        <w:spacing w:before="160" w:after="40"/>
        <w:jc w:val="center"/>
      </w:pPr>
      <w:r>
        <w:rPr>
          <w:noProof/>
        </w:rPr>
        <w:drawing>
          <wp:inline distT="0" distB="0" distL="0" distR="0" wp14:anchorId="15C4938E" wp14:editId="315D5CAB">
            <wp:extent cx="5303520" cy="3831336"/>
            <wp:effectExtent l="0" t="0" r="0" b="0"/>
            <wp:docPr id="2091463219" name="Picture 209146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3520" cy="3831336"/>
                    </a:xfrm>
                    <a:prstGeom prst="rect">
                      <a:avLst/>
                    </a:prstGeom>
                  </pic:spPr>
                </pic:pic>
              </a:graphicData>
            </a:graphic>
          </wp:inline>
        </w:drawing>
      </w:r>
    </w:p>
    <w:p w14:paraId="4657194B" w14:textId="77777777" w:rsidR="008D5B66" w:rsidRDefault="00E401A7">
      <w:pPr>
        <w:spacing w:before="80" w:after="240"/>
        <w:jc w:val="center"/>
      </w:pPr>
      <w:r>
        <w:rPr>
          <w:i/>
          <w:iCs/>
          <w:sz w:val="19"/>
          <w:szCs w:val="19"/>
        </w:rPr>
        <w:t>Figure 7-1. Adopted two-day storage-change regression. Points are labeled by water year.</w:t>
      </w:r>
    </w:p>
    <w:p w14:paraId="37623F06" w14:textId="1A154FAF" w:rsidR="008D5B66" w:rsidRDefault="00E401A7">
      <w:pPr>
        <w:spacing w:after="160" w:line="276" w:lineRule="auto"/>
      </w:pPr>
      <w:r>
        <w:t xml:space="preserve">Pairs whose regulated and unregulated peaks fell more than 72 hours </w:t>
      </w:r>
      <w:r w:rsidR="00BE67FF">
        <w:t>apart were</w:t>
      </w:r>
      <w:r>
        <w:t xml:space="preserve"> treated as different storms and excluded from the fit. Thirty water years were filled by regression. For water years 1974 through 1991, which the hourly record does not cover, the regulated peak came from the USGS annual peak record and the peak date centered the storage-change window. </w:t>
      </w:r>
    </w:p>
    <w:p w14:paraId="4F189DA0" w14:textId="39FD42BC" w:rsidR="008D5B66" w:rsidRDefault="006C55F0">
      <w:pPr>
        <w:pStyle w:val="Heading1"/>
        <w:spacing w:before="300" w:after="140"/>
      </w:pPr>
      <w:r>
        <w:rPr>
          <w:b/>
          <w:bCs/>
          <w:sz w:val="26"/>
          <w:szCs w:val="26"/>
        </w:rPr>
        <w:t>7. Durations from the Daily Mass Balance</w:t>
      </w:r>
    </w:p>
    <w:p w14:paraId="7E63D1CC" w14:textId="77777777" w:rsidR="008D5B66" w:rsidRDefault="00E401A7">
      <w:pPr>
        <w:spacing w:after="160" w:line="276" w:lineRule="auto"/>
      </w:pPr>
      <w:r>
        <w:t>Daily unregulated flow at Castle Rock was computed as observed daily flow plus the daily change in Mossyrock storage expressed as a flow rate. Travel time from Mayfield to Castle Rock is less than a day, so no routing is applied at daily resolution. Mayfield re-regulation storage is neglected for the reasons given in Section 2.2.</w:t>
      </w:r>
    </w:p>
    <w:p w14:paraId="567474AC" w14:textId="4344AEBF" w:rsidR="008D5B66" w:rsidRDefault="00E401A7">
      <w:pPr>
        <w:spacing w:after="160" w:line="276" w:lineRule="auto"/>
      </w:pPr>
      <w:r>
        <w:t xml:space="preserve">Rolling 1-, 3-, and 5-day maxima were computed. The Castle Rock daily record is published for the winter season only through much of the 1980s and 1990s; because the recorded season spans the October through March flood period, it is </w:t>
      </w:r>
      <w:r w:rsidR="00C62394">
        <w:t xml:space="preserve">assumed </w:t>
      </w:r>
      <w:r>
        <w:t>to capture the annual maximum. The one-day mass balance value also supplies the 1-day duration for the thirty regulated water years that have no usable hourly record.</w:t>
      </w:r>
    </w:p>
    <w:p w14:paraId="4CACC42C" w14:textId="4CBE2F6D" w:rsidR="008D5B66" w:rsidRDefault="006C55F0">
      <w:pPr>
        <w:pStyle w:val="Heading1"/>
        <w:spacing w:before="300" w:after="140"/>
      </w:pPr>
      <w:r>
        <w:rPr>
          <w:b/>
          <w:bCs/>
          <w:sz w:val="26"/>
          <w:szCs w:val="26"/>
        </w:rPr>
        <w:t>8. Pre-Regulation Period</w:t>
      </w:r>
    </w:p>
    <w:p w14:paraId="1AEEB616" w14:textId="3CF0AD17" w:rsidR="008D5B66" w:rsidRDefault="00E401A7">
      <w:pPr>
        <w:spacing w:after="160" w:line="276" w:lineRule="auto"/>
      </w:pPr>
      <w:r>
        <w:lastRenderedPageBreak/>
        <w:t xml:space="preserve">Before Mossyrock began impounding the river in December 1968 the </w:t>
      </w:r>
      <w:r w:rsidR="001E2621">
        <w:t xml:space="preserve">observed </w:t>
      </w:r>
      <w:r>
        <w:t xml:space="preserve">gage record is unregulated. Peaks for water years 1927 through 1968 are the USGS observed instantaneous annual peaks, forty-two water years in all, and the 1-, 3-, and 5-day values are rolling </w:t>
      </w:r>
      <w:r w:rsidR="00A55D12">
        <w:t>maximum</w:t>
      </w:r>
      <w:r>
        <w:t xml:space="preserve"> computed directly from the USGS daily record. Water year 1927 carries a peak only, because the daily record begins later.</w:t>
      </w:r>
    </w:p>
    <w:p w14:paraId="597BBD54" w14:textId="3D4E97B7" w:rsidR="00A55D12" w:rsidRDefault="006C55F0" w:rsidP="00A55D12">
      <w:pPr>
        <w:pStyle w:val="Heading1"/>
        <w:spacing w:before="300" w:after="140"/>
      </w:pPr>
      <w:r>
        <w:rPr>
          <w:b/>
          <w:bCs/>
          <w:sz w:val="26"/>
          <w:szCs w:val="26"/>
        </w:rPr>
        <w:t>9. Record Extension</w:t>
      </w:r>
      <w:r w:rsidR="00BE67FF">
        <w:rPr>
          <w:b/>
          <w:bCs/>
          <w:sz w:val="26"/>
          <w:szCs w:val="26"/>
        </w:rPr>
        <w:t xml:space="preserve"> Considerations</w:t>
      </w:r>
    </w:p>
    <w:p w14:paraId="2AFC4CB9" w14:textId="782D2976" w:rsidR="008D5B66" w:rsidRDefault="00E401A7">
      <w:pPr>
        <w:spacing w:after="160" w:line="276" w:lineRule="auto"/>
      </w:pPr>
      <w:r>
        <w:t xml:space="preserve">Correlation-based record extension </w:t>
      </w:r>
      <w:r w:rsidR="00A55D12">
        <w:t xml:space="preserve">from a nearby site </w:t>
      </w:r>
      <w:r>
        <w:t>was considered as a way to lengthen the systematic record</w:t>
      </w:r>
      <w:r w:rsidR="00A55D12">
        <w:t>, but no</w:t>
      </w:r>
      <w:r>
        <w:t xml:space="preserve"> suitable station was identified. Nearby long-record gages either do not extend materially earlier than the Castle Rock record, are themselves regulated over the period that would be used, or do not correlate strongly enough over the concurrent period to justify the added estimation error. With roughly a century of systematic record already available, the potential gain from extension was small relative to the uncertainty it would introduce, so no extension was applied.</w:t>
      </w:r>
      <w:r w:rsidR="00A55D12">
        <w:t xml:space="preserve"> </w:t>
      </w:r>
    </w:p>
    <w:p w14:paraId="2C18241C" w14:textId="36027BAB" w:rsidR="008D5B66" w:rsidRPr="00513F90" w:rsidRDefault="006C55F0" w:rsidP="00513F90">
      <w:pPr>
        <w:pStyle w:val="Heading1"/>
        <w:spacing w:before="300" w:after="140"/>
        <w:rPr>
          <w:b/>
          <w:bCs/>
          <w:sz w:val="26"/>
          <w:szCs w:val="26"/>
        </w:rPr>
      </w:pPr>
      <w:r>
        <w:rPr>
          <w:b/>
          <w:bCs/>
          <w:sz w:val="26"/>
          <w:szCs w:val="26"/>
        </w:rPr>
        <w:t>10.</w:t>
      </w:r>
      <w:r w:rsidRPr="00513F90">
        <w:rPr>
          <w:b/>
          <w:bCs/>
          <w:sz w:val="26"/>
          <w:szCs w:val="26"/>
        </w:rPr>
        <w:t xml:space="preserve"> Historical Flood Information</w:t>
      </w:r>
    </w:p>
    <w:p w14:paraId="4158F542" w14:textId="3425A2A5" w:rsidR="008D5B66" w:rsidRDefault="00E401A7">
      <w:pPr>
        <w:spacing w:after="160" w:line="276" w:lineRule="auto"/>
      </w:pPr>
      <w:r>
        <w:t>A search for pre-systematic and historical flood information was made so that any documented large event outside the systematic record could be incorporated through Bulletin 17C historical event and perception threshold procedures. Sources reviewed included the qualification codes and remarks in the USGS annual peak file for Castle Rock and nearby Cowlitz basin gages, the documentation of the 2009 Cowlitz Hydrology Restudy, and published U.S. Geological Survey and National Weather Service accounts of major southwest Washington floods.</w:t>
      </w:r>
      <w:r w:rsidR="001E2621">
        <w:t xml:space="preserve"> </w:t>
      </w:r>
      <w:r>
        <w:t>No historical flood at Castle Rock outside the systematic record could be quantified or reliably bounded</w:t>
      </w:r>
      <w:r w:rsidR="00FD37BB">
        <w:t xml:space="preserve"> and so no historic events prior to 1927 were used in the analysis.</w:t>
      </w:r>
    </w:p>
    <w:p w14:paraId="0CC5C93C" w14:textId="779C9976" w:rsidR="008D5B66" w:rsidRDefault="00E401A7">
      <w:pPr>
        <w:pStyle w:val="Heading1"/>
        <w:spacing w:before="300" w:after="140"/>
      </w:pPr>
      <w:r>
        <w:rPr>
          <w:b/>
          <w:bCs/>
          <w:sz w:val="26"/>
          <w:szCs w:val="26"/>
        </w:rPr>
        <w:t>1</w:t>
      </w:r>
      <w:r w:rsidR="006C55F0">
        <w:rPr>
          <w:b/>
          <w:bCs/>
          <w:sz w:val="26"/>
          <w:szCs w:val="26"/>
        </w:rPr>
        <w:t>1</w:t>
      </w:r>
      <w:r>
        <w:rPr>
          <w:b/>
          <w:bCs/>
          <w:sz w:val="26"/>
          <w:szCs w:val="26"/>
        </w:rPr>
        <w:t xml:space="preserve">. </w:t>
      </w:r>
      <w:r w:rsidR="001E2621">
        <w:rPr>
          <w:b/>
          <w:bCs/>
          <w:sz w:val="26"/>
          <w:szCs w:val="26"/>
        </w:rPr>
        <w:t xml:space="preserve">Summary of Unregulated </w:t>
      </w:r>
      <w:r>
        <w:rPr>
          <w:b/>
          <w:bCs/>
          <w:sz w:val="26"/>
          <w:szCs w:val="26"/>
        </w:rPr>
        <w:t>Record</w:t>
      </w:r>
    </w:p>
    <w:p w14:paraId="1AC5B7A0" w14:textId="00D0654B" w:rsidR="008D5B66" w:rsidRDefault="00E401A7">
      <w:pPr>
        <w:spacing w:after="160" w:line="276" w:lineRule="auto"/>
      </w:pPr>
      <w:r>
        <w:t xml:space="preserve">For water years 1927 through 1968 the record is the observed gage record: peaks are the USGS annual instantaneous peaks, and the 1-, 3-, and 5-day values are rolling </w:t>
      </w:r>
      <w:r w:rsidR="00FD37BB">
        <w:t xml:space="preserve">maximum </w:t>
      </w:r>
      <w:r>
        <w:t>of the USGS daily record.</w:t>
      </w:r>
    </w:p>
    <w:p w14:paraId="2E222AC6" w14:textId="77777777" w:rsidR="008D5B66" w:rsidRDefault="00E401A7">
      <w:pPr>
        <w:spacing w:after="160" w:line="276" w:lineRule="auto"/>
      </w:pPr>
      <w:r>
        <w:t>For water years 1974 through 2026 the peak is the hourly holdout estimate where the hourly record supported one, and the storage-change regression estimate otherwise. The 1-day value comes from the hourly unregulated record in the same years the peak did, and from the daily mass balance in all other years. The 3- and 5-day values always come from the daily mass balance.</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1900"/>
        <w:gridCol w:w="1500"/>
        <w:gridCol w:w="5960"/>
      </w:tblGrid>
      <w:tr w:rsidR="008D5B66" w14:paraId="190B8FDF" w14:textId="77777777">
        <w:trPr>
          <w:tblHeader/>
        </w:trPr>
        <w:tc>
          <w:tcPr>
            <w:tcW w:w="1900" w:type="dxa"/>
            <w:shd w:val="clear" w:color="auto" w:fill="D9E2EC"/>
            <w:tcMar>
              <w:top w:w="40" w:type="dxa"/>
              <w:left w:w="80" w:type="dxa"/>
              <w:bottom w:w="40" w:type="dxa"/>
              <w:right w:w="80" w:type="dxa"/>
            </w:tcMar>
          </w:tcPr>
          <w:p w14:paraId="6FCFC9DD" w14:textId="77777777" w:rsidR="008D5B66" w:rsidRDefault="00E401A7">
            <w:pPr>
              <w:jc w:val="center"/>
            </w:pPr>
            <w:r>
              <w:rPr>
                <w:b/>
                <w:bCs/>
                <w:sz w:val="19"/>
                <w:szCs w:val="19"/>
              </w:rPr>
              <w:t>Duration</w:t>
            </w:r>
          </w:p>
        </w:tc>
        <w:tc>
          <w:tcPr>
            <w:tcW w:w="1500" w:type="dxa"/>
            <w:shd w:val="clear" w:color="auto" w:fill="D9E2EC"/>
            <w:tcMar>
              <w:top w:w="40" w:type="dxa"/>
              <w:left w:w="80" w:type="dxa"/>
              <w:bottom w:w="40" w:type="dxa"/>
              <w:right w:w="80" w:type="dxa"/>
            </w:tcMar>
          </w:tcPr>
          <w:p w14:paraId="11801E9F" w14:textId="77777777" w:rsidR="008D5B66" w:rsidRDefault="00E401A7">
            <w:pPr>
              <w:jc w:val="center"/>
            </w:pPr>
            <w:r>
              <w:rPr>
                <w:b/>
                <w:bCs/>
                <w:sz w:val="19"/>
                <w:szCs w:val="19"/>
              </w:rPr>
              <w:t>Values</w:t>
            </w:r>
          </w:p>
        </w:tc>
        <w:tc>
          <w:tcPr>
            <w:tcW w:w="5960" w:type="dxa"/>
            <w:shd w:val="clear" w:color="auto" w:fill="D9E2EC"/>
            <w:tcMar>
              <w:top w:w="40" w:type="dxa"/>
              <w:left w:w="80" w:type="dxa"/>
              <w:bottom w:w="40" w:type="dxa"/>
              <w:right w:w="80" w:type="dxa"/>
            </w:tcMar>
          </w:tcPr>
          <w:p w14:paraId="7B236CA2" w14:textId="77777777" w:rsidR="008D5B66" w:rsidRDefault="00E401A7">
            <w:pPr>
              <w:jc w:val="center"/>
            </w:pPr>
            <w:r>
              <w:rPr>
                <w:b/>
                <w:bCs/>
                <w:sz w:val="19"/>
                <w:szCs w:val="19"/>
              </w:rPr>
              <w:t>Sources</w:t>
            </w:r>
          </w:p>
        </w:tc>
      </w:tr>
      <w:tr w:rsidR="008D5B66" w14:paraId="61432B5F" w14:textId="77777777">
        <w:tc>
          <w:tcPr>
            <w:tcW w:w="1900" w:type="dxa"/>
            <w:tcMar>
              <w:top w:w="40" w:type="dxa"/>
              <w:left w:w="80" w:type="dxa"/>
              <w:bottom w:w="40" w:type="dxa"/>
              <w:right w:w="80" w:type="dxa"/>
            </w:tcMar>
          </w:tcPr>
          <w:p w14:paraId="6B9B0BCA" w14:textId="77777777" w:rsidR="008D5B66" w:rsidRDefault="00E401A7">
            <w:r>
              <w:rPr>
                <w:sz w:val="19"/>
                <w:szCs w:val="19"/>
              </w:rPr>
              <w:t>Peak</w:t>
            </w:r>
          </w:p>
        </w:tc>
        <w:tc>
          <w:tcPr>
            <w:tcW w:w="1500" w:type="dxa"/>
            <w:tcMar>
              <w:top w:w="40" w:type="dxa"/>
              <w:left w:w="80" w:type="dxa"/>
              <w:bottom w:w="40" w:type="dxa"/>
              <w:right w:w="80" w:type="dxa"/>
            </w:tcMar>
          </w:tcPr>
          <w:p w14:paraId="362043E9" w14:textId="77777777" w:rsidR="008D5B66" w:rsidRDefault="00E401A7">
            <w:pPr>
              <w:jc w:val="right"/>
            </w:pPr>
            <w:r>
              <w:rPr>
                <w:sz w:val="19"/>
                <w:szCs w:val="19"/>
              </w:rPr>
              <w:t>95</w:t>
            </w:r>
          </w:p>
        </w:tc>
        <w:tc>
          <w:tcPr>
            <w:tcW w:w="5960" w:type="dxa"/>
            <w:tcMar>
              <w:top w:w="40" w:type="dxa"/>
              <w:left w:w="80" w:type="dxa"/>
              <w:bottom w:w="40" w:type="dxa"/>
              <w:right w:w="80" w:type="dxa"/>
            </w:tcMar>
          </w:tcPr>
          <w:p w14:paraId="0EDA217B" w14:textId="77777777" w:rsidR="008D5B66" w:rsidRDefault="00E401A7">
            <w:r>
              <w:rPr>
                <w:sz w:val="19"/>
                <w:szCs w:val="19"/>
              </w:rPr>
              <w:t>42 pre-regulation USGS peaks; 30 storage-change regression; 23 hourly holdout</w:t>
            </w:r>
          </w:p>
        </w:tc>
      </w:tr>
      <w:tr w:rsidR="008D5B66" w14:paraId="13B35F52" w14:textId="77777777">
        <w:tc>
          <w:tcPr>
            <w:tcW w:w="1900" w:type="dxa"/>
            <w:tcMar>
              <w:top w:w="40" w:type="dxa"/>
              <w:left w:w="80" w:type="dxa"/>
              <w:bottom w:w="40" w:type="dxa"/>
              <w:right w:w="80" w:type="dxa"/>
            </w:tcMar>
          </w:tcPr>
          <w:p w14:paraId="68E3C47C" w14:textId="77777777" w:rsidR="008D5B66" w:rsidRDefault="00E401A7">
            <w:r>
              <w:rPr>
                <w:sz w:val="19"/>
                <w:szCs w:val="19"/>
              </w:rPr>
              <w:t>1-Day</w:t>
            </w:r>
          </w:p>
        </w:tc>
        <w:tc>
          <w:tcPr>
            <w:tcW w:w="1500" w:type="dxa"/>
            <w:tcMar>
              <w:top w:w="40" w:type="dxa"/>
              <w:left w:w="80" w:type="dxa"/>
              <w:bottom w:w="40" w:type="dxa"/>
              <w:right w:w="80" w:type="dxa"/>
            </w:tcMar>
          </w:tcPr>
          <w:p w14:paraId="04F5B53F" w14:textId="77777777" w:rsidR="008D5B66" w:rsidRDefault="00E401A7">
            <w:pPr>
              <w:jc w:val="right"/>
            </w:pPr>
            <w:r>
              <w:rPr>
                <w:sz w:val="19"/>
                <w:szCs w:val="19"/>
              </w:rPr>
              <w:t>94</w:t>
            </w:r>
          </w:p>
        </w:tc>
        <w:tc>
          <w:tcPr>
            <w:tcW w:w="5960" w:type="dxa"/>
            <w:tcMar>
              <w:top w:w="40" w:type="dxa"/>
              <w:left w:w="80" w:type="dxa"/>
              <w:bottom w:w="40" w:type="dxa"/>
              <w:right w:w="80" w:type="dxa"/>
            </w:tcMar>
          </w:tcPr>
          <w:p w14:paraId="6136F073" w14:textId="77777777" w:rsidR="008D5B66" w:rsidRDefault="00E401A7">
            <w:r>
              <w:rPr>
                <w:sz w:val="19"/>
                <w:szCs w:val="19"/>
              </w:rPr>
              <w:t>41 pre-regulation USGS daily; 30 daily mass balance; 23 hourly holdout</w:t>
            </w:r>
          </w:p>
        </w:tc>
      </w:tr>
      <w:tr w:rsidR="008D5B66" w14:paraId="0AF34656" w14:textId="77777777">
        <w:tc>
          <w:tcPr>
            <w:tcW w:w="1900" w:type="dxa"/>
            <w:tcMar>
              <w:top w:w="40" w:type="dxa"/>
              <w:left w:w="80" w:type="dxa"/>
              <w:bottom w:w="40" w:type="dxa"/>
              <w:right w:w="80" w:type="dxa"/>
            </w:tcMar>
          </w:tcPr>
          <w:p w14:paraId="635C83B6" w14:textId="77777777" w:rsidR="008D5B66" w:rsidRDefault="00E401A7">
            <w:r>
              <w:rPr>
                <w:sz w:val="19"/>
                <w:szCs w:val="19"/>
              </w:rPr>
              <w:t>3-Day</w:t>
            </w:r>
          </w:p>
        </w:tc>
        <w:tc>
          <w:tcPr>
            <w:tcW w:w="1500" w:type="dxa"/>
            <w:tcMar>
              <w:top w:w="40" w:type="dxa"/>
              <w:left w:w="80" w:type="dxa"/>
              <w:bottom w:w="40" w:type="dxa"/>
              <w:right w:w="80" w:type="dxa"/>
            </w:tcMar>
          </w:tcPr>
          <w:p w14:paraId="6F35BC6C" w14:textId="0DBDB3D4" w:rsidR="008D5B66" w:rsidRDefault="00E401A7">
            <w:pPr>
              <w:jc w:val="right"/>
            </w:pPr>
            <w:r>
              <w:rPr>
                <w:sz w:val="19"/>
                <w:szCs w:val="19"/>
              </w:rPr>
              <w:t>9</w:t>
            </w:r>
            <w:r w:rsidR="00B92F8C">
              <w:rPr>
                <w:sz w:val="19"/>
                <w:szCs w:val="19"/>
              </w:rPr>
              <w:t>4</w:t>
            </w:r>
          </w:p>
        </w:tc>
        <w:tc>
          <w:tcPr>
            <w:tcW w:w="5960" w:type="dxa"/>
            <w:tcMar>
              <w:top w:w="40" w:type="dxa"/>
              <w:left w:w="80" w:type="dxa"/>
              <w:bottom w:w="40" w:type="dxa"/>
              <w:right w:w="80" w:type="dxa"/>
            </w:tcMar>
          </w:tcPr>
          <w:p w14:paraId="7B8A7D3B" w14:textId="7ED68CE0" w:rsidR="008D5B66" w:rsidRDefault="00E401A7">
            <w:r>
              <w:rPr>
                <w:sz w:val="19"/>
                <w:szCs w:val="19"/>
              </w:rPr>
              <w:t>41 pre-regulation USGS daily; 5</w:t>
            </w:r>
            <w:r w:rsidR="00B92F8C">
              <w:rPr>
                <w:sz w:val="19"/>
                <w:szCs w:val="19"/>
              </w:rPr>
              <w:t>3</w:t>
            </w:r>
            <w:r>
              <w:rPr>
                <w:sz w:val="19"/>
                <w:szCs w:val="19"/>
              </w:rPr>
              <w:t xml:space="preserve"> daily mass balance</w:t>
            </w:r>
          </w:p>
        </w:tc>
      </w:tr>
      <w:tr w:rsidR="008D5B66" w14:paraId="18D9E905" w14:textId="77777777">
        <w:tc>
          <w:tcPr>
            <w:tcW w:w="1900" w:type="dxa"/>
            <w:tcMar>
              <w:top w:w="40" w:type="dxa"/>
              <w:left w:w="80" w:type="dxa"/>
              <w:bottom w:w="40" w:type="dxa"/>
              <w:right w:w="80" w:type="dxa"/>
            </w:tcMar>
          </w:tcPr>
          <w:p w14:paraId="31DDF522" w14:textId="77777777" w:rsidR="008D5B66" w:rsidRDefault="00E401A7">
            <w:r>
              <w:rPr>
                <w:sz w:val="19"/>
                <w:szCs w:val="19"/>
              </w:rPr>
              <w:t>5-Day</w:t>
            </w:r>
          </w:p>
        </w:tc>
        <w:tc>
          <w:tcPr>
            <w:tcW w:w="1500" w:type="dxa"/>
            <w:tcMar>
              <w:top w:w="40" w:type="dxa"/>
              <w:left w:w="80" w:type="dxa"/>
              <w:bottom w:w="40" w:type="dxa"/>
              <w:right w:w="80" w:type="dxa"/>
            </w:tcMar>
          </w:tcPr>
          <w:p w14:paraId="2B11F36B" w14:textId="7946A9E6" w:rsidR="008D5B66" w:rsidRDefault="00E401A7">
            <w:pPr>
              <w:jc w:val="right"/>
            </w:pPr>
            <w:r>
              <w:rPr>
                <w:sz w:val="19"/>
                <w:szCs w:val="19"/>
              </w:rPr>
              <w:t>9</w:t>
            </w:r>
            <w:r w:rsidR="00B92F8C">
              <w:rPr>
                <w:sz w:val="19"/>
                <w:szCs w:val="19"/>
              </w:rPr>
              <w:t>4</w:t>
            </w:r>
          </w:p>
        </w:tc>
        <w:tc>
          <w:tcPr>
            <w:tcW w:w="5960" w:type="dxa"/>
            <w:tcMar>
              <w:top w:w="40" w:type="dxa"/>
              <w:left w:w="80" w:type="dxa"/>
              <w:bottom w:w="40" w:type="dxa"/>
              <w:right w:w="80" w:type="dxa"/>
            </w:tcMar>
          </w:tcPr>
          <w:p w14:paraId="6AB41015" w14:textId="54EAB282" w:rsidR="008D5B66" w:rsidRDefault="00E401A7">
            <w:r>
              <w:rPr>
                <w:sz w:val="19"/>
                <w:szCs w:val="19"/>
              </w:rPr>
              <w:t>41 pre-regulation USGS daily; 5</w:t>
            </w:r>
            <w:r w:rsidR="00B92F8C">
              <w:rPr>
                <w:sz w:val="19"/>
                <w:szCs w:val="19"/>
              </w:rPr>
              <w:t>3</w:t>
            </w:r>
            <w:r>
              <w:rPr>
                <w:sz w:val="19"/>
                <w:szCs w:val="19"/>
              </w:rPr>
              <w:t xml:space="preserve"> daily mass balance</w:t>
            </w:r>
          </w:p>
        </w:tc>
      </w:tr>
    </w:tbl>
    <w:p w14:paraId="7ACD342A" w14:textId="77777777" w:rsidR="008D5B66" w:rsidRDefault="00E401A7">
      <w:pPr>
        <w:spacing w:before="80" w:after="240"/>
        <w:jc w:val="center"/>
      </w:pPr>
      <w:r>
        <w:rPr>
          <w:i/>
          <w:iCs/>
          <w:sz w:val="19"/>
          <w:szCs w:val="19"/>
        </w:rPr>
        <w:t>Table 11-1. Assembled record, values and sources by duration.</w:t>
      </w:r>
    </w:p>
    <w:p w14:paraId="2D5716CF" w14:textId="77777777" w:rsidR="008D5B66" w:rsidRDefault="00E401A7">
      <w:pPr>
        <w:spacing w:after="160" w:line="276" w:lineRule="auto"/>
      </w:pPr>
      <w:r>
        <w:t xml:space="preserve">Coverage runs from water year 1927 through water year 2026, with only water years 1969 through 1973 absent. Those five years have no daily Mossyrock elevation record, which begins in October 1973, no hourly record, and therefore no basis for either a holdout or a regression predictor. Every included water </w:t>
      </w:r>
      <w:r>
        <w:lastRenderedPageBreak/>
        <w:t>year has a peak. Water year 1927 has no durations because the daily record begins later. The full record by water year is given in Appendix A.</w:t>
      </w:r>
    </w:p>
    <w:p w14:paraId="0112DE3E" w14:textId="77777777" w:rsidR="008D5B66" w:rsidRDefault="00E401A7">
      <w:pPr>
        <w:pStyle w:val="Heading1"/>
        <w:spacing w:before="300" w:after="140"/>
      </w:pPr>
      <w:r>
        <w:rPr>
          <w:b/>
          <w:bCs/>
          <w:sz w:val="26"/>
          <w:szCs w:val="26"/>
        </w:rPr>
        <w:t>12. Consistency Review</w:t>
      </w:r>
    </w:p>
    <w:p w14:paraId="4BE4983C" w14:textId="77777777" w:rsidR="008D5B66" w:rsidRDefault="00E401A7">
      <w:pPr>
        <w:spacing w:after="160" w:line="276" w:lineRule="auto"/>
      </w:pPr>
      <w:r>
        <w:t>Each duration is the annual maximum of its own averaging window, searched independently across the water year, so the four series can be drawn from different events and, in the regulated era, from different sources. Nothing in that construction forces a shorter-duration value to exceed a longer-duration one, and fifteen ordering violations appeared in the assembled record.</w:t>
      </w:r>
    </w:p>
    <w:p w14:paraId="19AF0BFB" w14:textId="4DB83EF9" w:rsidR="008D5B66" w:rsidRDefault="00E401A7">
      <w:pPr>
        <w:spacing w:after="160" w:line="276" w:lineRule="auto"/>
      </w:pPr>
      <w:r>
        <w:t>Fourteen of the fifteen arose from a source mismatch, most often a regression-estimated peak falling below the mass balance 1-day value computed for the same year. The remaining case, water year 2014, is a double-peaked March event whose 5-day window spans both peaks while no 3-day window can.</w:t>
      </w:r>
      <w:r w:rsidR="00797B5E">
        <w:t xml:space="preserve"> </w:t>
      </w:r>
      <w:r>
        <w:t xml:space="preserve">A shorter-duration flow lower than a longer-duration flow </w:t>
      </w:r>
      <w:r w:rsidR="00513F90">
        <w:t>for a single peak event is</w:t>
      </w:r>
      <w:r>
        <w:t xml:space="preserve"> impossible</w:t>
      </w:r>
      <w:r w:rsidR="00513F90">
        <w:t>, and in general, even given multiple large events in a single year, shorter durations should have higher peaks.</w:t>
      </w:r>
      <w:r>
        <w:t xml:space="preserve"> </w:t>
      </w:r>
      <w:r w:rsidR="00513F90">
        <w:t>Violations of these assumptions</w:t>
      </w:r>
      <w:r>
        <w:t xml:space="preserve"> would distort both the frequency fits and any later volume-duration work, so the record was made monotonic. The 5-day value anchors each water year and each shorter duration is raised to the longer value wherever the longer is higher, cascading upward. Values before adjustment are retained alongside the adopted values.</w:t>
      </w:r>
      <w:r w:rsidR="00797B5E">
        <w:t xml:space="preserve"> </w:t>
      </w:r>
      <w:r>
        <w:t>Ten values across nine water years were raised. Eight are regression-estimated peaks lifted to their 1-day value</w:t>
      </w:r>
      <w:r w:rsidR="00797B5E">
        <w:t xml:space="preserve">. </w:t>
      </w:r>
      <w:r>
        <w:t>The largest changes are in water years 2001, 1985, and 2006, at 64, 19, and 19 percent. Those years are among the smallest in the record, so the adjustment has little influence on the fitted upper tail.</w:t>
      </w:r>
    </w:p>
    <w:p w14:paraId="6B6B6709" w14:textId="77777777" w:rsidR="008D5B66" w:rsidRDefault="00E401A7">
      <w:pPr>
        <w:pStyle w:val="Heading1"/>
        <w:spacing w:before="300" w:after="140"/>
      </w:pPr>
      <w:r>
        <w:rPr>
          <w:b/>
          <w:bCs/>
          <w:sz w:val="26"/>
          <w:szCs w:val="26"/>
        </w:rPr>
        <w:t>13. Flow Frequency Analysis</w:t>
      </w:r>
    </w:p>
    <w:p w14:paraId="125CAFB8" w14:textId="77777777" w:rsidR="008D5B66" w:rsidRDefault="00E401A7">
      <w:pPr>
        <w:spacing w:after="160" w:line="276" w:lineRule="auto"/>
      </w:pPr>
      <w:r>
        <w:t>The assembled record was analyzed in HEC-SSP using the Bulletin 17C expected moments algorithm, one analysis per duration. All four fit a log-Pearson Type III distribution to the unregulated record described above, with the station skew weighted against a published regional value.</w:t>
      </w:r>
    </w:p>
    <w:p w14:paraId="08CDEB9B" w14:textId="77777777" w:rsidR="008D5B66" w:rsidRDefault="00E401A7">
      <w:pPr>
        <w:pStyle w:val="Heading2"/>
        <w:spacing w:before="300" w:after="140"/>
      </w:pPr>
      <w:r>
        <w:rPr>
          <w:b/>
          <w:bCs/>
          <w:sz w:val="23"/>
          <w:szCs w:val="23"/>
        </w:rPr>
        <w:t>13.1 Regional Skew</w:t>
      </w:r>
    </w:p>
    <w:p w14:paraId="5ED450E7" w14:textId="77777777" w:rsidR="008D5B66" w:rsidRDefault="00E401A7">
      <w:pPr>
        <w:spacing w:after="160" w:line="276" w:lineRule="auto"/>
      </w:pPr>
      <w:r>
        <w:t>The regional skew for the instantaneous peak is taken from Mastin, Konrad, Veilleux, and Tecca (2016), which developed a constant regional skew of -0.07 for a Pacific Northwest region that includes the Cowlitz basin.</w:t>
      </w:r>
    </w:p>
    <w:p w14:paraId="1230A595" w14:textId="77777777" w:rsidR="008D5B66" w:rsidRDefault="00E401A7">
      <w:pPr>
        <w:spacing w:after="160" w:line="276" w:lineRule="auto"/>
      </w:pPr>
      <w:r>
        <w:t>Regional skews for the durations are taken from Lind, Lamontagne, and Stonewall (2020), which developed Bayesian regional skew models for selected flood durations in the Columbia River basin and found basin mean annual precipitation to be the strongest predictor. Using a basin-average mean annual precipitation of 77.5 inches above Castle Rock, that study's models give regional skews of 0.09 for the 1-day and 0.07 for the 3-day duration. The report models 1-, 3-, 7-, 10-, 15-, 30-, and 60-day durations; the 5-day value of 0.00 was interpolated between the 3- and 7-day models that bracket it.</w:t>
      </w:r>
    </w:p>
    <w:p w14:paraId="6F4CFBAD" w14:textId="77777777" w:rsidR="008D5B66" w:rsidRDefault="00E401A7">
      <w:pPr>
        <w:pStyle w:val="Heading2"/>
        <w:spacing w:before="300" w:after="140"/>
      </w:pPr>
      <w:r>
        <w:rPr>
          <w:b/>
          <w:bCs/>
          <w:sz w:val="23"/>
          <w:szCs w:val="23"/>
        </w:rPr>
        <w:t>13.2 Treatment of Water Years 1969 through 1973</w:t>
      </w:r>
    </w:p>
    <w:p w14:paraId="775FFEAD" w14:textId="50CBBC0E" w:rsidR="008D5B66" w:rsidRDefault="00E401A7">
      <w:pPr>
        <w:spacing w:after="160" w:line="276" w:lineRule="auto"/>
      </w:pPr>
      <w:r>
        <w:t>Water years 1969 through 1973 have observed regulated peaks but no basis for an unregulated estimate. They were entered as censored. The peak analysis reports 95 systematic events within a 100-year period, with five events flagged as missing.</w:t>
      </w:r>
    </w:p>
    <w:p w14:paraId="38BA232A" w14:textId="77777777" w:rsidR="008D5B66" w:rsidRDefault="00E401A7">
      <w:pPr>
        <w:pStyle w:val="Heading2"/>
        <w:spacing w:before="300" w:after="140"/>
      </w:pPr>
      <w:r>
        <w:rPr>
          <w:b/>
          <w:bCs/>
          <w:sz w:val="23"/>
          <w:szCs w:val="23"/>
        </w:rPr>
        <w:lastRenderedPageBreak/>
        <w:t>13.3 Low Outliers</w:t>
      </w:r>
    </w:p>
    <w:p w14:paraId="57E3E6E3" w14:textId="77777777" w:rsidR="008D5B66" w:rsidRDefault="00E401A7">
      <w:pPr>
        <w:spacing w:after="160" w:line="276" w:lineRule="auto"/>
      </w:pPr>
      <w:r>
        <w:t>No low-flow outliers were identified by the multiple Grubbs-Beck procedure, and none were imposed. The record contains no zero or near-zero annual maxima. Because the unregulated series is constructed rather than gaged, its small years carry the same provenance as its large ones, so there is no physical basis for treating the lower tail as unrepresentative of the population being fit.</w:t>
      </w:r>
    </w:p>
    <w:p w14:paraId="5D1D6A21" w14:textId="77777777" w:rsidR="008D5B66" w:rsidRDefault="00E401A7">
      <w:pPr>
        <w:pStyle w:val="Heading2"/>
        <w:spacing w:before="300" w:after="140"/>
      </w:pPr>
      <w:r>
        <w:rPr>
          <w:b/>
          <w:bCs/>
          <w:sz w:val="23"/>
          <w:szCs w:val="23"/>
        </w:rPr>
        <w:t>13.4 Adopted Statistics</w:t>
      </w:r>
    </w:p>
    <w:p w14:paraId="4C7D61C2" w14:textId="32FA3A81" w:rsidR="008D5B66" w:rsidRDefault="00E401A7">
      <w:pPr>
        <w:spacing w:after="160" w:line="276" w:lineRule="auto"/>
      </w:pPr>
      <w:r>
        <w:t>Station skews are slightly negative for every duration, from -0.158 for the peak to -0.05</w:t>
      </w:r>
      <w:r w:rsidR="00FD37BB">
        <w:t>4</w:t>
      </w:r>
      <w:r>
        <w:t xml:space="preserve"> for the 5-day. Weighting against the regional values moves the peak to -0.135 and the longer durations toward zero, giving adopted skews of -0.135, -0.052, -0.00</w:t>
      </w:r>
      <w:r w:rsidR="008804B8">
        <w:t>9</w:t>
      </w:r>
      <w:r>
        <w:t>, and -0.0</w:t>
      </w:r>
      <w:r w:rsidR="008804B8">
        <w:t>31</w:t>
      </w:r>
      <w:r>
        <w:t>. Equivalent record lengths range from 100 to 11</w:t>
      </w:r>
      <w:r w:rsidR="008804B8">
        <w:t>2</w:t>
      </w:r>
      <w:r>
        <w:t xml:space="preserve"> years. Table 13-1 gives the fitted parameters and event counts reported by HEC-SSP, and Figure 13-1 shows the four adopted curves. Individual curves with confidence limits and plotted observations appear in Appendix C, and the full set of ordinates in Appendix B.</w:t>
      </w:r>
    </w:p>
    <w:p w14:paraId="011C2D4A" w14:textId="450FA5AC" w:rsidR="008D5B66" w:rsidRDefault="008847AD" w:rsidP="008847AD">
      <w:pPr>
        <w:spacing w:before="160" w:after="40"/>
        <w:jc w:val="center"/>
      </w:pPr>
      <w:r w:rsidRPr="008847AD">
        <w:rPr>
          <w:noProof/>
        </w:rPr>
        <w:drawing>
          <wp:inline distT="0" distB="0" distL="0" distR="0" wp14:anchorId="22F36317" wp14:editId="78A605B0">
            <wp:extent cx="5626359" cy="4376057"/>
            <wp:effectExtent l="0" t="0" r="0" b="5715"/>
            <wp:docPr id="94580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8924" cy="4385830"/>
                    </a:xfrm>
                    <a:prstGeom prst="rect">
                      <a:avLst/>
                    </a:prstGeom>
                    <a:noFill/>
                    <a:ln>
                      <a:noFill/>
                    </a:ln>
                  </pic:spPr>
                </pic:pic>
              </a:graphicData>
            </a:graphic>
          </wp:inline>
        </w:drawing>
      </w:r>
    </w:p>
    <w:p w14:paraId="3102333F" w14:textId="77777777" w:rsidR="008D5B66" w:rsidRDefault="00E401A7">
      <w:pPr>
        <w:spacing w:before="80" w:after="240"/>
        <w:jc w:val="center"/>
      </w:pPr>
      <w:r>
        <w:rPr>
          <w:i/>
          <w:iCs/>
          <w:sz w:val="19"/>
          <w:szCs w:val="19"/>
        </w:rPr>
        <w:t>Figure 13-1. Adopted unregulated frequency curves at Castle Rock, water years 1927 through 2026, all four durations.</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3560"/>
        <w:gridCol w:w="1450"/>
        <w:gridCol w:w="1450"/>
        <w:gridCol w:w="1450"/>
        <w:gridCol w:w="1450"/>
      </w:tblGrid>
      <w:tr w:rsidR="008D5B66" w14:paraId="08D5A839" w14:textId="77777777">
        <w:trPr>
          <w:tblHeader/>
        </w:trPr>
        <w:tc>
          <w:tcPr>
            <w:tcW w:w="3560" w:type="dxa"/>
            <w:shd w:val="clear" w:color="auto" w:fill="D9E2EC"/>
            <w:tcMar>
              <w:top w:w="40" w:type="dxa"/>
              <w:left w:w="80" w:type="dxa"/>
              <w:bottom w:w="40" w:type="dxa"/>
              <w:right w:w="80" w:type="dxa"/>
            </w:tcMar>
          </w:tcPr>
          <w:p w14:paraId="3C74B6AE" w14:textId="77777777" w:rsidR="008D5B66" w:rsidRDefault="00E401A7">
            <w:pPr>
              <w:jc w:val="center"/>
            </w:pPr>
            <w:r>
              <w:rPr>
                <w:b/>
                <w:bCs/>
                <w:sz w:val="19"/>
                <w:szCs w:val="19"/>
              </w:rPr>
              <w:t>Parameter</w:t>
            </w:r>
          </w:p>
        </w:tc>
        <w:tc>
          <w:tcPr>
            <w:tcW w:w="1450" w:type="dxa"/>
            <w:shd w:val="clear" w:color="auto" w:fill="D9E2EC"/>
            <w:tcMar>
              <w:top w:w="40" w:type="dxa"/>
              <w:left w:w="80" w:type="dxa"/>
              <w:bottom w:w="40" w:type="dxa"/>
              <w:right w:w="80" w:type="dxa"/>
            </w:tcMar>
          </w:tcPr>
          <w:p w14:paraId="6490F86E" w14:textId="77777777" w:rsidR="008D5B66" w:rsidRDefault="00E401A7">
            <w:pPr>
              <w:jc w:val="center"/>
            </w:pPr>
            <w:r>
              <w:rPr>
                <w:b/>
                <w:bCs/>
                <w:sz w:val="19"/>
                <w:szCs w:val="19"/>
              </w:rPr>
              <w:t>Peak</w:t>
            </w:r>
          </w:p>
        </w:tc>
        <w:tc>
          <w:tcPr>
            <w:tcW w:w="1450" w:type="dxa"/>
            <w:shd w:val="clear" w:color="auto" w:fill="D9E2EC"/>
            <w:tcMar>
              <w:top w:w="40" w:type="dxa"/>
              <w:left w:w="80" w:type="dxa"/>
              <w:bottom w:w="40" w:type="dxa"/>
              <w:right w:w="80" w:type="dxa"/>
            </w:tcMar>
          </w:tcPr>
          <w:p w14:paraId="28977392" w14:textId="77777777" w:rsidR="008D5B66" w:rsidRDefault="00E401A7">
            <w:pPr>
              <w:jc w:val="center"/>
            </w:pPr>
            <w:r>
              <w:rPr>
                <w:b/>
                <w:bCs/>
                <w:sz w:val="19"/>
                <w:szCs w:val="19"/>
              </w:rPr>
              <w:t>1-Day</w:t>
            </w:r>
          </w:p>
        </w:tc>
        <w:tc>
          <w:tcPr>
            <w:tcW w:w="1450" w:type="dxa"/>
            <w:shd w:val="clear" w:color="auto" w:fill="D9E2EC"/>
            <w:tcMar>
              <w:top w:w="40" w:type="dxa"/>
              <w:left w:w="80" w:type="dxa"/>
              <w:bottom w:w="40" w:type="dxa"/>
              <w:right w:w="80" w:type="dxa"/>
            </w:tcMar>
          </w:tcPr>
          <w:p w14:paraId="5539792F" w14:textId="77777777" w:rsidR="008D5B66" w:rsidRDefault="00E401A7">
            <w:pPr>
              <w:jc w:val="center"/>
            </w:pPr>
            <w:r>
              <w:rPr>
                <w:b/>
                <w:bCs/>
                <w:sz w:val="19"/>
                <w:szCs w:val="19"/>
              </w:rPr>
              <w:t>3-Day</w:t>
            </w:r>
          </w:p>
        </w:tc>
        <w:tc>
          <w:tcPr>
            <w:tcW w:w="1450" w:type="dxa"/>
            <w:shd w:val="clear" w:color="auto" w:fill="D9E2EC"/>
            <w:tcMar>
              <w:top w:w="40" w:type="dxa"/>
              <w:left w:w="80" w:type="dxa"/>
              <w:bottom w:w="40" w:type="dxa"/>
              <w:right w:w="80" w:type="dxa"/>
            </w:tcMar>
          </w:tcPr>
          <w:p w14:paraId="18EAF56A" w14:textId="77777777" w:rsidR="008D5B66" w:rsidRDefault="00E401A7">
            <w:pPr>
              <w:jc w:val="center"/>
            </w:pPr>
            <w:r>
              <w:rPr>
                <w:b/>
                <w:bCs/>
                <w:sz w:val="19"/>
                <w:szCs w:val="19"/>
              </w:rPr>
              <w:t>5-Day</w:t>
            </w:r>
          </w:p>
        </w:tc>
      </w:tr>
      <w:tr w:rsidR="008D5B66" w14:paraId="68EC2A61" w14:textId="77777777">
        <w:tc>
          <w:tcPr>
            <w:tcW w:w="3560" w:type="dxa"/>
            <w:tcMar>
              <w:top w:w="40" w:type="dxa"/>
              <w:left w:w="80" w:type="dxa"/>
              <w:bottom w:w="40" w:type="dxa"/>
              <w:right w:w="80" w:type="dxa"/>
            </w:tcMar>
          </w:tcPr>
          <w:p w14:paraId="07A3357A" w14:textId="77777777" w:rsidR="008D5B66" w:rsidRDefault="00E401A7">
            <w:r>
              <w:rPr>
                <w:sz w:val="19"/>
                <w:szCs w:val="19"/>
              </w:rPr>
              <w:t>Mean of logs</w:t>
            </w:r>
          </w:p>
        </w:tc>
        <w:tc>
          <w:tcPr>
            <w:tcW w:w="1450" w:type="dxa"/>
            <w:tcMar>
              <w:top w:w="40" w:type="dxa"/>
              <w:left w:w="80" w:type="dxa"/>
              <w:bottom w:w="40" w:type="dxa"/>
              <w:right w:w="80" w:type="dxa"/>
            </w:tcMar>
          </w:tcPr>
          <w:p w14:paraId="1B474797" w14:textId="77777777" w:rsidR="008D5B66" w:rsidRDefault="00E401A7">
            <w:pPr>
              <w:jc w:val="right"/>
            </w:pPr>
            <w:r>
              <w:rPr>
                <w:sz w:val="19"/>
                <w:szCs w:val="19"/>
              </w:rPr>
              <w:t>4.778</w:t>
            </w:r>
          </w:p>
        </w:tc>
        <w:tc>
          <w:tcPr>
            <w:tcW w:w="1450" w:type="dxa"/>
            <w:tcMar>
              <w:top w:w="40" w:type="dxa"/>
              <w:left w:w="80" w:type="dxa"/>
              <w:bottom w:w="40" w:type="dxa"/>
              <w:right w:w="80" w:type="dxa"/>
            </w:tcMar>
          </w:tcPr>
          <w:p w14:paraId="18921D29" w14:textId="77777777" w:rsidR="008D5B66" w:rsidRDefault="00E401A7">
            <w:pPr>
              <w:jc w:val="right"/>
            </w:pPr>
            <w:r>
              <w:rPr>
                <w:sz w:val="19"/>
                <w:szCs w:val="19"/>
              </w:rPr>
              <w:t>4.743</w:t>
            </w:r>
          </w:p>
        </w:tc>
        <w:tc>
          <w:tcPr>
            <w:tcW w:w="1450" w:type="dxa"/>
            <w:tcMar>
              <w:top w:w="40" w:type="dxa"/>
              <w:left w:w="80" w:type="dxa"/>
              <w:bottom w:w="40" w:type="dxa"/>
              <w:right w:w="80" w:type="dxa"/>
            </w:tcMar>
          </w:tcPr>
          <w:p w14:paraId="3875754D" w14:textId="77777777" w:rsidR="008D5B66" w:rsidRDefault="00E401A7">
            <w:pPr>
              <w:jc w:val="right"/>
            </w:pPr>
            <w:r>
              <w:rPr>
                <w:sz w:val="19"/>
                <w:szCs w:val="19"/>
              </w:rPr>
              <w:t>4.660</w:t>
            </w:r>
          </w:p>
        </w:tc>
        <w:tc>
          <w:tcPr>
            <w:tcW w:w="1450" w:type="dxa"/>
            <w:tcMar>
              <w:top w:w="40" w:type="dxa"/>
              <w:left w:w="80" w:type="dxa"/>
              <w:bottom w:w="40" w:type="dxa"/>
              <w:right w:w="80" w:type="dxa"/>
            </w:tcMar>
          </w:tcPr>
          <w:p w14:paraId="0D21E8C9" w14:textId="77777777" w:rsidR="008D5B66" w:rsidRDefault="00E401A7">
            <w:pPr>
              <w:jc w:val="right"/>
            </w:pPr>
            <w:r>
              <w:rPr>
                <w:sz w:val="19"/>
                <w:szCs w:val="19"/>
              </w:rPr>
              <w:t>4.593</w:t>
            </w:r>
          </w:p>
        </w:tc>
      </w:tr>
      <w:tr w:rsidR="008D5B66" w14:paraId="2592EF65" w14:textId="77777777">
        <w:tc>
          <w:tcPr>
            <w:tcW w:w="3560" w:type="dxa"/>
            <w:tcMar>
              <w:top w:w="40" w:type="dxa"/>
              <w:left w:w="80" w:type="dxa"/>
              <w:bottom w:w="40" w:type="dxa"/>
              <w:right w:w="80" w:type="dxa"/>
            </w:tcMar>
          </w:tcPr>
          <w:p w14:paraId="4722B064" w14:textId="77777777" w:rsidR="008D5B66" w:rsidRDefault="00E401A7">
            <w:r>
              <w:rPr>
                <w:sz w:val="19"/>
                <w:szCs w:val="19"/>
              </w:rPr>
              <w:t>Standard deviation of logs</w:t>
            </w:r>
          </w:p>
        </w:tc>
        <w:tc>
          <w:tcPr>
            <w:tcW w:w="1450" w:type="dxa"/>
            <w:tcMar>
              <w:top w:w="40" w:type="dxa"/>
              <w:left w:w="80" w:type="dxa"/>
              <w:bottom w:w="40" w:type="dxa"/>
              <w:right w:w="80" w:type="dxa"/>
            </w:tcMar>
          </w:tcPr>
          <w:p w14:paraId="18D5CE69" w14:textId="77777777" w:rsidR="008D5B66" w:rsidRDefault="00E401A7">
            <w:pPr>
              <w:jc w:val="right"/>
            </w:pPr>
            <w:r>
              <w:rPr>
                <w:sz w:val="19"/>
                <w:szCs w:val="19"/>
              </w:rPr>
              <w:t>0.202</w:t>
            </w:r>
          </w:p>
        </w:tc>
        <w:tc>
          <w:tcPr>
            <w:tcW w:w="1450" w:type="dxa"/>
            <w:tcMar>
              <w:top w:w="40" w:type="dxa"/>
              <w:left w:w="80" w:type="dxa"/>
              <w:bottom w:w="40" w:type="dxa"/>
              <w:right w:w="80" w:type="dxa"/>
            </w:tcMar>
          </w:tcPr>
          <w:p w14:paraId="5D5C6311" w14:textId="77777777" w:rsidR="008D5B66" w:rsidRDefault="00E401A7">
            <w:pPr>
              <w:jc w:val="right"/>
            </w:pPr>
            <w:r>
              <w:rPr>
                <w:sz w:val="19"/>
                <w:szCs w:val="19"/>
              </w:rPr>
              <w:t>0.203</w:t>
            </w:r>
          </w:p>
        </w:tc>
        <w:tc>
          <w:tcPr>
            <w:tcW w:w="1450" w:type="dxa"/>
            <w:tcMar>
              <w:top w:w="40" w:type="dxa"/>
              <w:left w:w="80" w:type="dxa"/>
              <w:bottom w:w="40" w:type="dxa"/>
              <w:right w:w="80" w:type="dxa"/>
            </w:tcMar>
          </w:tcPr>
          <w:p w14:paraId="3C51639C" w14:textId="77777777" w:rsidR="008D5B66" w:rsidRDefault="00E401A7">
            <w:pPr>
              <w:jc w:val="right"/>
            </w:pPr>
            <w:r>
              <w:rPr>
                <w:sz w:val="19"/>
                <w:szCs w:val="19"/>
              </w:rPr>
              <w:t>0.192</w:t>
            </w:r>
          </w:p>
        </w:tc>
        <w:tc>
          <w:tcPr>
            <w:tcW w:w="1450" w:type="dxa"/>
            <w:tcMar>
              <w:top w:w="40" w:type="dxa"/>
              <w:left w:w="80" w:type="dxa"/>
              <w:bottom w:w="40" w:type="dxa"/>
              <w:right w:w="80" w:type="dxa"/>
            </w:tcMar>
          </w:tcPr>
          <w:p w14:paraId="196728BF" w14:textId="77777777" w:rsidR="008D5B66" w:rsidRDefault="00E401A7">
            <w:pPr>
              <w:jc w:val="right"/>
            </w:pPr>
            <w:r>
              <w:rPr>
                <w:sz w:val="19"/>
                <w:szCs w:val="19"/>
              </w:rPr>
              <w:t>0.179</w:t>
            </w:r>
          </w:p>
        </w:tc>
      </w:tr>
      <w:tr w:rsidR="008D5B66" w14:paraId="3604A226" w14:textId="77777777">
        <w:tc>
          <w:tcPr>
            <w:tcW w:w="3560" w:type="dxa"/>
            <w:tcMar>
              <w:top w:w="40" w:type="dxa"/>
              <w:left w:w="80" w:type="dxa"/>
              <w:bottom w:w="40" w:type="dxa"/>
              <w:right w:w="80" w:type="dxa"/>
            </w:tcMar>
          </w:tcPr>
          <w:p w14:paraId="10F6BE86" w14:textId="77777777" w:rsidR="008D5B66" w:rsidRDefault="00E401A7">
            <w:r>
              <w:rPr>
                <w:sz w:val="19"/>
                <w:szCs w:val="19"/>
              </w:rPr>
              <w:t>Station skew</w:t>
            </w:r>
          </w:p>
        </w:tc>
        <w:tc>
          <w:tcPr>
            <w:tcW w:w="1450" w:type="dxa"/>
            <w:tcMar>
              <w:top w:w="40" w:type="dxa"/>
              <w:left w:w="80" w:type="dxa"/>
              <w:bottom w:w="40" w:type="dxa"/>
              <w:right w:w="80" w:type="dxa"/>
            </w:tcMar>
          </w:tcPr>
          <w:p w14:paraId="64F7E36F" w14:textId="77777777" w:rsidR="008D5B66" w:rsidRDefault="00E401A7">
            <w:pPr>
              <w:jc w:val="right"/>
            </w:pPr>
            <w:r>
              <w:rPr>
                <w:sz w:val="19"/>
                <w:szCs w:val="19"/>
              </w:rPr>
              <w:t>-0.158</w:t>
            </w:r>
          </w:p>
        </w:tc>
        <w:tc>
          <w:tcPr>
            <w:tcW w:w="1450" w:type="dxa"/>
            <w:tcMar>
              <w:top w:w="40" w:type="dxa"/>
              <w:left w:w="80" w:type="dxa"/>
              <w:bottom w:w="40" w:type="dxa"/>
              <w:right w:w="80" w:type="dxa"/>
            </w:tcMar>
          </w:tcPr>
          <w:p w14:paraId="14DD017A" w14:textId="77777777" w:rsidR="008D5B66" w:rsidRDefault="00E401A7">
            <w:pPr>
              <w:jc w:val="right"/>
            </w:pPr>
            <w:r>
              <w:rPr>
                <w:sz w:val="19"/>
                <w:szCs w:val="19"/>
              </w:rPr>
              <w:t>-0.152</w:t>
            </w:r>
          </w:p>
        </w:tc>
        <w:tc>
          <w:tcPr>
            <w:tcW w:w="1450" w:type="dxa"/>
            <w:tcMar>
              <w:top w:w="40" w:type="dxa"/>
              <w:left w:w="80" w:type="dxa"/>
              <w:bottom w:w="40" w:type="dxa"/>
              <w:right w:w="80" w:type="dxa"/>
            </w:tcMar>
          </w:tcPr>
          <w:p w14:paraId="7D8E6B3A" w14:textId="77777777" w:rsidR="008D5B66" w:rsidRDefault="00E401A7">
            <w:pPr>
              <w:jc w:val="right"/>
            </w:pPr>
            <w:r>
              <w:rPr>
                <w:sz w:val="19"/>
                <w:szCs w:val="19"/>
              </w:rPr>
              <w:t>-0.076</w:t>
            </w:r>
          </w:p>
        </w:tc>
        <w:tc>
          <w:tcPr>
            <w:tcW w:w="1450" w:type="dxa"/>
            <w:tcMar>
              <w:top w:w="40" w:type="dxa"/>
              <w:left w:w="80" w:type="dxa"/>
              <w:bottom w:w="40" w:type="dxa"/>
              <w:right w:w="80" w:type="dxa"/>
            </w:tcMar>
          </w:tcPr>
          <w:p w14:paraId="5BB47BF7" w14:textId="77777777" w:rsidR="008D5B66" w:rsidRDefault="00E401A7">
            <w:pPr>
              <w:jc w:val="right"/>
            </w:pPr>
            <w:r>
              <w:rPr>
                <w:sz w:val="19"/>
                <w:szCs w:val="19"/>
              </w:rPr>
              <w:t>-0.051</w:t>
            </w:r>
          </w:p>
        </w:tc>
      </w:tr>
      <w:tr w:rsidR="008D5B66" w14:paraId="7EF9DF30" w14:textId="77777777">
        <w:tc>
          <w:tcPr>
            <w:tcW w:w="3560" w:type="dxa"/>
            <w:tcMar>
              <w:top w:w="40" w:type="dxa"/>
              <w:left w:w="80" w:type="dxa"/>
              <w:bottom w:w="40" w:type="dxa"/>
              <w:right w:w="80" w:type="dxa"/>
            </w:tcMar>
          </w:tcPr>
          <w:p w14:paraId="6ACD6976" w14:textId="77777777" w:rsidR="008D5B66" w:rsidRDefault="00E401A7">
            <w:r>
              <w:rPr>
                <w:sz w:val="19"/>
                <w:szCs w:val="19"/>
              </w:rPr>
              <w:lastRenderedPageBreak/>
              <w:t>Regional skew</w:t>
            </w:r>
          </w:p>
        </w:tc>
        <w:tc>
          <w:tcPr>
            <w:tcW w:w="1450" w:type="dxa"/>
            <w:tcMar>
              <w:top w:w="40" w:type="dxa"/>
              <w:left w:w="80" w:type="dxa"/>
              <w:bottom w:w="40" w:type="dxa"/>
              <w:right w:w="80" w:type="dxa"/>
            </w:tcMar>
          </w:tcPr>
          <w:p w14:paraId="6553D604" w14:textId="77777777" w:rsidR="008D5B66" w:rsidRDefault="00E401A7">
            <w:pPr>
              <w:jc w:val="right"/>
            </w:pPr>
            <w:r>
              <w:rPr>
                <w:sz w:val="19"/>
                <w:szCs w:val="19"/>
              </w:rPr>
              <w:t>-0.07</w:t>
            </w:r>
          </w:p>
        </w:tc>
        <w:tc>
          <w:tcPr>
            <w:tcW w:w="1450" w:type="dxa"/>
            <w:tcMar>
              <w:top w:w="40" w:type="dxa"/>
              <w:left w:w="80" w:type="dxa"/>
              <w:bottom w:w="40" w:type="dxa"/>
              <w:right w:w="80" w:type="dxa"/>
            </w:tcMar>
          </w:tcPr>
          <w:p w14:paraId="5C4644EC" w14:textId="77777777" w:rsidR="008D5B66" w:rsidRDefault="00E401A7">
            <w:pPr>
              <w:jc w:val="right"/>
            </w:pPr>
            <w:r>
              <w:rPr>
                <w:sz w:val="19"/>
                <w:szCs w:val="19"/>
              </w:rPr>
              <w:t>0.09</w:t>
            </w:r>
          </w:p>
        </w:tc>
        <w:tc>
          <w:tcPr>
            <w:tcW w:w="1450" w:type="dxa"/>
            <w:tcMar>
              <w:top w:w="40" w:type="dxa"/>
              <w:left w:w="80" w:type="dxa"/>
              <w:bottom w:w="40" w:type="dxa"/>
              <w:right w:w="80" w:type="dxa"/>
            </w:tcMar>
          </w:tcPr>
          <w:p w14:paraId="0ECEFA0A" w14:textId="77777777" w:rsidR="008D5B66" w:rsidRDefault="00E401A7">
            <w:pPr>
              <w:jc w:val="right"/>
            </w:pPr>
            <w:r>
              <w:rPr>
                <w:sz w:val="19"/>
                <w:szCs w:val="19"/>
              </w:rPr>
              <w:t>0.07</w:t>
            </w:r>
          </w:p>
        </w:tc>
        <w:tc>
          <w:tcPr>
            <w:tcW w:w="1450" w:type="dxa"/>
            <w:tcMar>
              <w:top w:w="40" w:type="dxa"/>
              <w:left w:w="80" w:type="dxa"/>
              <w:bottom w:w="40" w:type="dxa"/>
              <w:right w:w="80" w:type="dxa"/>
            </w:tcMar>
          </w:tcPr>
          <w:p w14:paraId="355AFF1E" w14:textId="77777777" w:rsidR="008D5B66" w:rsidRDefault="00E401A7">
            <w:pPr>
              <w:jc w:val="right"/>
            </w:pPr>
            <w:r>
              <w:rPr>
                <w:sz w:val="19"/>
                <w:szCs w:val="19"/>
              </w:rPr>
              <w:t>0.00</w:t>
            </w:r>
          </w:p>
        </w:tc>
      </w:tr>
      <w:tr w:rsidR="008D5B66" w14:paraId="6CB60A5F" w14:textId="77777777">
        <w:tc>
          <w:tcPr>
            <w:tcW w:w="3560" w:type="dxa"/>
            <w:tcMar>
              <w:top w:w="40" w:type="dxa"/>
              <w:left w:w="80" w:type="dxa"/>
              <w:bottom w:w="40" w:type="dxa"/>
              <w:right w:w="80" w:type="dxa"/>
            </w:tcMar>
          </w:tcPr>
          <w:p w14:paraId="52F4249B" w14:textId="77777777" w:rsidR="008D5B66" w:rsidRDefault="00E401A7">
            <w:r>
              <w:rPr>
                <w:sz w:val="19"/>
                <w:szCs w:val="19"/>
              </w:rPr>
              <w:t>Weighted skew</w:t>
            </w:r>
          </w:p>
        </w:tc>
        <w:tc>
          <w:tcPr>
            <w:tcW w:w="1450" w:type="dxa"/>
            <w:tcMar>
              <w:top w:w="40" w:type="dxa"/>
              <w:left w:w="80" w:type="dxa"/>
              <w:bottom w:w="40" w:type="dxa"/>
              <w:right w:w="80" w:type="dxa"/>
            </w:tcMar>
          </w:tcPr>
          <w:p w14:paraId="7B2D24FF" w14:textId="77777777" w:rsidR="008D5B66" w:rsidRDefault="00E401A7">
            <w:pPr>
              <w:jc w:val="right"/>
            </w:pPr>
            <w:r>
              <w:rPr>
                <w:sz w:val="19"/>
                <w:szCs w:val="19"/>
              </w:rPr>
              <w:t>-0.135</w:t>
            </w:r>
          </w:p>
        </w:tc>
        <w:tc>
          <w:tcPr>
            <w:tcW w:w="1450" w:type="dxa"/>
            <w:tcMar>
              <w:top w:w="40" w:type="dxa"/>
              <w:left w:w="80" w:type="dxa"/>
              <w:bottom w:w="40" w:type="dxa"/>
              <w:right w:w="80" w:type="dxa"/>
            </w:tcMar>
          </w:tcPr>
          <w:p w14:paraId="0DF150E9" w14:textId="77777777" w:rsidR="008D5B66" w:rsidRDefault="00E401A7">
            <w:pPr>
              <w:jc w:val="right"/>
            </w:pPr>
            <w:r>
              <w:rPr>
                <w:sz w:val="19"/>
                <w:szCs w:val="19"/>
              </w:rPr>
              <w:t>-0.052</w:t>
            </w:r>
          </w:p>
        </w:tc>
        <w:tc>
          <w:tcPr>
            <w:tcW w:w="1450" w:type="dxa"/>
            <w:tcMar>
              <w:top w:w="40" w:type="dxa"/>
              <w:left w:w="80" w:type="dxa"/>
              <w:bottom w:w="40" w:type="dxa"/>
              <w:right w:w="80" w:type="dxa"/>
            </w:tcMar>
          </w:tcPr>
          <w:p w14:paraId="7DB9C14C" w14:textId="77777777" w:rsidR="008D5B66" w:rsidRDefault="00E401A7">
            <w:pPr>
              <w:jc w:val="right"/>
            </w:pPr>
            <w:r>
              <w:rPr>
                <w:sz w:val="19"/>
                <w:szCs w:val="19"/>
              </w:rPr>
              <w:t>-0.007</w:t>
            </w:r>
          </w:p>
        </w:tc>
        <w:tc>
          <w:tcPr>
            <w:tcW w:w="1450" w:type="dxa"/>
            <w:tcMar>
              <w:top w:w="40" w:type="dxa"/>
              <w:left w:w="80" w:type="dxa"/>
              <w:bottom w:w="40" w:type="dxa"/>
              <w:right w:w="80" w:type="dxa"/>
            </w:tcMar>
          </w:tcPr>
          <w:p w14:paraId="5A398BD3" w14:textId="77777777" w:rsidR="008D5B66" w:rsidRDefault="00E401A7">
            <w:pPr>
              <w:jc w:val="right"/>
            </w:pPr>
            <w:r>
              <w:rPr>
                <w:sz w:val="19"/>
                <w:szCs w:val="19"/>
              </w:rPr>
              <w:t>-0.029</w:t>
            </w:r>
          </w:p>
        </w:tc>
      </w:tr>
      <w:tr w:rsidR="008D5B66" w14:paraId="54D36936" w14:textId="77777777">
        <w:tc>
          <w:tcPr>
            <w:tcW w:w="3560" w:type="dxa"/>
            <w:tcMar>
              <w:top w:w="40" w:type="dxa"/>
              <w:left w:w="80" w:type="dxa"/>
              <w:bottom w:w="40" w:type="dxa"/>
              <w:right w:w="80" w:type="dxa"/>
            </w:tcMar>
          </w:tcPr>
          <w:p w14:paraId="1EB8CDDC" w14:textId="77777777" w:rsidR="008D5B66" w:rsidRDefault="00E401A7">
            <w:r>
              <w:rPr>
                <w:sz w:val="19"/>
                <w:szCs w:val="19"/>
              </w:rPr>
              <w:t>Adopted skew</w:t>
            </w:r>
          </w:p>
        </w:tc>
        <w:tc>
          <w:tcPr>
            <w:tcW w:w="1450" w:type="dxa"/>
            <w:tcMar>
              <w:top w:w="40" w:type="dxa"/>
              <w:left w:w="80" w:type="dxa"/>
              <w:bottom w:w="40" w:type="dxa"/>
              <w:right w:w="80" w:type="dxa"/>
            </w:tcMar>
          </w:tcPr>
          <w:p w14:paraId="32BE2167" w14:textId="77777777" w:rsidR="008D5B66" w:rsidRDefault="00E401A7">
            <w:pPr>
              <w:jc w:val="right"/>
            </w:pPr>
            <w:r>
              <w:rPr>
                <w:sz w:val="19"/>
                <w:szCs w:val="19"/>
              </w:rPr>
              <w:t>-0.135</w:t>
            </w:r>
          </w:p>
        </w:tc>
        <w:tc>
          <w:tcPr>
            <w:tcW w:w="1450" w:type="dxa"/>
            <w:tcMar>
              <w:top w:w="40" w:type="dxa"/>
              <w:left w:w="80" w:type="dxa"/>
              <w:bottom w:w="40" w:type="dxa"/>
              <w:right w:w="80" w:type="dxa"/>
            </w:tcMar>
          </w:tcPr>
          <w:p w14:paraId="431433E6" w14:textId="77777777" w:rsidR="008D5B66" w:rsidRDefault="00E401A7">
            <w:pPr>
              <w:jc w:val="right"/>
            </w:pPr>
            <w:r>
              <w:rPr>
                <w:sz w:val="19"/>
                <w:szCs w:val="19"/>
              </w:rPr>
              <w:t>-0.052</w:t>
            </w:r>
          </w:p>
        </w:tc>
        <w:tc>
          <w:tcPr>
            <w:tcW w:w="1450" w:type="dxa"/>
            <w:tcMar>
              <w:top w:w="40" w:type="dxa"/>
              <w:left w:w="80" w:type="dxa"/>
              <w:bottom w:w="40" w:type="dxa"/>
              <w:right w:w="80" w:type="dxa"/>
            </w:tcMar>
          </w:tcPr>
          <w:p w14:paraId="7917E355" w14:textId="2CB4A43A" w:rsidR="008D5B66" w:rsidRDefault="00E401A7">
            <w:pPr>
              <w:jc w:val="right"/>
            </w:pPr>
            <w:r>
              <w:rPr>
                <w:sz w:val="19"/>
                <w:szCs w:val="19"/>
              </w:rPr>
              <w:t>-0.00</w:t>
            </w:r>
            <w:r w:rsidR="008804B8">
              <w:rPr>
                <w:sz w:val="19"/>
                <w:szCs w:val="19"/>
              </w:rPr>
              <w:t>9</w:t>
            </w:r>
          </w:p>
        </w:tc>
        <w:tc>
          <w:tcPr>
            <w:tcW w:w="1450" w:type="dxa"/>
            <w:tcMar>
              <w:top w:w="40" w:type="dxa"/>
              <w:left w:w="80" w:type="dxa"/>
              <w:bottom w:w="40" w:type="dxa"/>
              <w:right w:w="80" w:type="dxa"/>
            </w:tcMar>
          </w:tcPr>
          <w:p w14:paraId="2479197C" w14:textId="76B709E9" w:rsidR="008D5B66" w:rsidRDefault="00E401A7">
            <w:pPr>
              <w:jc w:val="right"/>
            </w:pPr>
            <w:r>
              <w:rPr>
                <w:sz w:val="19"/>
                <w:szCs w:val="19"/>
              </w:rPr>
              <w:t>-0.0</w:t>
            </w:r>
            <w:r w:rsidR="008804B8">
              <w:rPr>
                <w:sz w:val="19"/>
                <w:szCs w:val="19"/>
              </w:rPr>
              <w:t>31</w:t>
            </w:r>
          </w:p>
        </w:tc>
      </w:tr>
      <w:tr w:rsidR="008D5B66" w14:paraId="0FBA0260" w14:textId="77777777">
        <w:tc>
          <w:tcPr>
            <w:tcW w:w="3560" w:type="dxa"/>
            <w:tcMar>
              <w:top w:w="40" w:type="dxa"/>
              <w:left w:w="80" w:type="dxa"/>
              <w:bottom w:w="40" w:type="dxa"/>
              <w:right w:w="80" w:type="dxa"/>
            </w:tcMar>
          </w:tcPr>
          <w:p w14:paraId="4D781B2D" w14:textId="77777777" w:rsidR="008D5B66" w:rsidRDefault="00E401A7">
            <w:r>
              <w:rPr>
                <w:sz w:val="19"/>
                <w:szCs w:val="19"/>
              </w:rPr>
              <w:t>Mean square error, at-site skew</w:t>
            </w:r>
          </w:p>
        </w:tc>
        <w:tc>
          <w:tcPr>
            <w:tcW w:w="1450" w:type="dxa"/>
            <w:tcMar>
              <w:top w:w="40" w:type="dxa"/>
              <w:left w:w="80" w:type="dxa"/>
              <w:bottom w:w="40" w:type="dxa"/>
              <w:right w:w="80" w:type="dxa"/>
            </w:tcMar>
          </w:tcPr>
          <w:p w14:paraId="13B77008" w14:textId="77777777" w:rsidR="008D5B66" w:rsidRDefault="00E401A7">
            <w:pPr>
              <w:jc w:val="right"/>
            </w:pPr>
            <w:r>
              <w:rPr>
                <w:sz w:val="19"/>
                <w:szCs w:val="19"/>
              </w:rPr>
              <w:t>0.064</w:t>
            </w:r>
          </w:p>
        </w:tc>
        <w:tc>
          <w:tcPr>
            <w:tcW w:w="1450" w:type="dxa"/>
            <w:tcMar>
              <w:top w:w="40" w:type="dxa"/>
              <w:left w:w="80" w:type="dxa"/>
              <w:bottom w:w="40" w:type="dxa"/>
              <w:right w:w="80" w:type="dxa"/>
            </w:tcMar>
          </w:tcPr>
          <w:p w14:paraId="7F519ED8" w14:textId="77777777" w:rsidR="008D5B66" w:rsidRDefault="00E401A7">
            <w:pPr>
              <w:jc w:val="right"/>
            </w:pPr>
            <w:r>
              <w:rPr>
                <w:sz w:val="19"/>
                <w:szCs w:val="19"/>
              </w:rPr>
              <w:t>0.064</w:t>
            </w:r>
          </w:p>
        </w:tc>
        <w:tc>
          <w:tcPr>
            <w:tcW w:w="1450" w:type="dxa"/>
            <w:tcMar>
              <w:top w:w="40" w:type="dxa"/>
              <w:left w:w="80" w:type="dxa"/>
              <w:bottom w:w="40" w:type="dxa"/>
              <w:right w:w="80" w:type="dxa"/>
            </w:tcMar>
          </w:tcPr>
          <w:p w14:paraId="7947D0A8" w14:textId="23C9AAE4" w:rsidR="008D5B66" w:rsidRDefault="00E401A7">
            <w:pPr>
              <w:jc w:val="right"/>
            </w:pPr>
            <w:r>
              <w:rPr>
                <w:sz w:val="19"/>
                <w:szCs w:val="19"/>
              </w:rPr>
              <w:t>0.06</w:t>
            </w:r>
            <w:r w:rsidR="008804B8">
              <w:rPr>
                <w:sz w:val="19"/>
                <w:szCs w:val="19"/>
              </w:rPr>
              <w:t>0</w:t>
            </w:r>
          </w:p>
        </w:tc>
        <w:tc>
          <w:tcPr>
            <w:tcW w:w="1450" w:type="dxa"/>
            <w:tcMar>
              <w:top w:w="40" w:type="dxa"/>
              <w:left w:w="80" w:type="dxa"/>
              <w:bottom w:w="40" w:type="dxa"/>
              <w:right w:w="80" w:type="dxa"/>
            </w:tcMar>
          </w:tcPr>
          <w:p w14:paraId="531CB78A" w14:textId="4C7620AE" w:rsidR="008D5B66" w:rsidRDefault="00E401A7">
            <w:pPr>
              <w:jc w:val="right"/>
            </w:pPr>
            <w:r>
              <w:rPr>
                <w:sz w:val="19"/>
                <w:szCs w:val="19"/>
              </w:rPr>
              <w:t>0.0</w:t>
            </w:r>
            <w:r w:rsidR="008804B8">
              <w:rPr>
                <w:sz w:val="19"/>
                <w:szCs w:val="19"/>
              </w:rPr>
              <w:t>59</w:t>
            </w:r>
          </w:p>
        </w:tc>
      </w:tr>
      <w:tr w:rsidR="008D5B66" w14:paraId="796AF187" w14:textId="77777777">
        <w:tc>
          <w:tcPr>
            <w:tcW w:w="3560" w:type="dxa"/>
            <w:tcMar>
              <w:top w:w="40" w:type="dxa"/>
              <w:left w:w="80" w:type="dxa"/>
              <w:bottom w:w="40" w:type="dxa"/>
              <w:right w:w="80" w:type="dxa"/>
            </w:tcMar>
          </w:tcPr>
          <w:p w14:paraId="6DF9DD29" w14:textId="77777777" w:rsidR="008D5B66" w:rsidRDefault="00E401A7">
            <w:r>
              <w:rPr>
                <w:sz w:val="19"/>
                <w:szCs w:val="19"/>
              </w:rPr>
              <w:t>Grubbs-Beck critical value</w:t>
            </w:r>
          </w:p>
        </w:tc>
        <w:tc>
          <w:tcPr>
            <w:tcW w:w="1450" w:type="dxa"/>
            <w:tcMar>
              <w:top w:w="40" w:type="dxa"/>
              <w:left w:w="80" w:type="dxa"/>
              <w:bottom w:w="40" w:type="dxa"/>
              <w:right w:w="80" w:type="dxa"/>
            </w:tcMar>
          </w:tcPr>
          <w:p w14:paraId="25A66841" w14:textId="77777777" w:rsidR="008D5B66" w:rsidRDefault="00E401A7">
            <w:pPr>
              <w:jc w:val="right"/>
            </w:pPr>
            <w:r>
              <w:rPr>
                <w:sz w:val="19"/>
                <w:szCs w:val="19"/>
              </w:rPr>
              <w:t>0</w:t>
            </w:r>
          </w:p>
        </w:tc>
        <w:tc>
          <w:tcPr>
            <w:tcW w:w="1450" w:type="dxa"/>
            <w:tcMar>
              <w:top w:w="40" w:type="dxa"/>
              <w:left w:w="80" w:type="dxa"/>
              <w:bottom w:w="40" w:type="dxa"/>
              <w:right w:w="80" w:type="dxa"/>
            </w:tcMar>
          </w:tcPr>
          <w:p w14:paraId="7BFA50EA" w14:textId="77777777" w:rsidR="008D5B66" w:rsidRDefault="00E401A7">
            <w:pPr>
              <w:jc w:val="right"/>
            </w:pPr>
            <w:r>
              <w:rPr>
                <w:sz w:val="19"/>
                <w:szCs w:val="19"/>
              </w:rPr>
              <w:t>0</w:t>
            </w:r>
          </w:p>
        </w:tc>
        <w:tc>
          <w:tcPr>
            <w:tcW w:w="1450" w:type="dxa"/>
            <w:tcMar>
              <w:top w:w="40" w:type="dxa"/>
              <w:left w:w="80" w:type="dxa"/>
              <w:bottom w:w="40" w:type="dxa"/>
              <w:right w:w="80" w:type="dxa"/>
            </w:tcMar>
          </w:tcPr>
          <w:p w14:paraId="4CFF0FE7" w14:textId="77777777" w:rsidR="008D5B66" w:rsidRDefault="00E401A7">
            <w:pPr>
              <w:jc w:val="right"/>
            </w:pPr>
            <w:r>
              <w:rPr>
                <w:sz w:val="19"/>
                <w:szCs w:val="19"/>
              </w:rPr>
              <w:t>0</w:t>
            </w:r>
          </w:p>
        </w:tc>
        <w:tc>
          <w:tcPr>
            <w:tcW w:w="1450" w:type="dxa"/>
            <w:tcMar>
              <w:top w:w="40" w:type="dxa"/>
              <w:left w:w="80" w:type="dxa"/>
              <w:bottom w:w="40" w:type="dxa"/>
              <w:right w:w="80" w:type="dxa"/>
            </w:tcMar>
          </w:tcPr>
          <w:p w14:paraId="7011E429" w14:textId="77777777" w:rsidR="008D5B66" w:rsidRDefault="00E401A7">
            <w:pPr>
              <w:jc w:val="right"/>
            </w:pPr>
            <w:r>
              <w:rPr>
                <w:sz w:val="19"/>
                <w:szCs w:val="19"/>
              </w:rPr>
              <w:t>0</w:t>
            </w:r>
          </w:p>
        </w:tc>
      </w:tr>
      <w:tr w:rsidR="008D5B66" w14:paraId="2C710D0D" w14:textId="77777777">
        <w:tc>
          <w:tcPr>
            <w:tcW w:w="3560" w:type="dxa"/>
            <w:tcMar>
              <w:top w:w="40" w:type="dxa"/>
              <w:left w:w="80" w:type="dxa"/>
              <w:bottom w:w="40" w:type="dxa"/>
              <w:right w:w="80" w:type="dxa"/>
            </w:tcMar>
          </w:tcPr>
          <w:p w14:paraId="16C0B2F8" w14:textId="77777777" w:rsidR="008D5B66" w:rsidRDefault="00E401A7">
            <w:r>
              <w:rPr>
                <w:sz w:val="19"/>
                <w:szCs w:val="19"/>
              </w:rPr>
              <w:t>Equivalent record length (years)</w:t>
            </w:r>
          </w:p>
        </w:tc>
        <w:tc>
          <w:tcPr>
            <w:tcW w:w="1450" w:type="dxa"/>
            <w:tcMar>
              <w:top w:w="40" w:type="dxa"/>
              <w:left w:w="80" w:type="dxa"/>
              <w:bottom w:w="40" w:type="dxa"/>
              <w:right w:w="80" w:type="dxa"/>
            </w:tcMar>
          </w:tcPr>
          <w:p w14:paraId="799E8F5C" w14:textId="60F8F847" w:rsidR="008D5B66" w:rsidRDefault="00E401A7">
            <w:pPr>
              <w:jc w:val="right"/>
            </w:pPr>
            <w:r>
              <w:rPr>
                <w:sz w:val="19"/>
                <w:szCs w:val="19"/>
              </w:rPr>
              <w:t>10</w:t>
            </w:r>
            <w:r w:rsidR="008804B8">
              <w:rPr>
                <w:sz w:val="19"/>
                <w:szCs w:val="19"/>
              </w:rPr>
              <w:t>3</w:t>
            </w:r>
            <w:r>
              <w:rPr>
                <w:sz w:val="19"/>
                <w:szCs w:val="19"/>
              </w:rPr>
              <w:t>.7</w:t>
            </w:r>
          </w:p>
        </w:tc>
        <w:tc>
          <w:tcPr>
            <w:tcW w:w="1450" w:type="dxa"/>
            <w:tcMar>
              <w:top w:w="40" w:type="dxa"/>
              <w:left w:w="80" w:type="dxa"/>
              <w:bottom w:w="40" w:type="dxa"/>
              <w:right w:w="80" w:type="dxa"/>
            </w:tcMar>
          </w:tcPr>
          <w:p w14:paraId="52EEB043" w14:textId="77777777" w:rsidR="008D5B66" w:rsidRDefault="00E401A7">
            <w:pPr>
              <w:jc w:val="right"/>
            </w:pPr>
            <w:r>
              <w:rPr>
                <w:sz w:val="19"/>
                <w:szCs w:val="19"/>
              </w:rPr>
              <w:t>100.4</w:t>
            </w:r>
          </w:p>
        </w:tc>
        <w:tc>
          <w:tcPr>
            <w:tcW w:w="1450" w:type="dxa"/>
            <w:tcMar>
              <w:top w:w="40" w:type="dxa"/>
              <w:left w:w="80" w:type="dxa"/>
              <w:bottom w:w="40" w:type="dxa"/>
              <w:right w:w="80" w:type="dxa"/>
            </w:tcMar>
          </w:tcPr>
          <w:p w14:paraId="29ECCD4A" w14:textId="41CB6864" w:rsidR="008D5B66" w:rsidRDefault="00E401A7">
            <w:pPr>
              <w:jc w:val="right"/>
            </w:pPr>
            <w:r>
              <w:rPr>
                <w:sz w:val="19"/>
                <w:szCs w:val="19"/>
              </w:rPr>
              <w:t>10</w:t>
            </w:r>
            <w:r w:rsidR="008804B8">
              <w:rPr>
                <w:sz w:val="19"/>
                <w:szCs w:val="19"/>
              </w:rPr>
              <w:t>6</w:t>
            </w:r>
            <w:r>
              <w:rPr>
                <w:sz w:val="19"/>
                <w:szCs w:val="19"/>
              </w:rPr>
              <w:t>.</w:t>
            </w:r>
            <w:r w:rsidR="008804B8">
              <w:rPr>
                <w:sz w:val="19"/>
                <w:szCs w:val="19"/>
              </w:rPr>
              <w:t>3</w:t>
            </w:r>
          </w:p>
        </w:tc>
        <w:tc>
          <w:tcPr>
            <w:tcW w:w="1450" w:type="dxa"/>
            <w:tcMar>
              <w:top w:w="40" w:type="dxa"/>
              <w:left w:w="80" w:type="dxa"/>
              <w:bottom w:w="40" w:type="dxa"/>
              <w:right w:w="80" w:type="dxa"/>
            </w:tcMar>
          </w:tcPr>
          <w:p w14:paraId="7C8C4647" w14:textId="76D11205" w:rsidR="008D5B66" w:rsidRDefault="00E401A7">
            <w:pPr>
              <w:jc w:val="right"/>
            </w:pPr>
            <w:r>
              <w:rPr>
                <w:sz w:val="19"/>
                <w:szCs w:val="19"/>
              </w:rPr>
              <w:t>11</w:t>
            </w:r>
            <w:r w:rsidR="008804B8">
              <w:rPr>
                <w:sz w:val="19"/>
                <w:szCs w:val="19"/>
              </w:rPr>
              <w:t>2.0</w:t>
            </w:r>
          </w:p>
        </w:tc>
      </w:tr>
      <w:tr w:rsidR="008D5B66" w14:paraId="7C04B2DB" w14:textId="77777777">
        <w:tc>
          <w:tcPr>
            <w:tcW w:w="3560" w:type="dxa"/>
            <w:tcMar>
              <w:top w:w="40" w:type="dxa"/>
              <w:left w:w="80" w:type="dxa"/>
              <w:bottom w:w="40" w:type="dxa"/>
              <w:right w:w="80" w:type="dxa"/>
            </w:tcMar>
          </w:tcPr>
          <w:p w14:paraId="080E7DEC" w14:textId="77777777" w:rsidR="008D5B66" w:rsidRDefault="00E401A7">
            <w:r>
              <w:rPr>
                <w:sz w:val="19"/>
                <w:szCs w:val="19"/>
              </w:rPr>
              <w:t>Systematic events</w:t>
            </w:r>
          </w:p>
        </w:tc>
        <w:tc>
          <w:tcPr>
            <w:tcW w:w="1450" w:type="dxa"/>
            <w:tcMar>
              <w:top w:w="40" w:type="dxa"/>
              <w:left w:w="80" w:type="dxa"/>
              <w:bottom w:w="40" w:type="dxa"/>
              <w:right w:w="80" w:type="dxa"/>
            </w:tcMar>
          </w:tcPr>
          <w:p w14:paraId="2F01842D" w14:textId="77777777" w:rsidR="008D5B66" w:rsidRDefault="00E401A7">
            <w:pPr>
              <w:jc w:val="right"/>
            </w:pPr>
            <w:r>
              <w:rPr>
                <w:sz w:val="19"/>
                <w:szCs w:val="19"/>
              </w:rPr>
              <w:t>95</w:t>
            </w:r>
          </w:p>
        </w:tc>
        <w:tc>
          <w:tcPr>
            <w:tcW w:w="1450" w:type="dxa"/>
            <w:tcMar>
              <w:top w:w="40" w:type="dxa"/>
              <w:left w:w="80" w:type="dxa"/>
              <w:bottom w:w="40" w:type="dxa"/>
              <w:right w:w="80" w:type="dxa"/>
            </w:tcMar>
          </w:tcPr>
          <w:p w14:paraId="68388A16" w14:textId="77777777" w:rsidR="008D5B66" w:rsidRDefault="00E401A7">
            <w:pPr>
              <w:jc w:val="right"/>
            </w:pPr>
            <w:r>
              <w:rPr>
                <w:sz w:val="19"/>
                <w:szCs w:val="19"/>
              </w:rPr>
              <w:t>94</w:t>
            </w:r>
          </w:p>
        </w:tc>
        <w:tc>
          <w:tcPr>
            <w:tcW w:w="1450" w:type="dxa"/>
            <w:tcMar>
              <w:top w:w="40" w:type="dxa"/>
              <w:left w:w="80" w:type="dxa"/>
              <w:bottom w:w="40" w:type="dxa"/>
              <w:right w:w="80" w:type="dxa"/>
            </w:tcMar>
          </w:tcPr>
          <w:p w14:paraId="5C1662BB" w14:textId="3DA39118" w:rsidR="008D5B66" w:rsidRDefault="00E401A7">
            <w:pPr>
              <w:jc w:val="right"/>
            </w:pPr>
            <w:r>
              <w:rPr>
                <w:sz w:val="19"/>
                <w:szCs w:val="19"/>
              </w:rPr>
              <w:t>9</w:t>
            </w:r>
            <w:r w:rsidR="008804B8">
              <w:rPr>
                <w:sz w:val="19"/>
                <w:szCs w:val="19"/>
              </w:rPr>
              <w:t>4</w:t>
            </w:r>
          </w:p>
        </w:tc>
        <w:tc>
          <w:tcPr>
            <w:tcW w:w="1450" w:type="dxa"/>
            <w:tcMar>
              <w:top w:w="40" w:type="dxa"/>
              <w:left w:w="80" w:type="dxa"/>
              <w:bottom w:w="40" w:type="dxa"/>
              <w:right w:w="80" w:type="dxa"/>
            </w:tcMar>
          </w:tcPr>
          <w:p w14:paraId="61D6799F" w14:textId="07FB41D0" w:rsidR="008D5B66" w:rsidRDefault="00E401A7">
            <w:pPr>
              <w:jc w:val="right"/>
            </w:pPr>
            <w:r>
              <w:rPr>
                <w:sz w:val="19"/>
                <w:szCs w:val="19"/>
              </w:rPr>
              <w:t>9</w:t>
            </w:r>
            <w:r w:rsidR="008804B8">
              <w:rPr>
                <w:sz w:val="19"/>
                <w:szCs w:val="19"/>
              </w:rPr>
              <w:t>4</w:t>
            </w:r>
          </w:p>
        </w:tc>
      </w:tr>
      <w:tr w:rsidR="008D5B66" w14:paraId="762A95F3" w14:textId="77777777">
        <w:tc>
          <w:tcPr>
            <w:tcW w:w="3560" w:type="dxa"/>
            <w:tcMar>
              <w:top w:w="40" w:type="dxa"/>
              <w:left w:w="80" w:type="dxa"/>
              <w:bottom w:w="40" w:type="dxa"/>
              <w:right w:w="80" w:type="dxa"/>
            </w:tcMar>
          </w:tcPr>
          <w:p w14:paraId="5B4E838D" w14:textId="77777777" w:rsidR="008D5B66" w:rsidRDefault="00E401A7">
            <w:r>
              <w:rPr>
                <w:sz w:val="19"/>
                <w:szCs w:val="19"/>
              </w:rPr>
              <w:t>Historical events</w:t>
            </w:r>
          </w:p>
        </w:tc>
        <w:tc>
          <w:tcPr>
            <w:tcW w:w="1450" w:type="dxa"/>
            <w:tcMar>
              <w:top w:w="40" w:type="dxa"/>
              <w:left w:w="80" w:type="dxa"/>
              <w:bottom w:w="40" w:type="dxa"/>
              <w:right w:w="80" w:type="dxa"/>
            </w:tcMar>
          </w:tcPr>
          <w:p w14:paraId="6E19AC22" w14:textId="77777777" w:rsidR="008D5B66" w:rsidRDefault="00E401A7">
            <w:pPr>
              <w:jc w:val="right"/>
            </w:pPr>
            <w:r>
              <w:rPr>
                <w:sz w:val="19"/>
                <w:szCs w:val="19"/>
              </w:rPr>
              <w:t>0</w:t>
            </w:r>
          </w:p>
        </w:tc>
        <w:tc>
          <w:tcPr>
            <w:tcW w:w="1450" w:type="dxa"/>
            <w:tcMar>
              <w:top w:w="40" w:type="dxa"/>
              <w:left w:w="80" w:type="dxa"/>
              <w:bottom w:w="40" w:type="dxa"/>
              <w:right w:w="80" w:type="dxa"/>
            </w:tcMar>
          </w:tcPr>
          <w:p w14:paraId="69ED947A" w14:textId="77777777" w:rsidR="008D5B66" w:rsidRDefault="00E401A7">
            <w:pPr>
              <w:jc w:val="right"/>
            </w:pPr>
            <w:r>
              <w:rPr>
                <w:sz w:val="19"/>
                <w:szCs w:val="19"/>
              </w:rPr>
              <w:t>0</w:t>
            </w:r>
          </w:p>
        </w:tc>
        <w:tc>
          <w:tcPr>
            <w:tcW w:w="1450" w:type="dxa"/>
            <w:tcMar>
              <w:top w:w="40" w:type="dxa"/>
              <w:left w:w="80" w:type="dxa"/>
              <w:bottom w:w="40" w:type="dxa"/>
              <w:right w:w="80" w:type="dxa"/>
            </w:tcMar>
          </w:tcPr>
          <w:p w14:paraId="5A65FD89" w14:textId="77777777" w:rsidR="008D5B66" w:rsidRDefault="00E401A7">
            <w:pPr>
              <w:jc w:val="right"/>
            </w:pPr>
            <w:r>
              <w:rPr>
                <w:sz w:val="19"/>
                <w:szCs w:val="19"/>
              </w:rPr>
              <w:t>0</w:t>
            </w:r>
          </w:p>
        </w:tc>
        <w:tc>
          <w:tcPr>
            <w:tcW w:w="1450" w:type="dxa"/>
            <w:tcMar>
              <w:top w:w="40" w:type="dxa"/>
              <w:left w:w="80" w:type="dxa"/>
              <w:bottom w:w="40" w:type="dxa"/>
              <w:right w:w="80" w:type="dxa"/>
            </w:tcMar>
          </w:tcPr>
          <w:p w14:paraId="15BC5C38" w14:textId="77777777" w:rsidR="008D5B66" w:rsidRDefault="00E401A7">
            <w:pPr>
              <w:jc w:val="right"/>
            </w:pPr>
            <w:r>
              <w:rPr>
                <w:sz w:val="19"/>
                <w:szCs w:val="19"/>
              </w:rPr>
              <w:t>0</w:t>
            </w:r>
          </w:p>
        </w:tc>
      </w:tr>
      <w:tr w:rsidR="008D5B66" w14:paraId="6ECF0D00" w14:textId="77777777">
        <w:tc>
          <w:tcPr>
            <w:tcW w:w="3560" w:type="dxa"/>
            <w:tcMar>
              <w:top w:w="40" w:type="dxa"/>
              <w:left w:w="80" w:type="dxa"/>
              <w:bottom w:w="40" w:type="dxa"/>
              <w:right w:w="80" w:type="dxa"/>
            </w:tcMar>
          </w:tcPr>
          <w:p w14:paraId="5AC781AA" w14:textId="77777777" w:rsidR="008D5B66" w:rsidRDefault="00E401A7">
            <w:r>
              <w:rPr>
                <w:sz w:val="19"/>
                <w:szCs w:val="19"/>
              </w:rPr>
              <w:t>High outliers</w:t>
            </w:r>
          </w:p>
        </w:tc>
        <w:tc>
          <w:tcPr>
            <w:tcW w:w="1450" w:type="dxa"/>
            <w:tcMar>
              <w:top w:w="40" w:type="dxa"/>
              <w:left w:w="80" w:type="dxa"/>
              <w:bottom w:w="40" w:type="dxa"/>
              <w:right w:w="80" w:type="dxa"/>
            </w:tcMar>
          </w:tcPr>
          <w:p w14:paraId="32C6304C" w14:textId="77777777" w:rsidR="008D5B66" w:rsidRDefault="00E401A7">
            <w:pPr>
              <w:jc w:val="right"/>
            </w:pPr>
            <w:r>
              <w:rPr>
                <w:sz w:val="19"/>
                <w:szCs w:val="19"/>
              </w:rPr>
              <w:t>0</w:t>
            </w:r>
          </w:p>
        </w:tc>
        <w:tc>
          <w:tcPr>
            <w:tcW w:w="1450" w:type="dxa"/>
            <w:tcMar>
              <w:top w:w="40" w:type="dxa"/>
              <w:left w:w="80" w:type="dxa"/>
              <w:bottom w:w="40" w:type="dxa"/>
              <w:right w:w="80" w:type="dxa"/>
            </w:tcMar>
          </w:tcPr>
          <w:p w14:paraId="7837AFC5" w14:textId="77777777" w:rsidR="008D5B66" w:rsidRDefault="00E401A7">
            <w:pPr>
              <w:jc w:val="right"/>
            </w:pPr>
            <w:r>
              <w:rPr>
                <w:sz w:val="19"/>
                <w:szCs w:val="19"/>
              </w:rPr>
              <w:t>0</w:t>
            </w:r>
          </w:p>
        </w:tc>
        <w:tc>
          <w:tcPr>
            <w:tcW w:w="1450" w:type="dxa"/>
            <w:tcMar>
              <w:top w:w="40" w:type="dxa"/>
              <w:left w:w="80" w:type="dxa"/>
              <w:bottom w:w="40" w:type="dxa"/>
              <w:right w:w="80" w:type="dxa"/>
            </w:tcMar>
          </w:tcPr>
          <w:p w14:paraId="0B5F0272" w14:textId="77777777" w:rsidR="008D5B66" w:rsidRDefault="00E401A7">
            <w:pPr>
              <w:jc w:val="right"/>
            </w:pPr>
            <w:r>
              <w:rPr>
                <w:sz w:val="19"/>
                <w:szCs w:val="19"/>
              </w:rPr>
              <w:t>0</w:t>
            </w:r>
          </w:p>
        </w:tc>
        <w:tc>
          <w:tcPr>
            <w:tcW w:w="1450" w:type="dxa"/>
            <w:tcMar>
              <w:top w:w="40" w:type="dxa"/>
              <w:left w:w="80" w:type="dxa"/>
              <w:bottom w:w="40" w:type="dxa"/>
              <w:right w:w="80" w:type="dxa"/>
            </w:tcMar>
          </w:tcPr>
          <w:p w14:paraId="56ED75DA" w14:textId="77777777" w:rsidR="008D5B66" w:rsidRDefault="00E401A7">
            <w:pPr>
              <w:jc w:val="right"/>
            </w:pPr>
            <w:r>
              <w:rPr>
                <w:sz w:val="19"/>
                <w:szCs w:val="19"/>
              </w:rPr>
              <w:t>0</w:t>
            </w:r>
          </w:p>
        </w:tc>
      </w:tr>
      <w:tr w:rsidR="008D5B66" w14:paraId="1B5668A4" w14:textId="77777777">
        <w:tc>
          <w:tcPr>
            <w:tcW w:w="3560" w:type="dxa"/>
            <w:tcMar>
              <w:top w:w="40" w:type="dxa"/>
              <w:left w:w="80" w:type="dxa"/>
              <w:bottom w:w="40" w:type="dxa"/>
              <w:right w:w="80" w:type="dxa"/>
            </w:tcMar>
          </w:tcPr>
          <w:p w14:paraId="1832ACEB" w14:textId="77777777" w:rsidR="008D5B66" w:rsidRDefault="00E401A7">
            <w:r>
              <w:rPr>
                <w:sz w:val="19"/>
                <w:szCs w:val="19"/>
              </w:rPr>
              <w:t>Low outliers</w:t>
            </w:r>
          </w:p>
        </w:tc>
        <w:tc>
          <w:tcPr>
            <w:tcW w:w="1450" w:type="dxa"/>
            <w:tcMar>
              <w:top w:w="40" w:type="dxa"/>
              <w:left w:w="80" w:type="dxa"/>
              <w:bottom w:w="40" w:type="dxa"/>
              <w:right w:w="80" w:type="dxa"/>
            </w:tcMar>
          </w:tcPr>
          <w:p w14:paraId="6B2066D8" w14:textId="77777777" w:rsidR="008D5B66" w:rsidRDefault="00E401A7">
            <w:pPr>
              <w:jc w:val="right"/>
            </w:pPr>
            <w:r>
              <w:rPr>
                <w:sz w:val="19"/>
                <w:szCs w:val="19"/>
              </w:rPr>
              <w:t>0</w:t>
            </w:r>
          </w:p>
        </w:tc>
        <w:tc>
          <w:tcPr>
            <w:tcW w:w="1450" w:type="dxa"/>
            <w:tcMar>
              <w:top w:w="40" w:type="dxa"/>
              <w:left w:w="80" w:type="dxa"/>
              <w:bottom w:w="40" w:type="dxa"/>
              <w:right w:w="80" w:type="dxa"/>
            </w:tcMar>
          </w:tcPr>
          <w:p w14:paraId="55166481" w14:textId="77777777" w:rsidR="008D5B66" w:rsidRDefault="00E401A7">
            <w:pPr>
              <w:jc w:val="right"/>
            </w:pPr>
            <w:r>
              <w:rPr>
                <w:sz w:val="19"/>
                <w:szCs w:val="19"/>
              </w:rPr>
              <w:t>0</w:t>
            </w:r>
          </w:p>
        </w:tc>
        <w:tc>
          <w:tcPr>
            <w:tcW w:w="1450" w:type="dxa"/>
            <w:tcMar>
              <w:top w:w="40" w:type="dxa"/>
              <w:left w:w="80" w:type="dxa"/>
              <w:bottom w:w="40" w:type="dxa"/>
              <w:right w:w="80" w:type="dxa"/>
            </w:tcMar>
          </w:tcPr>
          <w:p w14:paraId="571A8267" w14:textId="77777777" w:rsidR="008D5B66" w:rsidRDefault="00E401A7">
            <w:pPr>
              <w:jc w:val="right"/>
            </w:pPr>
            <w:r>
              <w:rPr>
                <w:sz w:val="19"/>
                <w:szCs w:val="19"/>
              </w:rPr>
              <w:t>0</w:t>
            </w:r>
          </w:p>
        </w:tc>
        <w:tc>
          <w:tcPr>
            <w:tcW w:w="1450" w:type="dxa"/>
            <w:tcMar>
              <w:top w:w="40" w:type="dxa"/>
              <w:left w:w="80" w:type="dxa"/>
              <w:bottom w:w="40" w:type="dxa"/>
              <w:right w:w="80" w:type="dxa"/>
            </w:tcMar>
          </w:tcPr>
          <w:p w14:paraId="2F098595" w14:textId="77777777" w:rsidR="008D5B66" w:rsidRDefault="00E401A7">
            <w:pPr>
              <w:jc w:val="right"/>
            </w:pPr>
            <w:r>
              <w:rPr>
                <w:sz w:val="19"/>
                <w:szCs w:val="19"/>
              </w:rPr>
              <w:t>0</w:t>
            </w:r>
          </w:p>
        </w:tc>
      </w:tr>
      <w:tr w:rsidR="008D5B66" w14:paraId="6F1F406F" w14:textId="77777777">
        <w:tc>
          <w:tcPr>
            <w:tcW w:w="3560" w:type="dxa"/>
            <w:tcMar>
              <w:top w:w="40" w:type="dxa"/>
              <w:left w:w="80" w:type="dxa"/>
              <w:bottom w:w="40" w:type="dxa"/>
              <w:right w:w="80" w:type="dxa"/>
            </w:tcMar>
          </w:tcPr>
          <w:p w14:paraId="5CF9284E" w14:textId="77777777" w:rsidR="008D5B66" w:rsidRDefault="00E401A7">
            <w:r>
              <w:rPr>
                <w:sz w:val="19"/>
                <w:szCs w:val="19"/>
              </w:rPr>
              <w:t>Zero events</w:t>
            </w:r>
          </w:p>
        </w:tc>
        <w:tc>
          <w:tcPr>
            <w:tcW w:w="1450" w:type="dxa"/>
            <w:tcMar>
              <w:top w:w="40" w:type="dxa"/>
              <w:left w:w="80" w:type="dxa"/>
              <w:bottom w:w="40" w:type="dxa"/>
              <w:right w:w="80" w:type="dxa"/>
            </w:tcMar>
          </w:tcPr>
          <w:p w14:paraId="5D8C122C" w14:textId="77777777" w:rsidR="008D5B66" w:rsidRDefault="00E401A7">
            <w:pPr>
              <w:jc w:val="right"/>
            </w:pPr>
            <w:r>
              <w:rPr>
                <w:sz w:val="19"/>
                <w:szCs w:val="19"/>
              </w:rPr>
              <w:t>0</w:t>
            </w:r>
          </w:p>
        </w:tc>
        <w:tc>
          <w:tcPr>
            <w:tcW w:w="1450" w:type="dxa"/>
            <w:tcMar>
              <w:top w:w="40" w:type="dxa"/>
              <w:left w:w="80" w:type="dxa"/>
              <w:bottom w:w="40" w:type="dxa"/>
              <w:right w:w="80" w:type="dxa"/>
            </w:tcMar>
          </w:tcPr>
          <w:p w14:paraId="61A21A05" w14:textId="77777777" w:rsidR="008D5B66" w:rsidRDefault="00E401A7">
            <w:pPr>
              <w:jc w:val="right"/>
            </w:pPr>
            <w:r>
              <w:rPr>
                <w:sz w:val="19"/>
                <w:szCs w:val="19"/>
              </w:rPr>
              <w:t>0</w:t>
            </w:r>
          </w:p>
        </w:tc>
        <w:tc>
          <w:tcPr>
            <w:tcW w:w="1450" w:type="dxa"/>
            <w:tcMar>
              <w:top w:w="40" w:type="dxa"/>
              <w:left w:w="80" w:type="dxa"/>
              <w:bottom w:w="40" w:type="dxa"/>
              <w:right w:w="80" w:type="dxa"/>
            </w:tcMar>
          </w:tcPr>
          <w:p w14:paraId="22CD0B35" w14:textId="77777777" w:rsidR="008D5B66" w:rsidRDefault="00E401A7">
            <w:pPr>
              <w:jc w:val="right"/>
            </w:pPr>
            <w:r>
              <w:rPr>
                <w:sz w:val="19"/>
                <w:szCs w:val="19"/>
              </w:rPr>
              <w:t>0</w:t>
            </w:r>
          </w:p>
        </w:tc>
        <w:tc>
          <w:tcPr>
            <w:tcW w:w="1450" w:type="dxa"/>
            <w:tcMar>
              <w:top w:w="40" w:type="dxa"/>
              <w:left w:w="80" w:type="dxa"/>
              <w:bottom w:w="40" w:type="dxa"/>
              <w:right w:w="80" w:type="dxa"/>
            </w:tcMar>
          </w:tcPr>
          <w:p w14:paraId="2F33BE7B" w14:textId="77777777" w:rsidR="008D5B66" w:rsidRDefault="00E401A7">
            <w:pPr>
              <w:jc w:val="right"/>
            </w:pPr>
            <w:r>
              <w:rPr>
                <w:sz w:val="19"/>
                <w:szCs w:val="19"/>
              </w:rPr>
              <w:t>0</w:t>
            </w:r>
          </w:p>
        </w:tc>
      </w:tr>
      <w:tr w:rsidR="008D5B66" w14:paraId="33512508" w14:textId="77777777">
        <w:tc>
          <w:tcPr>
            <w:tcW w:w="3560" w:type="dxa"/>
            <w:tcMar>
              <w:top w:w="40" w:type="dxa"/>
              <w:left w:w="80" w:type="dxa"/>
              <w:bottom w:w="40" w:type="dxa"/>
              <w:right w:w="80" w:type="dxa"/>
            </w:tcMar>
          </w:tcPr>
          <w:p w14:paraId="1CF7D4AB" w14:textId="77777777" w:rsidR="008D5B66" w:rsidRDefault="00E401A7">
            <w:r>
              <w:rPr>
                <w:sz w:val="19"/>
                <w:szCs w:val="19"/>
              </w:rPr>
              <w:t>Missing events</w:t>
            </w:r>
          </w:p>
        </w:tc>
        <w:tc>
          <w:tcPr>
            <w:tcW w:w="1450" w:type="dxa"/>
            <w:tcMar>
              <w:top w:w="40" w:type="dxa"/>
              <w:left w:w="80" w:type="dxa"/>
              <w:bottom w:w="40" w:type="dxa"/>
              <w:right w:w="80" w:type="dxa"/>
            </w:tcMar>
          </w:tcPr>
          <w:p w14:paraId="6AA65ECA" w14:textId="77777777" w:rsidR="008D5B66" w:rsidRDefault="00E401A7">
            <w:pPr>
              <w:jc w:val="right"/>
            </w:pPr>
            <w:r>
              <w:rPr>
                <w:sz w:val="19"/>
                <w:szCs w:val="19"/>
              </w:rPr>
              <w:t>5</w:t>
            </w:r>
          </w:p>
        </w:tc>
        <w:tc>
          <w:tcPr>
            <w:tcW w:w="1450" w:type="dxa"/>
            <w:tcMar>
              <w:top w:w="40" w:type="dxa"/>
              <w:left w:w="80" w:type="dxa"/>
              <w:bottom w:w="40" w:type="dxa"/>
              <w:right w:w="80" w:type="dxa"/>
            </w:tcMar>
          </w:tcPr>
          <w:p w14:paraId="0B8F4DD8" w14:textId="77777777" w:rsidR="008D5B66" w:rsidRDefault="00E401A7">
            <w:pPr>
              <w:jc w:val="right"/>
            </w:pPr>
            <w:r>
              <w:rPr>
                <w:sz w:val="19"/>
                <w:szCs w:val="19"/>
              </w:rPr>
              <w:t>5</w:t>
            </w:r>
          </w:p>
        </w:tc>
        <w:tc>
          <w:tcPr>
            <w:tcW w:w="1450" w:type="dxa"/>
            <w:tcMar>
              <w:top w:w="40" w:type="dxa"/>
              <w:left w:w="80" w:type="dxa"/>
              <w:bottom w:w="40" w:type="dxa"/>
              <w:right w:w="80" w:type="dxa"/>
            </w:tcMar>
          </w:tcPr>
          <w:p w14:paraId="13A9FE82" w14:textId="77777777" w:rsidR="008D5B66" w:rsidRDefault="00E401A7">
            <w:pPr>
              <w:jc w:val="right"/>
            </w:pPr>
            <w:r>
              <w:rPr>
                <w:sz w:val="19"/>
                <w:szCs w:val="19"/>
              </w:rPr>
              <w:t>5</w:t>
            </w:r>
          </w:p>
        </w:tc>
        <w:tc>
          <w:tcPr>
            <w:tcW w:w="1450" w:type="dxa"/>
            <w:tcMar>
              <w:top w:w="40" w:type="dxa"/>
              <w:left w:w="80" w:type="dxa"/>
              <w:bottom w:w="40" w:type="dxa"/>
              <w:right w:w="80" w:type="dxa"/>
            </w:tcMar>
          </w:tcPr>
          <w:p w14:paraId="7B958D0D" w14:textId="77777777" w:rsidR="008D5B66" w:rsidRDefault="00E401A7">
            <w:pPr>
              <w:jc w:val="right"/>
            </w:pPr>
            <w:r>
              <w:rPr>
                <w:sz w:val="19"/>
                <w:szCs w:val="19"/>
              </w:rPr>
              <w:t>5</w:t>
            </w:r>
          </w:p>
        </w:tc>
      </w:tr>
      <w:tr w:rsidR="008D5B66" w14:paraId="5D831729" w14:textId="77777777">
        <w:tc>
          <w:tcPr>
            <w:tcW w:w="3560" w:type="dxa"/>
            <w:tcMar>
              <w:top w:w="40" w:type="dxa"/>
              <w:left w:w="80" w:type="dxa"/>
              <w:bottom w:w="40" w:type="dxa"/>
              <w:right w:w="80" w:type="dxa"/>
            </w:tcMar>
          </w:tcPr>
          <w:p w14:paraId="4B0680BE" w14:textId="77777777" w:rsidR="008D5B66" w:rsidRDefault="00E401A7">
            <w:r>
              <w:rPr>
                <w:sz w:val="19"/>
                <w:szCs w:val="19"/>
              </w:rPr>
              <w:t>Historical period (years)</w:t>
            </w:r>
          </w:p>
        </w:tc>
        <w:tc>
          <w:tcPr>
            <w:tcW w:w="1450" w:type="dxa"/>
            <w:tcMar>
              <w:top w:w="40" w:type="dxa"/>
              <w:left w:w="80" w:type="dxa"/>
              <w:bottom w:w="40" w:type="dxa"/>
              <w:right w:w="80" w:type="dxa"/>
            </w:tcMar>
          </w:tcPr>
          <w:p w14:paraId="5385D4E2" w14:textId="77777777" w:rsidR="008D5B66" w:rsidRDefault="00E401A7">
            <w:pPr>
              <w:jc w:val="right"/>
            </w:pPr>
            <w:r>
              <w:rPr>
                <w:sz w:val="19"/>
                <w:szCs w:val="19"/>
              </w:rPr>
              <w:t>100</w:t>
            </w:r>
          </w:p>
        </w:tc>
        <w:tc>
          <w:tcPr>
            <w:tcW w:w="1450" w:type="dxa"/>
            <w:tcMar>
              <w:top w:w="40" w:type="dxa"/>
              <w:left w:w="80" w:type="dxa"/>
              <w:bottom w:w="40" w:type="dxa"/>
              <w:right w:w="80" w:type="dxa"/>
            </w:tcMar>
          </w:tcPr>
          <w:p w14:paraId="5044D677" w14:textId="77777777" w:rsidR="008D5B66" w:rsidRDefault="00E401A7">
            <w:pPr>
              <w:jc w:val="right"/>
            </w:pPr>
            <w:r>
              <w:rPr>
                <w:sz w:val="19"/>
                <w:szCs w:val="19"/>
              </w:rPr>
              <w:t>99</w:t>
            </w:r>
          </w:p>
        </w:tc>
        <w:tc>
          <w:tcPr>
            <w:tcW w:w="1450" w:type="dxa"/>
            <w:tcMar>
              <w:top w:w="40" w:type="dxa"/>
              <w:left w:w="80" w:type="dxa"/>
              <w:bottom w:w="40" w:type="dxa"/>
              <w:right w:w="80" w:type="dxa"/>
            </w:tcMar>
          </w:tcPr>
          <w:p w14:paraId="7BE47070" w14:textId="343188C6" w:rsidR="008D5B66" w:rsidRDefault="00E401A7">
            <w:pPr>
              <w:jc w:val="right"/>
            </w:pPr>
            <w:r>
              <w:rPr>
                <w:sz w:val="19"/>
                <w:szCs w:val="19"/>
              </w:rPr>
              <w:t>9</w:t>
            </w:r>
            <w:r w:rsidR="008804B8">
              <w:rPr>
                <w:sz w:val="19"/>
                <w:szCs w:val="19"/>
              </w:rPr>
              <w:t>9</w:t>
            </w:r>
          </w:p>
        </w:tc>
        <w:tc>
          <w:tcPr>
            <w:tcW w:w="1450" w:type="dxa"/>
            <w:tcMar>
              <w:top w:w="40" w:type="dxa"/>
              <w:left w:w="80" w:type="dxa"/>
              <w:bottom w:w="40" w:type="dxa"/>
              <w:right w:w="80" w:type="dxa"/>
            </w:tcMar>
          </w:tcPr>
          <w:p w14:paraId="05BA7765" w14:textId="4BCC2594" w:rsidR="008D5B66" w:rsidRDefault="00E401A7">
            <w:pPr>
              <w:jc w:val="right"/>
            </w:pPr>
            <w:r>
              <w:rPr>
                <w:sz w:val="19"/>
                <w:szCs w:val="19"/>
              </w:rPr>
              <w:t>9</w:t>
            </w:r>
            <w:r w:rsidR="008804B8">
              <w:rPr>
                <w:sz w:val="19"/>
                <w:szCs w:val="19"/>
              </w:rPr>
              <w:t>9</w:t>
            </w:r>
          </w:p>
        </w:tc>
      </w:tr>
    </w:tbl>
    <w:p w14:paraId="091C65F3" w14:textId="77777777" w:rsidR="008D5B66" w:rsidRDefault="00E401A7">
      <w:pPr>
        <w:spacing w:before="80" w:after="240"/>
        <w:jc w:val="center"/>
      </w:pPr>
      <w:r>
        <w:rPr>
          <w:i/>
          <w:iCs/>
          <w:sz w:val="19"/>
          <w:szCs w:val="19"/>
        </w:rPr>
        <w:t>Table 13-1. Distribution parameters and event counts, adopted HEC-SSP analyses.</w:t>
      </w:r>
    </w:p>
    <w:p w14:paraId="217FDDE4" w14:textId="77777777" w:rsidR="008D5B66" w:rsidRDefault="00E401A7">
      <w:pPr>
        <w:pStyle w:val="Heading1"/>
        <w:spacing w:before="300" w:after="140"/>
      </w:pPr>
      <w:r>
        <w:rPr>
          <w:b/>
          <w:bCs/>
          <w:sz w:val="26"/>
          <w:szCs w:val="26"/>
        </w:rPr>
        <w:t>14. Comparison with the 2009 Restudy</w:t>
      </w:r>
    </w:p>
    <w:p w14:paraId="0960ED54" w14:textId="300279DE" w:rsidR="008D5B66" w:rsidRDefault="00E401A7">
      <w:pPr>
        <w:spacing w:after="160" w:line="276" w:lineRule="auto"/>
      </w:pPr>
      <w:r>
        <w:t>Figure 14-1 places the adopted curves against the 2009 Cowlitz Hydrology Restudy. Both sets are computed curves from HEC-SSP. The two studies agree closely through the range supported by data and diverge in the tail. At the 10 percent annual chance exceedance all four durations fall within about 2 percent of the 2009 values, and at the median within 3 percent. Beyond the 2 percent chance event the 2026 curves fall progressively below: at the 1 percent chance the peak is 7.8 percent lower and the durations 1.8 to 3.3 percent lower, and at the 0.2 percent chance the peak is 13.7 percent lower.</w:t>
      </w:r>
    </w:p>
    <w:p w14:paraId="667D5654" w14:textId="223C0532" w:rsidR="008D5B66" w:rsidRDefault="00E401A7">
      <w:pPr>
        <w:spacing w:after="160" w:line="276" w:lineRule="auto"/>
      </w:pPr>
      <w:r>
        <w:t>The cause is skew. The 2009 study</w:t>
      </w:r>
      <w:r w:rsidR="00797B5E">
        <w:t xml:space="preserve"> used a regional skew of 0 and resulted in</w:t>
      </w:r>
      <w:r>
        <w:t xml:space="preserve"> adopted positive skews for every duration, from 0.140 to 0.193, which bend those curves upward in the tail, while the skews adopted here are near zero or negative and flatten it. The divergence is a difference in fitted tail behavior rather than a difference in the record through the observed range.</w:t>
      </w:r>
    </w:p>
    <w:p w14:paraId="7165B1CC" w14:textId="609F2191" w:rsidR="008D5B66" w:rsidRDefault="008847AD" w:rsidP="008847AD">
      <w:pPr>
        <w:spacing w:before="160" w:after="40"/>
        <w:jc w:val="center"/>
      </w:pPr>
      <w:r w:rsidRPr="008847AD">
        <w:rPr>
          <w:noProof/>
        </w:rPr>
        <w:lastRenderedPageBreak/>
        <w:drawing>
          <wp:inline distT="0" distB="0" distL="0" distR="0" wp14:anchorId="009F6D0C" wp14:editId="6F5DB2EC">
            <wp:extent cx="5943600" cy="4622800"/>
            <wp:effectExtent l="0" t="0" r="0" b="6350"/>
            <wp:docPr id="1688095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6562E4C8" w14:textId="77777777" w:rsidR="008D5B66" w:rsidRDefault="00E401A7">
      <w:pPr>
        <w:spacing w:before="80" w:after="240"/>
        <w:jc w:val="center"/>
      </w:pPr>
      <w:r>
        <w:rPr>
          <w:i/>
          <w:iCs/>
          <w:sz w:val="19"/>
          <w:szCs w:val="19"/>
        </w:rPr>
        <w:t>Figure 14-1. Adopted 2026 curves (solid) against the 2009 Cowlitz Hydrology Restudy (dashed).</w:t>
      </w:r>
    </w:p>
    <w:p w14:paraId="23C338F3" w14:textId="71CA6DAA" w:rsidR="008D5B66" w:rsidRDefault="00E401A7" w:rsidP="00797B5E">
      <w:pPr>
        <w:spacing w:after="160" w:line="276" w:lineRule="auto"/>
      </w:pPr>
      <w:r>
        <w:br w:type="page"/>
      </w:r>
    </w:p>
    <w:p w14:paraId="136C863E" w14:textId="77777777" w:rsidR="008D5B66" w:rsidRDefault="00E401A7">
      <w:pPr>
        <w:pStyle w:val="Heading1"/>
        <w:spacing w:before="300" w:after="140"/>
      </w:pPr>
      <w:r>
        <w:rPr>
          <w:b/>
          <w:bCs/>
          <w:sz w:val="26"/>
          <w:szCs w:val="26"/>
        </w:rPr>
        <w:lastRenderedPageBreak/>
        <w:t>Appendix A. Assembled Record by Water Year</w:t>
      </w:r>
    </w:p>
    <w:p w14:paraId="4566A255" w14:textId="77777777" w:rsidR="008D5B66" w:rsidRDefault="00E401A7">
      <w:pPr>
        <w:spacing w:after="160" w:line="276" w:lineRule="auto"/>
      </w:pPr>
      <w:r>
        <w:rPr>
          <w:sz w:val="20"/>
          <w:szCs w:val="20"/>
        </w:rP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700"/>
        <w:gridCol w:w="1100"/>
        <w:gridCol w:w="1400"/>
        <w:gridCol w:w="1100"/>
        <w:gridCol w:w="1400"/>
        <w:gridCol w:w="1100"/>
        <w:gridCol w:w="1100"/>
        <w:gridCol w:w="1460"/>
      </w:tblGrid>
      <w:tr w:rsidR="008D5B66" w14:paraId="3C68DFA3" w14:textId="77777777">
        <w:trPr>
          <w:tblHeader/>
        </w:trPr>
        <w:tc>
          <w:tcPr>
            <w:tcW w:w="700" w:type="dxa"/>
            <w:shd w:val="clear" w:color="auto" w:fill="D9E2EC"/>
            <w:tcMar>
              <w:top w:w="40" w:type="dxa"/>
              <w:left w:w="80" w:type="dxa"/>
              <w:bottom w:w="40" w:type="dxa"/>
              <w:right w:w="80" w:type="dxa"/>
            </w:tcMar>
          </w:tcPr>
          <w:p w14:paraId="0D6E7E5C" w14:textId="77777777" w:rsidR="008D5B66" w:rsidRDefault="00E401A7">
            <w:pPr>
              <w:jc w:val="center"/>
            </w:pPr>
            <w:r>
              <w:rPr>
                <w:b/>
                <w:bCs/>
                <w:sz w:val="17"/>
                <w:szCs w:val="17"/>
              </w:rPr>
              <w:t>WY</w:t>
            </w:r>
          </w:p>
        </w:tc>
        <w:tc>
          <w:tcPr>
            <w:tcW w:w="1100" w:type="dxa"/>
            <w:shd w:val="clear" w:color="auto" w:fill="D9E2EC"/>
            <w:tcMar>
              <w:top w:w="40" w:type="dxa"/>
              <w:left w:w="80" w:type="dxa"/>
              <w:bottom w:w="40" w:type="dxa"/>
              <w:right w:w="80" w:type="dxa"/>
            </w:tcMar>
          </w:tcPr>
          <w:p w14:paraId="62F23CFA" w14:textId="77777777" w:rsidR="008D5B66" w:rsidRDefault="00E401A7">
            <w:pPr>
              <w:jc w:val="center"/>
            </w:pPr>
            <w:r>
              <w:rPr>
                <w:b/>
                <w:bCs/>
                <w:sz w:val="17"/>
                <w:szCs w:val="17"/>
              </w:rPr>
              <w:t>Peak</w:t>
            </w:r>
          </w:p>
        </w:tc>
        <w:tc>
          <w:tcPr>
            <w:tcW w:w="1400" w:type="dxa"/>
            <w:shd w:val="clear" w:color="auto" w:fill="D9E2EC"/>
            <w:tcMar>
              <w:top w:w="40" w:type="dxa"/>
              <w:left w:w="80" w:type="dxa"/>
              <w:bottom w:w="40" w:type="dxa"/>
              <w:right w:w="80" w:type="dxa"/>
            </w:tcMar>
          </w:tcPr>
          <w:p w14:paraId="021A2D73" w14:textId="77777777" w:rsidR="008D5B66" w:rsidRDefault="00E401A7">
            <w:pPr>
              <w:jc w:val="center"/>
            </w:pPr>
            <w:r>
              <w:rPr>
                <w:b/>
                <w:bCs/>
                <w:sz w:val="17"/>
                <w:szCs w:val="17"/>
              </w:rPr>
              <w:t>Peak source</w:t>
            </w:r>
          </w:p>
        </w:tc>
        <w:tc>
          <w:tcPr>
            <w:tcW w:w="1100" w:type="dxa"/>
            <w:shd w:val="clear" w:color="auto" w:fill="D9E2EC"/>
            <w:tcMar>
              <w:top w:w="40" w:type="dxa"/>
              <w:left w:w="80" w:type="dxa"/>
              <w:bottom w:w="40" w:type="dxa"/>
              <w:right w:w="80" w:type="dxa"/>
            </w:tcMar>
          </w:tcPr>
          <w:p w14:paraId="414E3419" w14:textId="77777777" w:rsidR="008D5B66" w:rsidRDefault="00E401A7">
            <w:pPr>
              <w:jc w:val="center"/>
            </w:pPr>
            <w:r>
              <w:rPr>
                <w:b/>
                <w:bCs/>
                <w:sz w:val="17"/>
                <w:szCs w:val="17"/>
              </w:rPr>
              <w:t>1-Day</w:t>
            </w:r>
          </w:p>
        </w:tc>
        <w:tc>
          <w:tcPr>
            <w:tcW w:w="1400" w:type="dxa"/>
            <w:shd w:val="clear" w:color="auto" w:fill="D9E2EC"/>
            <w:tcMar>
              <w:top w:w="40" w:type="dxa"/>
              <w:left w:w="80" w:type="dxa"/>
              <w:bottom w:w="40" w:type="dxa"/>
              <w:right w:w="80" w:type="dxa"/>
            </w:tcMar>
          </w:tcPr>
          <w:p w14:paraId="70317A13" w14:textId="77777777" w:rsidR="008D5B66" w:rsidRDefault="00E401A7">
            <w:pPr>
              <w:jc w:val="center"/>
            </w:pPr>
            <w:r>
              <w:rPr>
                <w:b/>
                <w:bCs/>
                <w:sz w:val="17"/>
                <w:szCs w:val="17"/>
              </w:rPr>
              <w:t>1-Day source</w:t>
            </w:r>
          </w:p>
        </w:tc>
        <w:tc>
          <w:tcPr>
            <w:tcW w:w="1100" w:type="dxa"/>
            <w:shd w:val="clear" w:color="auto" w:fill="D9E2EC"/>
            <w:tcMar>
              <w:top w:w="40" w:type="dxa"/>
              <w:left w:w="80" w:type="dxa"/>
              <w:bottom w:w="40" w:type="dxa"/>
              <w:right w:w="80" w:type="dxa"/>
            </w:tcMar>
          </w:tcPr>
          <w:p w14:paraId="35251753" w14:textId="77777777" w:rsidR="008D5B66" w:rsidRDefault="00E401A7">
            <w:pPr>
              <w:jc w:val="center"/>
            </w:pPr>
            <w:r>
              <w:rPr>
                <w:b/>
                <w:bCs/>
                <w:sz w:val="17"/>
                <w:szCs w:val="17"/>
              </w:rPr>
              <w:t>3-Day</w:t>
            </w:r>
          </w:p>
        </w:tc>
        <w:tc>
          <w:tcPr>
            <w:tcW w:w="1100" w:type="dxa"/>
            <w:shd w:val="clear" w:color="auto" w:fill="D9E2EC"/>
            <w:tcMar>
              <w:top w:w="40" w:type="dxa"/>
              <w:left w:w="80" w:type="dxa"/>
              <w:bottom w:w="40" w:type="dxa"/>
              <w:right w:w="80" w:type="dxa"/>
            </w:tcMar>
          </w:tcPr>
          <w:p w14:paraId="6AFC9EB2" w14:textId="77777777" w:rsidR="008D5B66" w:rsidRDefault="00E401A7">
            <w:pPr>
              <w:jc w:val="center"/>
            </w:pPr>
            <w:r>
              <w:rPr>
                <w:b/>
                <w:bCs/>
                <w:sz w:val="17"/>
                <w:szCs w:val="17"/>
              </w:rPr>
              <w:t>5-Day</w:t>
            </w:r>
          </w:p>
        </w:tc>
        <w:tc>
          <w:tcPr>
            <w:tcW w:w="1460" w:type="dxa"/>
            <w:shd w:val="clear" w:color="auto" w:fill="D9E2EC"/>
            <w:tcMar>
              <w:top w:w="40" w:type="dxa"/>
              <w:left w:w="80" w:type="dxa"/>
              <w:bottom w:w="40" w:type="dxa"/>
              <w:right w:w="80" w:type="dxa"/>
            </w:tcMar>
          </w:tcPr>
          <w:p w14:paraId="786100CE" w14:textId="77777777" w:rsidR="008D5B66" w:rsidRDefault="00E401A7">
            <w:pPr>
              <w:jc w:val="center"/>
            </w:pPr>
            <w:r>
              <w:rPr>
                <w:b/>
                <w:bCs/>
                <w:sz w:val="17"/>
                <w:szCs w:val="17"/>
              </w:rPr>
              <w:t>Duration source</w:t>
            </w:r>
          </w:p>
        </w:tc>
      </w:tr>
      <w:tr w:rsidR="008D5B66" w14:paraId="3FEA7629" w14:textId="77777777">
        <w:tc>
          <w:tcPr>
            <w:tcW w:w="700" w:type="dxa"/>
            <w:tcMar>
              <w:top w:w="40" w:type="dxa"/>
              <w:left w:w="80" w:type="dxa"/>
              <w:bottom w:w="40" w:type="dxa"/>
              <w:right w:w="80" w:type="dxa"/>
            </w:tcMar>
          </w:tcPr>
          <w:p w14:paraId="1E585359" w14:textId="77777777" w:rsidR="008D5B66" w:rsidRDefault="00E401A7">
            <w:pPr>
              <w:jc w:val="right"/>
            </w:pPr>
            <w:r>
              <w:rPr>
                <w:sz w:val="17"/>
                <w:szCs w:val="17"/>
              </w:rPr>
              <w:t>1927</w:t>
            </w:r>
          </w:p>
        </w:tc>
        <w:tc>
          <w:tcPr>
            <w:tcW w:w="1100" w:type="dxa"/>
            <w:tcMar>
              <w:top w:w="40" w:type="dxa"/>
              <w:left w:w="80" w:type="dxa"/>
              <w:bottom w:w="40" w:type="dxa"/>
              <w:right w:w="80" w:type="dxa"/>
            </w:tcMar>
          </w:tcPr>
          <w:p w14:paraId="3D823CB9" w14:textId="77777777" w:rsidR="008D5B66" w:rsidRDefault="00E401A7">
            <w:pPr>
              <w:jc w:val="right"/>
            </w:pPr>
            <w:r>
              <w:rPr>
                <w:sz w:val="17"/>
                <w:szCs w:val="17"/>
              </w:rPr>
              <w:t>41,100</w:t>
            </w:r>
          </w:p>
        </w:tc>
        <w:tc>
          <w:tcPr>
            <w:tcW w:w="1400" w:type="dxa"/>
            <w:tcMar>
              <w:top w:w="40" w:type="dxa"/>
              <w:left w:w="80" w:type="dxa"/>
              <w:bottom w:w="40" w:type="dxa"/>
              <w:right w:w="80" w:type="dxa"/>
            </w:tcMar>
          </w:tcPr>
          <w:p w14:paraId="4860524F" w14:textId="77777777" w:rsidR="008D5B66" w:rsidRDefault="00E401A7">
            <w:r>
              <w:rPr>
                <w:sz w:val="17"/>
                <w:szCs w:val="17"/>
              </w:rPr>
              <w:t>USGS peak</w:t>
            </w:r>
          </w:p>
        </w:tc>
        <w:tc>
          <w:tcPr>
            <w:tcW w:w="1100" w:type="dxa"/>
            <w:tcMar>
              <w:top w:w="40" w:type="dxa"/>
              <w:left w:w="80" w:type="dxa"/>
              <w:bottom w:w="40" w:type="dxa"/>
              <w:right w:w="80" w:type="dxa"/>
            </w:tcMar>
          </w:tcPr>
          <w:p w14:paraId="32427705" w14:textId="77777777" w:rsidR="008D5B66" w:rsidRDefault="008D5B66">
            <w:pPr>
              <w:jc w:val="right"/>
            </w:pPr>
          </w:p>
        </w:tc>
        <w:tc>
          <w:tcPr>
            <w:tcW w:w="1400" w:type="dxa"/>
            <w:tcMar>
              <w:top w:w="40" w:type="dxa"/>
              <w:left w:w="80" w:type="dxa"/>
              <w:bottom w:w="40" w:type="dxa"/>
              <w:right w:w="80" w:type="dxa"/>
            </w:tcMar>
          </w:tcPr>
          <w:p w14:paraId="3ADCB7E2" w14:textId="77777777" w:rsidR="008D5B66" w:rsidRDefault="008D5B66"/>
        </w:tc>
        <w:tc>
          <w:tcPr>
            <w:tcW w:w="1100" w:type="dxa"/>
            <w:tcMar>
              <w:top w:w="40" w:type="dxa"/>
              <w:left w:w="80" w:type="dxa"/>
              <w:bottom w:w="40" w:type="dxa"/>
              <w:right w:w="80" w:type="dxa"/>
            </w:tcMar>
          </w:tcPr>
          <w:p w14:paraId="4087345D" w14:textId="77777777" w:rsidR="008D5B66" w:rsidRDefault="008D5B66">
            <w:pPr>
              <w:jc w:val="right"/>
            </w:pPr>
          </w:p>
        </w:tc>
        <w:tc>
          <w:tcPr>
            <w:tcW w:w="1100" w:type="dxa"/>
            <w:tcMar>
              <w:top w:w="40" w:type="dxa"/>
              <w:left w:w="80" w:type="dxa"/>
              <w:bottom w:w="40" w:type="dxa"/>
              <w:right w:w="80" w:type="dxa"/>
            </w:tcMar>
          </w:tcPr>
          <w:p w14:paraId="1DF0B6C5" w14:textId="77777777" w:rsidR="008D5B66" w:rsidRDefault="008D5B66">
            <w:pPr>
              <w:jc w:val="right"/>
            </w:pPr>
          </w:p>
        </w:tc>
        <w:tc>
          <w:tcPr>
            <w:tcW w:w="1460" w:type="dxa"/>
            <w:tcMar>
              <w:top w:w="40" w:type="dxa"/>
              <w:left w:w="80" w:type="dxa"/>
              <w:bottom w:w="40" w:type="dxa"/>
              <w:right w:w="80" w:type="dxa"/>
            </w:tcMar>
          </w:tcPr>
          <w:p w14:paraId="36A05505" w14:textId="77777777" w:rsidR="008D5B66" w:rsidRDefault="008D5B66"/>
        </w:tc>
      </w:tr>
      <w:tr w:rsidR="008D5B66" w14:paraId="4EDA2CD3" w14:textId="77777777">
        <w:tc>
          <w:tcPr>
            <w:tcW w:w="700" w:type="dxa"/>
            <w:tcMar>
              <w:top w:w="40" w:type="dxa"/>
              <w:left w:w="80" w:type="dxa"/>
              <w:bottom w:w="40" w:type="dxa"/>
              <w:right w:w="80" w:type="dxa"/>
            </w:tcMar>
          </w:tcPr>
          <w:p w14:paraId="20C3D877" w14:textId="77777777" w:rsidR="008D5B66" w:rsidRDefault="00E401A7">
            <w:pPr>
              <w:jc w:val="right"/>
            </w:pPr>
            <w:r>
              <w:rPr>
                <w:sz w:val="17"/>
                <w:szCs w:val="17"/>
              </w:rPr>
              <w:t>1928</w:t>
            </w:r>
          </w:p>
        </w:tc>
        <w:tc>
          <w:tcPr>
            <w:tcW w:w="1100" w:type="dxa"/>
            <w:tcMar>
              <w:top w:w="40" w:type="dxa"/>
              <w:left w:w="80" w:type="dxa"/>
              <w:bottom w:w="40" w:type="dxa"/>
              <w:right w:w="80" w:type="dxa"/>
            </w:tcMar>
          </w:tcPr>
          <w:p w14:paraId="14541158" w14:textId="77777777" w:rsidR="008D5B66" w:rsidRDefault="00E401A7">
            <w:pPr>
              <w:jc w:val="right"/>
            </w:pPr>
            <w:r>
              <w:rPr>
                <w:sz w:val="17"/>
                <w:szCs w:val="17"/>
              </w:rPr>
              <w:t>74,000</w:t>
            </w:r>
          </w:p>
        </w:tc>
        <w:tc>
          <w:tcPr>
            <w:tcW w:w="1400" w:type="dxa"/>
            <w:tcMar>
              <w:top w:w="40" w:type="dxa"/>
              <w:left w:w="80" w:type="dxa"/>
              <w:bottom w:w="40" w:type="dxa"/>
              <w:right w:w="80" w:type="dxa"/>
            </w:tcMar>
          </w:tcPr>
          <w:p w14:paraId="782A14B6" w14:textId="77777777" w:rsidR="008D5B66" w:rsidRDefault="00E401A7">
            <w:r>
              <w:rPr>
                <w:sz w:val="17"/>
                <w:szCs w:val="17"/>
              </w:rPr>
              <w:t>USGS peak</w:t>
            </w:r>
          </w:p>
        </w:tc>
        <w:tc>
          <w:tcPr>
            <w:tcW w:w="1100" w:type="dxa"/>
            <w:tcMar>
              <w:top w:w="40" w:type="dxa"/>
              <w:left w:w="80" w:type="dxa"/>
              <w:bottom w:w="40" w:type="dxa"/>
              <w:right w:w="80" w:type="dxa"/>
            </w:tcMar>
          </w:tcPr>
          <w:p w14:paraId="01698FB8" w14:textId="77777777" w:rsidR="008D5B66" w:rsidRDefault="00E401A7">
            <w:pPr>
              <w:jc w:val="right"/>
            </w:pPr>
            <w:r>
              <w:rPr>
                <w:sz w:val="17"/>
                <w:szCs w:val="17"/>
              </w:rPr>
              <w:t>71,300</w:t>
            </w:r>
          </w:p>
        </w:tc>
        <w:tc>
          <w:tcPr>
            <w:tcW w:w="1400" w:type="dxa"/>
            <w:tcMar>
              <w:top w:w="40" w:type="dxa"/>
              <w:left w:w="80" w:type="dxa"/>
              <w:bottom w:w="40" w:type="dxa"/>
              <w:right w:w="80" w:type="dxa"/>
            </w:tcMar>
          </w:tcPr>
          <w:p w14:paraId="49BB3439" w14:textId="77777777" w:rsidR="008D5B66" w:rsidRDefault="00E401A7">
            <w:r>
              <w:rPr>
                <w:sz w:val="17"/>
                <w:szCs w:val="17"/>
              </w:rPr>
              <w:t>USGS daily</w:t>
            </w:r>
          </w:p>
        </w:tc>
        <w:tc>
          <w:tcPr>
            <w:tcW w:w="1100" w:type="dxa"/>
            <w:tcMar>
              <w:top w:w="40" w:type="dxa"/>
              <w:left w:w="80" w:type="dxa"/>
              <w:bottom w:w="40" w:type="dxa"/>
              <w:right w:w="80" w:type="dxa"/>
            </w:tcMar>
          </w:tcPr>
          <w:p w14:paraId="2DCF5942" w14:textId="77777777" w:rsidR="008D5B66" w:rsidRDefault="00E401A7">
            <w:pPr>
              <w:jc w:val="right"/>
            </w:pPr>
            <w:r>
              <w:rPr>
                <w:sz w:val="17"/>
                <w:szCs w:val="17"/>
              </w:rPr>
              <w:t>56,933</w:t>
            </w:r>
          </w:p>
        </w:tc>
        <w:tc>
          <w:tcPr>
            <w:tcW w:w="1100" w:type="dxa"/>
            <w:tcMar>
              <w:top w:w="40" w:type="dxa"/>
              <w:left w:w="80" w:type="dxa"/>
              <w:bottom w:w="40" w:type="dxa"/>
              <w:right w:w="80" w:type="dxa"/>
            </w:tcMar>
          </w:tcPr>
          <w:p w14:paraId="06A00329" w14:textId="77777777" w:rsidR="008D5B66" w:rsidRDefault="00E401A7">
            <w:pPr>
              <w:jc w:val="right"/>
            </w:pPr>
            <w:r>
              <w:rPr>
                <w:sz w:val="17"/>
                <w:szCs w:val="17"/>
              </w:rPr>
              <w:t>47,940</w:t>
            </w:r>
          </w:p>
        </w:tc>
        <w:tc>
          <w:tcPr>
            <w:tcW w:w="1460" w:type="dxa"/>
            <w:tcMar>
              <w:top w:w="40" w:type="dxa"/>
              <w:left w:w="80" w:type="dxa"/>
              <w:bottom w:w="40" w:type="dxa"/>
              <w:right w:w="80" w:type="dxa"/>
            </w:tcMar>
          </w:tcPr>
          <w:p w14:paraId="43A5E8A0" w14:textId="77777777" w:rsidR="008D5B66" w:rsidRDefault="00E401A7">
            <w:r>
              <w:rPr>
                <w:sz w:val="17"/>
                <w:szCs w:val="17"/>
              </w:rPr>
              <w:t>USGS daily</w:t>
            </w:r>
          </w:p>
        </w:tc>
      </w:tr>
      <w:tr w:rsidR="008D5B66" w14:paraId="5F445B3F" w14:textId="77777777">
        <w:tc>
          <w:tcPr>
            <w:tcW w:w="700" w:type="dxa"/>
            <w:tcMar>
              <w:top w:w="40" w:type="dxa"/>
              <w:left w:w="80" w:type="dxa"/>
              <w:bottom w:w="40" w:type="dxa"/>
              <w:right w:w="80" w:type="dxa"/>
            </w:tcMar>
          </w:tcPr>
          <w:p w14:paraId="22F6674E" w14:textId="77777777" w:rsidR="008D5B66" w:rsidRDefault="00E401A7">
            <w:pPr>
              <w:jc w:val="right"/>
            </w:pPr>
            <w:r>
              <w:rPr>
                <w:sz w:val="17"/>
                <w:szCs w:val="17"/>
              </w:rPr>
              <w:t>1929</w:t>
            </w:r>
          </w:p>
        </w:tc>
        <w:tc>
          <w:tcPr>
            <w:tcW w:w="1100" w:type="dxa"/>
            <w:tcMar>
              <w:top w:w="40" w:type="dxa"/>
              <w:left w:w="80" w:type="dxa"/>
              <w:bottom w:w="40" w:type="dxa"/>
              <w:right w:w="80" w:type="dxa"/>
            </w:tcMar>
          </w:tcPr>
          <w:p w14:paraId="61E5EE34" w14:textId="77777777" w:rsidR="008D5B66" w:rsidRDefault="00E401A7">
            <w:pPr>
              <w:jc w:val="right"/>
            </w:pPr>
            <w:r>
              <w:rPr>
                <w:sz w:val="17"/>
                <w:szCs w:val="17"/>
              </w:rPr>
              <w:t>21,800</w:t>
            </w:r>
          </w:p>
        </w:tc>
        <w:tc>
          <w:tcPr>
            <w:tcW w:w="1400" w:type="dxa"/>
            <w:tcMar>
              <w:top w:w="40" w:type="dxa"/>
              <w:left w:w="80" w:type="dxa"/>
              <w:bottom w:w="40" w:type="dxa"/>
              <w:right w:w="80" w:type="dxa"/>
            </w:tcMar>
          </w:tcPr>
          <w:p w14:paraId="4CF03D0C" w14:textId="77777777" w:rsidR="008D5B66" w:rsidRDefault="00E401A7">
            <w:r>
              <w:rPr>
                <w:sz w:val="17"/>
                <w:szCs w:val="17"/>
              </w:rPr>
              <w:t>USGS peak</w:t>
            </w:r>
          </w:p>
        </w:tc>
        <w:tc>
          <w:tcPr>
            <w:tcW w:w="1100" w:type="dxa"/>
            <w:tcMar>
              <w:top w:w="40" w:type="dxa"/>
              <w:left w:w="80" w:type="dxa"/>
              <w:bottom w:w="40" w:type="dxa"/>
              <w:right w:w="80" w:type="dxa"/>
            </w:tcMar>
          </w:tcPr>
          <w:p w14:paraId="3762CE60" w14:textId="77777777" w:rsidR="008D5B66" w:rsidRDefault="00E401A7">
            <w:pPr>
              <w:jc w:val="right"/>
            </w:pPr>
            <w:r>
              <w:rPr>
                <w:sz w:val="17"/>
                <w:szCs w:val="17"/>
              </w:rPr>
              <w:t>21,100</w:t>
            </w:r>
          </w:p>
        </w:tc>
        <w:tc>
          <w:tcPr>
            <w:tcW w:w="1400" w:type="dxa"/>
            <w:tcMar>
              <w:top w:w="40" w:type="dxa"/>
              <w:left w:w="80" w:type="dxa"/>
              <w:bottom w:w="40" w:type="dxa"/>
              <w:right w:w="80" w:type="dxa"/>
            </w:tcMar>
          </w:tcPr>
          <w:p w14:paraId="64940A9F" w14:textId="77777777" w:rsidR="008D5B66" w:rsidRDefault="00E401A7">
            <w:r>
              <w:rPr>
                <w:sz w:val="17"/>
                <w:szCs w:val="17"/>
              </w:rPr>
              <w:t>USGS daily</w:t>
            </w:r>
          </w:p>
        </w:tc>
        <w:tc>
          <w:tcPr>
            <w:tcW w:w="1100" w:type="dxa"/>
            <w:tcMar>
              <w:top w:w="40" w:type="dxa"/>
              <w:left w:w="80" w:type="dxa"/>
              <w:bottom w:w="40" w:type="dxa"/>
              <w:right w:w="80" w:type="dxa"/>
            </w:tcMar>
          </w:tcPr>
          <w:p w14:paraId="1E68561F" w14:textId="77777777" w:rsidR="008D5B66" w:rsidRDefault="00E401A7">
            <w:pPr>
              <w:jc w:val="right"/>
            </w:pPr>
            <w:r>
              <w:rPr>
                <w:sz w:val="17"/>
                <w:szCs w:val="17"/>
              </w:rPr>
              <w:t>19,633</w:t>
            </w:r>
          </w:p>
        </w:tc>
        <w:tc>
          <w:tcPr>
            <w:tcW w:w="1100" w:type="dxa"/>
            <w:tcMar>
              <w:top w:w="40" w:type="dxa"/>
              <w:left w:w="80" w:type="dxa"/>
              <w:bottom w:w="40" w:type="dxa"/>
              <w:right w:w="80" w:type="dxa"/>
            </w:tcMar>
          </w:tcPr>
          <w:p w14:paraId="23BCAD5E" w14:textId="77777777" w:rsidR="008D5B66" w:rsidRDefault="00E401A7">
            <w:pPr>
              <w:jc w:val="right"/>
            </w:pPr>
            <w:r>
              <w:rPr>
                <w:sz w:val="17"/>
                <w:szCs w:val="17"/>
              </w:rPr>
              <w:t>18,980</w:t>
            </w:r>
          </w:p>
        </w:tc>
        <w:tc>
          <w:tcPr>
            <w:tcW w:w="1460" w:type="dxa"/>
            <w:tcMar>
              <w:top w:w="40" w:type="dxa"/>
              <w:left w:w="80" w:type="dxa"/>
              <w:bottom w:w="40" w:type="dxa"/>
              <w:right w:w="80" w:type="dxa"/>
            </w:tcMar>
          </w:tcPr>
          <w:p w14:paraId="1853BB47" w14:textId="77777777" w:rsidR="008D5B66" w:rsidRDefault="00E401A7">
            <w:r>
              <w:rPr>
                <w:sz w:val="17"/>
                <w:szCs w:val="17"/>
              </w:rPr>
              <w:t>USGS daily</w:t>
            </w:r>
          </w:p>
        </w:tc>
      </w:tr>
      <w:tr w:rsidR="008D5B66" w14:paraId="48BD3DEA" w14:textId="77777777">
        <w:tc>
          <w:tcPr>
            <w:tcW w:w="700" w:type="dxa"/>
            <w:tcMar>
              <w:top w:w="40" w:type="dxa"/>
              <w:left w:w="80" w:type="dxa"/>
              <w:bottom w:w="40" w:type="dxa"/>
              <w:right w:w="80" w:type="dxa"/>
            </w:tcMar>
          </w:tcPr>
          <w:p w14:paraId="5C6D7287" w14:textId="77777777" w:rsidR="008D5B66" w:rsidRDefault="00E401A7">
            <w:pPr>
              <w:jc w:val="right"/>
            </w:pPr>
            <w:r>
              <w:rPr>
                <w:sz w:val="17"/>
                <w:szCs w:val="17"/>
              </w:rPr>
              <w:t>1930</w:t>
            </w:r>
          </w:p>
        </w:tc>
        <w:tc>
          <w:tcPr>
            <w:tcW w:w="1100" w:type="dxa"/>
            <w:tcMar>
              <w:top w:w="40" w:type="dxa"/>
              <w:left w:w="80" w:type="dxa"/>
              <w:bottom w:w="40" w:type="dxa"/>
              <w:right w:w="80" w:type="dxa"/>
            </w:tcMar>
          </w:tcPr>
          <w:p w14:paraId="6DCF7B6F" w14:textId="77777777" w:rsidR="008D5B66" w:rsidRDefault="00E401A7">
            <w:pPr>
              <w:jc w:val="right"/>
            </w:pPr>
            <w:r>
              <w:rPr>
                <w:sz w:val="17"/>
                <w:szCs w:val="17"/>
              </w:rPr>
              <w:t>30,200</w:t>
            </w:r>
          </w:p>
        </w:tc>
        <w:tc>
          <w:tcPr>
            <w:tcW w:w="1400" w:type="dxa"/>
            <w:tcMar>
              <w:top w:w="40" w:type="dxa"/>
              <w:left w:w="80" w:type="dxa"/>
              <w:bottom w:w="40" w:type="dxa"/>
              <w:right w:w="80" w:type="dxa"/>
            </w:tcMar>
          </w:tcPr>
          <w:p w14:paraId="4BBF3BB9" w14:textId="77777777" w:rsidR="008D5B66" w:rsidRDefault="00E401A7">
            <w:r>
              <w:rPr>
                <w:sz w:val="17"/>
                <w:szCs w:val="17"/>
              </w:rPr>
              <w:t>USGS peak</w:t>
            </w:r>
          </w:p>
        </w:tc>
        <w:tc>
          <w:tcPr>
            <w:tcW w:w="1100" w:type="dxa"/>
            <w:tcMar>
              <w:top w:w="40" w:type="dxa"/>
              <w:left w:w="80" w:type="dxa"/>
              <w:bottom w:w="40" w:type="dxa"/>
              <w:right w:w="80" w:type="dxa"/>
            </w:tcMar>
          </w:tcPr>
          <w:p w14:paraId="0262FF5A" w14:textId="77777777" w:rsidR="008D5B66" w:rsidRDefault="00E401A7">
            <w:pPr>
              <w:jc w:val="right"/>
            </w:pPr>
            <w:r>
              <w:rPr>
                <w:sz w:val="17"/>
                <w:szCs w:val="17"/>
              </w:rPr>
              <w:t>29,500</w:t>
            </w:r>
          </w:p>
        </w:tc>
        <w:tc>
          <w:tcPr>
            <w:tcW w:w="1400" w:type="dxa"/>
            <w:tcMar>
              <w:top w:w="40" w:type="dxa"/>
              <w:left w:w="80" w:type="dxa"/>
              <w:bottom w:w="40" w:type="dxa"/>
              <w:right w:w="80" w:type="dxa"/>
            </w:tcMar>
          </w:tcPr>
          <w:p w14:paraId="2AEADCB0" w14:textId="77777777" w:rsidR="008D5B66" w:rsidRDefault="00E401A7">
            <w:r>
              <w:rPr>
                <w:sz w:val="17"/>
                <w:szCs w:val="17"/>
              </w:rPr>
              <w:t>USGS daily</w:t>
            </w:r>
          </w:p>
        </w:tc>
        <w:tc>
          <w:tcPr>
            <w:tcW w:w="1100" w:type="dxa"/>
            <w:tcMar>
              <w:top w:w="40" w:type="dxa"/>
              <w:left w:w="80" w:type="dxa"/>
              <w:bottom w:w="40" w:type="dxa"/>
              <w:right w:w="80" w:type="dxa"/>
            </w:tcMar>
          </w:tcPr>
          <w:p w14:paraId="0F21203D" w14:textId="77777777" w:rsidR="008D5B66" w:rsidRDefault="00E401A7">
            <w:pPr>
              <w:jc w:val="right"/>
            </w:pPr>
            <w:r>
              <w:rPr>
                <w:sz w:val="17"/>
                <w:szCs w:val="17"/>
              </w:rPr>
              <w:t>26,700</w:t>
            </w:r>
          </w:p>
        </w:tc>
        <w:tc>
          <w:tcPr>
            <w:tcW w:w="1100" w:type="dxa"/>
            <w:tcMar>
              <w:top w:w="40" w:type="dxa"/>
              <w:left w:w="80" w:type="dxa"/>
              <w:bottom w:w="40" w:type="dxa"/>
              <w:right w:w="80" w:type="dxa"/>
            </w:tcMar>
          </w:tcPr>
          <w:p w14:paraId="04DE758B" w14:textId="77777777" w:rsidR="008D5B66" w:rsidRDefault="00E401A7">
            <w:pPr>
              <w:jc w:val="right"/>
            </w:pPr>
            <w:r>
              <w:rPr>
                <w:sz w:val="17"/>
                <w:szCs w:val="17"/>
              </w:rPr>
              <w:t>23,840</w:t>
            </w:r>
          </w:p>
        </w:tc>
        <w:tc>
          <w:tcPr>
            <w:tcW w:w="1460" w:type="dxa"/>
            <w:tcMar>
              <w:top w:w="40" w:type="dxa"/>
              <w:left w:w="80" w:type="dxa"/>
              <w:bottom w:w="40" w:type="dxa"/>
              <w:right w:w="80" w:type="dxa"/>
            </w:tcMar>
          </w:tcPr>
          <w:p w14:paraId="654FFD81" w14:textId="77777777" w:rsidR="008D5B66" w:rsidRDefault="00E401A7">
            <w:r>
              <w:rPr>
                <w:sz w:val="17"/>
                <w:szCs w:val="17"/>
              </w:rPr>
              <w:t>USGS daily</w:t>
            </w:r>
          </w:p>
        </w:tc>
      </w:tr>
      <w:tr w:rsidR="008D5B66" w14:paraId="5F88483E" w14:textId="77777777">
        <w:tc>
          <w:tcPr>
            <w:tcW w:w="700" w:type="dxa"/>
            <w:tcMar>
              <w:top w:w="40" w:type="dxa"/>
              <w:left w:w="80" w:type="dxa"/>
              <w:bottom w:w="40" w:type="dxa"/>
              <w:right w:w="80" w:type="dxa"/>
            </w:tcMar>
          </w:tcPr>
          <w:p w14:paraId="1EFD241C" w14:textId="77777777" w:rsidR="008D5B66" w:rsidRDefault="00E401A7">
            <w:pPr>
              <w:jc w:val="right"/>
            </w:pPr>
            <w:r>
              <w:rPr>
                <w:sz w:val="17"/>
                <w:szCs w:val="17"/>
              </w:rPr>
              <w:t>1931</w:t>
            </w:r>
          </w:p>
        </w:tc>
        <w:tc>
          <w:tcPr>
            <w:tcW w:w="1100" w:type="dxa"/>
            <w:tcMar>
              <w:top w:w="40" w:type="dxa"/>
              <w:left w:w="80" w:type="dxa"/>
              <w:bottom w:w="40" w:type="dxa"/>
              <w:right w:w="80" w:type="dxa"/>
            </w:tcMar>
          </w:tcPr>
          <w:p w14:paraId="705F0170" w14:textId="77777777" w:rsidR="008D5B66" w:rsidRDefault="00E401A7">
            <w:pPr>
              <w:jc w:val="right"/>
            </w:pPr>
            <w:r>
              <w:rPr>
                <w:sz w:val="17"/>
                <w:szCs w:val="17"/>
              </w:rPr>
              <w:t>65,900</w:t>
            </w:r>
          </w:p>
        </w:tc>
        <w:tc>
          <w:tcPr>
            <w:tcW w:w="1400" w:type="dxa"/>
            <w:tcMar>
              <w:top w:w="40" w:type="dxa"/>
              <w:left w:w="80" w:type="dxa"/>
              <w:bottom w:w="40" w:type="dxa"/>
              <w:right w:w="80" w:type="dxa"/>
            </w:tcMar>
          </w:tcPr>
          <w:p w14:paraId="07C71988" w14:textId="77777777" w:rsidR="008D5B66" w:rsidRDefault="00E401A7">
            <w:r>
              <w:rPr>
                <w:sz w:val="17"/>
                <w:szCs w:val="17"/>
              </w:rPr>
              <w:t>USGS peak</w:t>
            </w:r>
          </w:p>
        </w:tc>
        <w:tc>
          <w:tcPr>
            <w:tcW w:w="1100" w:type="dxa"/>
            <w:tcMar>
              <w:top w:w="40" w:type="dxa"/>
              <w:left w:w="80" w:type="dxa"/>
              <w:bottom w:w="40" w:type="dxa"/>
              <w:right w:w="80" w:type="dxa"/>
            </w:tcMar>
          </w:tcPr>
          <w:p w14:paraId="7C2B22FC" w14:textId="77777777" w:rsidR="008D5B66" w:rsidRDefault="00E401A7">
            <w:pPr>
              <w:jc w:val="right"/>
            </w:pPr>
            <w:r>
              <w:rPr>
                <w:sz w:val="17"/>
                <w:szCs w:val="17"/>
              </w:rPr>
              <w:t>63,200</w:t>
            </w:r>
          </w:p>
        </w:tc>
        <w:tc>
          <w:tcPr>
            <w:tcW w:w="1400" w:type="dxa"/>
            <w:tcMar>
              <w:top w:w="40" w:type="dxa"/>
              <w:left w:w="80" w:type="dxa"/>
              <w:bottom w:w="40" w:type="dxa"/>
              <w:right w:w="80" w:type="dxa"/>
            </w:tcMar>
          </w:tcPr>
          <w:p w14:paraId="1DEA20AC" w14:textId="77777777" w:rsidR="008D5B66" w:rsidRDefault="00E401A7">
            <w:r>
              <w:rPr>
                <w:sz w:val="17"/>
                <w:szCs w:val="17"/>
              </w:rPr>
              <w:t>USGS daily</w:t>
            </w:r>
          </w:p>
        </w:tc>
        <w:tc>
          <w:tcPr>
            <w:tcW w:w="1100" w:type="dxa"/>
            <w:tcMar>
              <w:top w:w="40" w:type="dxa"/>
              <w:left w:w="80" w:type="dxa"/>
              <w:bottom w:w="40" w:type="dxa"/>
              <w:right w:w="80" w:type="dxa"/>
            </w:tcMar>
          </w:tcPr>
          <w:p w14:paraId="39F43B87" w14:textId="77777777" w:rsidR="008D5B66" w:rsidRDefault="00E401A7">
            <w:pPr>
              <w:jc w:val="right"/>
            </w:pPr>
            <w:r>
              <w:rPr>
                <w:sz w:val="17"/>
                <w:szCs w:val="17"/>
              </w:rPr>
              <w:t>51,200</w:t>
            </w:r>
          </w:p>
        </w:tc>
        <w:tc>
          <w:tcPr>
            <w:tcW w:w="1100" w:type="dxa"/>
            <w:tcMar>
              <w:top w:w="40" w:type="dxa"/>
              <w:left w:w="80" w:type="dxa"/>
              <w:bottom w:w="40" w:type="dxa"/>
              <w:right w:w="80" w:type="dxa"/>
            </w:tcMar>
          </w:tcPr>
          <w:p w14:paraId="699C8A19" w14:textId="77777777" w:rsidR="008D5B66" w:rsidRDefault="00E401A7">
            <w:pPr>
              <w:jc w:val="right"/>
            </w:pPr>
            <w:r>
              <w:rPr>
                <w:sz w:val="17"/>
                <w:szCs w:val="17"/>
              </w:rPr>
              <w:t>40,760</w:t>
            </w:r>
          </w:p>
        </w:tc>
        <w:tc>
          <w:tcPr>
            <w:tcW w:w="1460" w:type="dxa"/>
            <w:tcMar>
              <w:top w:w="40" w:type="dxa"/>
              <w:left w:w="80" w:type="dxa"/>
              <w:bottom w:w="40" w:type="dxa"/>
              <w:right w:w="80" w:type="dxa"/>
            </w:tcMar>
          </w:tcPr>
          <w:p w14:paraId="356ADC0A" w14:textId="77777777" w:rsidR="008D5B66" w:rsidRDefault="00E401A7">
            <w:r>
              <w:rPr>
                <w:sz w:val="17"/>
                <w:szCs w:val="17"/>
              </w:rPr>
              <w:t>USGS daily</w:t>
            </w:r>
          </w:p>
        </w:tc>
      </w:tr>
      <w:tr w:rsidR="008D5B66" w14:paraId="739FA658" w14:textId="77777777">
        <w:tc>
          <w:tcPr>
            <w:tcW w:w="700" w:type="dxa"/>
            <w:tcMar>
              <w:top w:w="40" w:type="dxa"/>
              <w:left w:w="80" w:type="dxa"/>
              <w:bottom w:w="40" w:type="dxa"/>
              <w:right w:w="80" w:type="dxa"/>
            </w:tcMar>
          </w:tcPr>
          <w:p w14:paraId="0A485FD9" w14:textId="77777777" w:rsidR="008D5B66" w:rsidRDefault="00E401A7">
            <w:pPr>
              <w:jc w:val="right"/>
            </w:pPr>
            <w:r>
              <w:rPr>
                <w:sz w:val="17"/>
                <w:szCs w:val="17"/>
              </w:rPr>
              <w:t>1932</w:t>
            </w:r>
          </w:p>
        </w:tc>
        <w:tc>
          <w:tcPr>
            <w:tcW w:w="1100" w:type="dxa"/>
            <w:tcMar>
              <w:top w:w="40" w:type="dxa"/>
              <w:left w:w="80" w:type="dxa"/>
              <w:bottom w:w="40" w:type="dxa"/>
              <w:right w:w="80" w:type="dxa"/>
            </w:tcMar>
          </w:tcPr>
          <w:p w14:paraId="1591BBD6" w14:textId="77777777" w:rsidR="008D5B66" w:rsidRDefault="00E401A7">
            <w:pPr>
              <w:jc w:val="right"/>
            </w:pPr>
            <w:r>
              <w:rPr>
                <w:sz w:val="17"/>
                <w:szCs w:val="17"/>
              </w:rPr>
              <w:t>50,800</w:t>
            </w:r>
          </w:p>
        </w:tc>
        <w:tc>
          <w:tcPr>
            <w:tcW w:w="1400" w:type="dxa"/>
            <w:tcMar>
              <w:top w:w="40" w:type="dxa"/>
              <w:left w:w="80" w:type="dxa"/>
              <w:bottom w:w="40" w:type="dxa"/>
              <w:right w:w="80" w:type="dxa"/>
            </w:tcMar>
          </w:tcPr>
          <w:p w14:paraId="12DFB678" w14:textId="77777777" w:rsidR="008D5B66" w:rsidRDefault="00E401A7">
            <w:r>
              <w:rPr>
                <w:sz w:val="17"/>
                <w:szCs w:val="17"/>
              </w:rPr>
              <w:t>USGS peak</w:t>
            </w:r>
          </w:p>
        </w:tc>
        <w:tc>
          <w:tcPr>
            <w:tcW w:w="1100" w:type="dxa"/>
            <w:tcMar>
              <w:top w:w="40" w:type="dxa"/>
              <w:left w:w="80" w:type="dxa"/>
              <w:bottom w:w="40" w:type="dxa"/>
              <w:right w:w="80" w:type="dxa"/>
            </w:tcMar>
          </w:tcPr>
          <w:p w14:paraId="2B67D623" w14:textId="77777777" w:rsidR="008D5B66" w:rsidRDefault="00E401A7">
            <w:pPr>
              <w:jc w:val="right"/>
            </w:pPr>
            <w:r>
              <w:rPr>
                <w:sz w:val="17"/>
                <w:szCs w:val="17"/>
              </w:rPr>
              <w:t>49,200</w:t>
            </w:r>
          </w:p>
        </w:tc>
        <w:tc>
          <w:tcPr>
            <w:tcW w:w="1400" w:type="dxa"/>
            <w:tcMar>
              <w:top w:w="40" w:type="dxa"/>
              <w:left w:w="80" w:type="dxa"/>
              <w:bottom w:w="40" w:type="dxa"/>
              <w:right w:w="80" w:type="dxa"/>
            </w:tcMar>
          </w:tcPr>
          <w:p w14:paraId="498ECD90" w14:textId="77777777" w:rsidR="008D5B66" w:rsidRDefault="00E401A7">
            <w:r>
              <w:rPr>
                <w:sz w:val="17"/>
                <w:szCs w:val="17"/>
              </w:rPr>
              <w:t>USGS daily</w:t>
            </w:r>
          </w:p>
        </w:tc>
        <w:tc>
          <w:tcPr>
            <w:tcW w:w="1100" w:type="dxa"/>
            <w:tcMar>
              <w:top w:w="40" w:type="dxa"/>
              <w:left w:w="80" w:type="dxa"/>
              <w:bottom w:w="40" w:type="dxa"/>
              <w:right w:w="80" w:type="dxa"/>
            </w:tcMar>
          </w:tcPr>
          <w:p w14:paraId="0670E6C8" w14:textId="77777777" w:rsidR="008D5B66" w:rsidRDefault="00E401A7">
            <w:pPr>
              <w:jc w:val="right"/>
            </w:pPr>
            <w:r>
              <w:rPr>
                <w:sz w:val="17"/>
                <w:szCs w:val="17"/>
              </w:rPr>
              <w:t>44,467</w:t>
            </w:r>
          </w:p>
        </w:tc>
        <w:tc>
          <w:tcPr>
            <w:tcW w:w="1100" w:type="dxa"/>
            <w:tcMar>
              <w:top w:w="40" w:type="dxa"/>
              <w:left w:w="80" w:type="dxa"/>
              <w:bottom w:w="40" w:type="dxa"/>
              <w:right w:w="80" w:type="dxa"/>
            </w:tcMar>
          </w:tcPr>
          <w:p w14:paraId="3452357D" w14:textId="77777777" w:rsidR="008D5B66" w:rsidRDefault="00E401A7">
            <w:pPr>
              <w:jc w:val="right"/>
            </w:pPr>
            <w:r>
              <w:rPr>
                <w:sz w:val="17"/>
                <w:szCs w:val="17"/>
              </w:rPr>
              <w:t>39,140</w:t>
            </w:r>
          </w:p>
        </w:tc>
        <w:tc>
          <w:tcPr>
            <w:tcW w:w="1460" w:type="dxa"/>
            <w:tcMar>
              <w:top w:w="40" w:type="dxa"/>
              <w:left w:w="80" w:type="dxa"/>
              <w:bottom w:w="40" w:type="dxa"/>
              <w:right w:w="80" w:type="dxa"/>
            </w:tcMar>
          </w:tcPr>
          <w:p w14:paraId="50DAC40A" w14:textId="77777777" w:rsidR="008D5B66" w:rsidRDefault="00E401A7">
            <w:r>
              <w:rPr>
                <w:sz w:val="17"/>
                <w:szCs w:val="17"/>
              </w:rPr>
              <w:t>USGS daily</w:t>
            </w:r>
          </w:p>
        </w:tc>
      </w:tr>
      <w:tr w:rsidR="008D5B66" w14:paraId="1625C871" w14:textId="77777777">
        <w:tc>
          <w:tcPr>
            <w:tcW w:w="700" w:type="dxa"/>
            <w:tcMar>
              <w:top w:w="40" w:type="dxa"/>
              <w:left w:w="80" w:type="dxa"/>
              <w:bottom w:w="40" w:type="dxa"/>
              <w:right w:w="80" w:type="dxa"/>
            </w:tcMar>
          </w:tcPr>
          <w:p w14:paraId="4EBD81B1" w14:textId="77777777" w:rsidR="008D5B66" w:rsidRDefault="00E401A7">
            <w:pPr>
              <w:jc w:val="right"/>
            </w:pPr>
            <w:r>
              <w:rPr>
                <w:sz w:val="17"/>
                <w:szCs w:val="17"/>
              </w:rPr>
              <w:t>1933</w:t>
            </w:r>
          </w:p>
        </w:tc>
        <w:tc>
          <w:tcPr>
            <w:tcW w:w="1100" w:type="dxa"/>
            <w:tcMar>
              <w:top w:w="40" w:type="dxa"/>
              <w:left w:w="80" w:type="dxa"/>
              <w:bottom w:w="40" w:type="dxa"/>
              <w:right w:w="80" w:type="dxa"/>
            </w:tcMar>
          </w:tcPr>
          <w:p w14:paraId="572549BA" w14:textId="77777777" w:rsidR="008D5B66" w:rsidRDefault="00E401A7">
            <w:pPr>
              <w:jc w:val="right"/>
            </w:pPr>
            <w:r>
              <w:rPr>
                <w:sz w:val="17"/>
                <w:szCs w:val="17"/>
              </w:rPr>
              <w:t>53,000</w:t>
            </w:r>
          </w:p>
        </w:tc>
        <w:tc>
          <w:tcPr>
            <w:tcW w:w="1400" w:type="dxa"/>
            <w:tcMar>
              <w:top w:w="40" w:type="dxa"/>
              <w:left w:w="80" w:type="dxa"/>
              <w:bottom w:w="40" w:type="dxa"/>
              <w:right w:w="80" w:type="dxa"/>
            </w:tcMar>
          </w:tcPr>
          <w:p w14:paraId="4C8A4A06" w14:textId="77777777" w:rsidR="008D5B66" w:rsidRDefault="00E401A7">
            <w:r>
              <w:rPr>
                <w:sz w:val="17"/>
                <w:szCs w:val="17"/>
              </w:rPr>
              <w:t>USGS peak</w:t>
            </w:r>
          </w:p>
        </w:tc>
        <w:tc>
          <w:tcPr>
            <w:tcW w:w="1100" w:type="dxa"/>
            <w:tcMar>
              <w:top w:w="40" w:type="dxa"/>
              <w:left w:w="80" w:type="dxa"/>
              <w:bottom w:w="40" w:type="dxa"/>
              <w:right w:w="80" w:type="dxa"/>
            </w:tcMar>
          </w:tcPr>
          <w:p w14:paraId="70469FC5" w14:textId="77777777" w:rsidR="008D5B66" w:rsidRDefault="00E401A7">
            <w:pPr>
              <w:jc w:val="right"/>
            </w:pPr>
            <w:r>
              <w:rPr>
                <w:sz w:val="17"/>
                <w:szCs w:val="17"/>
              </w:rPr>
              <w:t>52,200</w:t>
            </w:r>
          </w:p>
        </w:tc>
        <w:tc>
          <w:tcPr>
            <w:tcW w:w="1400" w:type="dxa"/>
            <w:tcMar>
              <w:top w:w="40" w:type="dxa"/>
              <w:left w:w="80" w:type="dxa"/>
              <w:bottom w:w="40" w:type="dxa"/>
              <w:right w:w="80" w:type="dxa"/>
            </w:tcMar>
          </w:tcPr>
          <w:p w14:paraId="606C2F5E" w14:textId="77777777" w:rsidR="008D5B66" w:rsidRDefault="00E401A7">
            <w:r>
              <w:rPr>
                <w:sz w:val="17"/>
                <w:szCs w:val="17"/>
              </w:rPr>
              <w:t>USGS daily</w:t>
            </w:r>
          </w:p>
        </w:tc>
        <w:tc>
          <w:tcPr>
            <w:tcW w:w="1100" w:type="dxa"/>
            <w:tcMar>
              <w:top w:w="40" w:type="dxa"/>
              <w:left w:w="80" w:type="dxa"/>
              <w:bottom w:w="40" w:type="dxa"/>
              <w:right w:w="80" w:type="dxa"/>
            </w:tcMar>
          </w:tcPr>
          <w:p w14:paraId="31620B15" w14:textId="77777777" w:rsidR="008D5B66" w:rsidRDefault="00E401A7">
            <w:pPr>
              <w:jc w:val="right"/>
            </w:pPr>
            <w:r>
              <w:rPr>
                <w:sz w:val="17"/>
                <w:szCs w:val="17"/>
              </w:rPr>
              <w:t>44,467</w:t>
            </w:r>
          </w:p>
        </w:tc>
        <w:tc>
          <w:tcPr>
            <w:tcW w:w="1100" w:type="dxa"/>
            <w:tcMar>
              <w:top w:w="40" w:type="dxa"/>
              <w:left w:w="80" w:type="dxa"/>
              <w:bottom w:w="40" w:type="dxa"/>
              <w:right w:w="80" w:type="dxa"/>
            </w:tcMar>
          </w:tcPr>
          <w:p w14:paraId="194FE79E" w14:textId="77777777" w:rsidR="008D5B66" w:rsidRDefault="00E401A7">
            <w:pPr>
              <w:jc w:val="right"/>
            </w:pPr>
            <w:r>
              <w:rPr>
                <w:sz w:val="17"/>
                <w:szCs w:val="17"/>
              </w:rPr>
              <w:t>43,900</w:t>
            </w:r>
          </w:p>
        </w:tc>
        <w:tc>
          <w:tcPr>
            <w:tcW w:w="1460" w:type="dxa"/>
            <w:tcMar>
              <w:top w:w="40" w:type="dxa"/>
              <w:left w:w="80" w:type="dxa"/>
              <w:bottom w:w="40" w:type="dxa"/>
              <w:right w:w="80" w:type="dxa"/>
            </w:tcMar>
          </w:tcPr>
          <w:p w14:paraId="29755AB6" w14:textId="77777777" w:rsidR="008D5B66" w:rsidRDefault="00E401A7">
            <w:r>
              <w:rPr>
                <w:sz w:val="17"/>
                <w:szCs w:val="17"/>
              </w:rPr>
              <w:t>USGS daily</w:t>
            </w:r>
          </w:p>
        </w:tc>
      </w:tr>
      <w:tr w:rsidR="008D5B66" w14:paraId="337BE0EE" w14:textId="77777777">
        <w:tc>
          <w:tcPr>
            <w:tcW w:w="700" w:type="dxa"/>
            <w:tcMar>
              <w:top w:w="40" w:type="dxa"/>
              <w:left w:w="80" w:type="dxa"/>
              <w:bottom w:w="40" w:type="dxa"/>
              <w:right w:w="80" w:type="dxa"/>
            </w:tcMar>
          </w:tcPr>
          <w:p w14:paraId="4287661A" w14:textId="77777777" w:rsidR="008D5B66" w:rsidRDefault="00E401A7">
            <w:pPr>
              <w:jc w:val="right"/>
            </w:pPr>
            <w:r>
              <w:rPr>
                <w:sz w:val="17"/>
                <w:szCs w:val="17"/>
              </w:rPr>
              <w:t>1934</w:t>
            </w:r>
          </w:p>
        </w:tc>
        <w:tc>
          <w:tcPr>
            <w:tcW w:w="1100" w:type="dxa"/>
            <w:tcMar>
              <w:top w:w="40" w:type="dxa"/>
              <w:left w:w="80" w:type="dxa"/>
              <w:bottom w:w="40" w:type="dxa"/>
              <w:right w:w="80" w:type="dxa"/>
            </w:tcMar>
          </w:tcPr>
          <w:p w14:paraId="5F64BF1F" w14:textId="77777777" w:rsidR="008D5B66" w:rsidRDefault="00E401A7">
            <w:pPr>
              <w:jc w:val="right"/>
            </w:pPr>
            <w:r>
              <w:rPr>
                <w:sz w:val="17"/>
                <w:szCs w:val="17"/>
              </w:rPr>
              <w:t>139,000</w:t>
            </w:r>
          </w:p>
        </w:tc>
        <w:tc>
          <w:tcPr>
            <w:tcW w:w="1400" w:type="dxa"/>
            <w:tcMar>
              <w:top w:w="40" w:type="dxa"/>
              <w:left w:w="80" w:type="dxa"/>
              <w:bottom w:w="40" w:type="dxa"/>
              <w:right w:w="80" w:type="dxa"/>
            </w:tcMar>
          </w:tcPr>
          <w:p w14:paraId="3704F3A3" w14:textId="77777777" w:rsidR="008D5B66" w:rsidRDefault="00E401A7">
            <w:r>
              <w:rPr>
                <w:sz w:val="17"/>
                <w:szCs w:val="17"/>
              </w:rPr>
              <w:t>USGS peak</w:t>
            </w:r>
          </w:p>
        </w:tc>
        <w:tc>
          <w:tcPr>
            <w:tcW w:w="1100" w:type="dxa"/>
            <w:tcMar>
              <w:top w:w="40" w:type="dxa"/>
              <w:left w:w="80" w:type="dxa"/>
              <w:bottom w:w="40" w:type="dxa"/>
              <w:right w:w="80" w:type="dxa"/>
            </w:tcMar>
          </w:tcPr>
          <w:p w14:paraId="540372DB" w14:textId="77777777" w:rsidR="008D5B66" w:rsidRDefault="00E401A7">
            <w:pPr>
              <w:jc w:val="right"/>
            </w:pPr>
            <w:r>
              <w:rPr>
                <w:sz w:val="17"/>
                <w:szCs w:val="17"/>
              </w:rPr>
              <w:t>134,000</w:t>
            </w:r>
          </w:p>
        </w:tc>
        <w:tc>
          <w:tcPr>
            <w:tcW w:w="1400" w:type="dxa"/>
            <w:tcMar>
              <w:top w:w="40" w:type="dxa"/>
              <w:left w:w="80" w:type="dxa"/>
              <w:bottom w:w="40" w:type="dxa"/>
              <w:right w:w="80" w:type="dxa"/>
            </w:tcMar>
          </w:tcPr>
          <w:p w14:paraId="235A0FB5" w14:textId="77777777" w:rsidR="008D5B66" w:rsidRDefault="00E401A7">
            <w:r>
              <w:rPr>
                <w:sz w:val="17"/>
                <w:szCs w:val="17"/>
              </w:rPr>
              <w:t>USGS daily</w:t>
            </w:r>
          </w:p>
        </w:tc>
        <w:tc>
          <w:tcPr>
            <w:tcW w:w="1100" w:type="dxa"/>
            <w:tcMar>
              <w:top w:w="40" w:type="dxa"/>
              <w:left w:w="80" w:type="dxa"/>
              <w:bottom w:w="40" w:type="dxa"/>
              <w:right w:w="80" w:type="dxa"/>
            </w:tcMar>
          </w:tcPr>
          <w:p w14:paraId="5119458E" w14:textId="77777777" w:rsidR="008D5B66" w:rsidRDefault="00E401A7">
            <w:pPr>
              <w:jc w:val="right"/>
            </w:pPr>
            <w:r>
              <w:rPr>
                <w:sz w:val="17"/>
                <w:szCs w:val="17"/>
              </w:rPr>
              <w:t>120,333</w:t>
            </w:r>
          </w:p>
        </w:tc>
        <w:tc>
          <w:tcPr>
            <w:tcW w:w="1100" w:type="dxa"/>
            <w:tcMar>
              <w:top w:w="40" w:type="dxa"/>
              <w:left w:w="80" w:type="dxa"/>
              <w:bottom w:w="40" w:type="dxa"/>
              <w:right w:w="80" w:type="dxa"/>
            </w:tcMar>
          </w:tcPr>
          <w:p w14:paraId="518E3845" w14:textId="77777777" w:rsidR="008D5B66" w:rsidRDefault="00E401A7">
            <w:pPr>
              <w:jc w:val="right"/>
            </w:pPr>
            <w:r>
              <w:rPr>
                <w:sz w:val="17"/>
                <w:szCs w:val="17"/>
              </w:rPr>
              <w:t>106,300</w:t>
            </w:r>
          </w:p>
        </w:tc>
        <w:tc>
          <w:tcPr>
            <w:tcW w:w="1460" w:type="dxa"/>
            <w:tcMar>
              <w:top w:w="40" w:type="dxa"/>
              <w:left w:w="80" w:type="dxa"/>
              <w:bottom w:w="40" w:type="dxa"/>
              <w:right w:w="80" w:type="dxa"/>
            </w:tcMar>
          </w:tcPr>
          <w:p w14:paraId="5811872E" w14:textId="77777777" w:rsidR="008D5B66" w:rsidRDefault="00E401A7">
            <w:r>
              <w:rPr>
                <w:sz w:val="17"/>
                <w:szCs w:val="17"/>
              </w:rPr>
              <w:t>USGS daily</w:t>
            </w:r>
          </w:p>
        </w:tc>
      </w:tr>
      <w:tr w:rsidR="008D5B66" w14:paraId="2B3214BE" w14:textId="77777777">
        <w:tc>
          <w:tcPr>
            <w:tcW w:w="700" w:type="dxa"/>
            <w:tcMar>
              <w:top w:w="40" w:type="dxa"/>
              <w:left w:w="80" w:type="dxa"/>
              <w:bottom w:w="40" w:type="dxa"/>
              <w:right w:w="80" w:type="dxa"/>
            </w:tcMar>
          </w:tcPr>
          <w:p w14:paraId="3270CF8C" w14:textId="77777777" w:rsidR="008D5B66" w:rsidRDefault="00E401A7">
            <w:pPr>
              <w:jc w:val="right"/>
            </w:pPr>
            <w:r>
              <w:rPr>
                <w:sz w:val="17"/>
                <w:szCs w:val="17"/>
              </w:rPr>
              <w:t>1935</w:t>
            </w:r>
          </w:p>
        </w:tc>
        <w:tc>
          <w:tcPr>
            <w:tcW w:w="1100" w:type="dxa"/>
            <w:tcMar>
              <w:top w:w="40" w:type="dxa"/>
              <w:left w:w="80" w:type="dxa"/>
              <w:bottom w:w="40" w:type="dxa"/>
              <w:right w:w="80" w:type="dxa"/>
            </w:tcMar>
          </w:tcPr>
          <w:p w14:paraId="2CD6F378" w14:textId="77777777" w:rsidR="008D5B66" w:rsidRDefault="00E401A7">
            <w:pPr>
              <w:jc w:val="right"/>
            </w:pPr>
            <w:r>
              <w:rPr>
                <w:sz w:val="17"/>
                <w:szCs w:val="17"/>
              </w:rPr>
              <w:t>61,800</w:t>
            </w:r>
          </w:p>
        </w:tc>
        <w:tc>
          <w:tcPr>
            <w:tcW w:w="1400" w:type="dxa"/>
            <w:tcMar>
              <w:top w:w="40" w:type="dxa"/>
              <w:left w:w="80" w:type="dxa"/>
              <w:bottom w:w="40" w:type="dxa"/>
              <w:right w:w="80" w:type="dxa"/>
            </w:tcMar>
          </w:tcPr>
          <w:p w14:paraId="4D47129E" w14:textId="77777777" w:rsidR="008D5B66" w:rsidRDefault="00E401A7">
            <w:r>
              <w:rPr>
                <w:sz w:val="17"/>
                <w:szCs w:val="17"/>
              </w:rPr>
              <w:t>USGS peak</w:t>
            </w:r>
          </w:p>
        </w:tc>
        <w:tc>
          <w:tcPr>
            <w:tcW w:w="1100" w:type="dxa"/>
            <w:tcMar>
              <w:top w:w="40" w:type="dxa"/>
              <w:left w:w="80" w:type="dxa"/>
              <w:bottom w:w="40" w:type="dxa"/>
              <w:right w:w="80" w:type="dxa"/>
            </w:tcMar>
          </w:tcPr>
          <w:p w14:paraId="3AA210F0" w14:textId="77777777" w:rsidR="008D5B66" w:rsidRDefault="00E401A7">
            <w:pPr>
              <w:jc w:val="right"/>
            </w:pPr>
            <w:r>
              <w:rPr>
                <w:sz w:val="17"/>
                <w:szCs w:val="17"/>
              </w:rPr>
              <w:t>58,100</w:t>
            </w:r>
          </w:p>
        </w:tc>
        <w:tc>
          <w:tcPr>
            <w:tcW w:w="1400" w:type="dxa"/>
            <w:tcMar>
              <w:top w:w="40" w:type="dxa"/>
              <w:left w:w="80" w:type="dxa"/>
              <w:bottom w:w="40" w:type="dxa"/>
              <w:right w:w="80" w:type="dxa"/>
            </w:tcMar>
          </w:tcPr>
          <w:p w14:paraId="7670A359" w14:textId="77777777" w:rsidR="008D5B66" w:rsidRDefault="00E401A7">
            <w:r>
              <w:rPr>
                <w:sz w:val="17"/>
                <w:szCs w:val="17"/>
              </w:rPr>
              <w:t>USGS daily</w:t>
            </w:r>
          </w:p>
        </w:tc>
        <w:tc>
          <w:tcPr>
            <w:tcW w:w="1100" w:type="dxa"/>
            <w:tcMar>
              <w:top w:w="40" w:type="dxa"/>
              <w:left w:w="80" w:type="dxa"/>
              <w:bottom w:w="40" w:type="dxa"/>
              <w:right w:w="80" w:type="dxa"/>
            </w:tcMar>
          </w:tcPr>
          <w:p w14:paraId="5A377734" w14:textId="77777777" w:rsidR="008D5B66" w:rsidRDefault="00E401A7">
            <w:pPr>
              <w:jc w:val="right"/>
            </w:pPr>
            <w:r>
              <w:rPr>
                <w:sz w:val="17"/>
                <w:szCs w:val="17"/>
              </w:rPr>
              <w:t>53,800</w:t>
            </w:r>
          </w:p>
        </w:tc>
        <w:tc>
          <w:tcPr>
            <w:tcW w:w="1100" w:type="dxa"/>
            <w:tcMar>
              <w:top w:w="40" w:type="dxa"/>
              <w:left w:w="80" w:type="dxa"/>
              <w:bottom w:w="40" w:type="dxa"/>
              <w:right w:w="80" w:type="dxa"/>
            </w:tcMar>
          </w:tcPr>
          <w:p w14:paraId="1CE4F90F" w14:textId="77777777" w:rsidR="008D5B66" w:rsidRDefault="00E401A7">
            <w:pPr>
              <w:jc w:val="right"/>
            </w:pPr>
            <w:r>
              <w:rPr>
                <w:sz w:val="17"/>
                <w:szCs w:val="17"/>
              </w:rPr>
              <w:t>45,540</w:t>
            </w:r>
          </w:p>
        </w:tc>
        <w:tc>
          <w:tcPr>
            <w:tcW w:w="1460" w:type="dxa"/>
            <w:tcMar>
              <w:top w:w="40" w:type="dxa"/>
              <w:left w:w="80" w:type="dxa"/>
              <w:bottom w:w="40" w:type="dxa"/>
              <w:right w:w="80" w:type="dxa"/>
            </w:tcMar>
          </w:tcPr>
          <w:p w14:paraId="17336EE5" w14:textId="77777777" w:rsidR="008D5B66" w:rsidRDefault="00E401A7">
            <w:r>
              <w:rPr>
                <w:sz w:val="17"/>
                <w:szCs w:val="17"/>
              </w:rPr>
              <w:t>USGS daily</w:t>
            </w:r>
          </w:p>
        </w:tc>
      </w:tr>
      <w:tr w:rsidR="008D5B66" w14:paraId="09BE379E" w14:textId="77777777">
        <w:tc>
          <w:tcPr>
            <w:tcW w:w="700" w:type="dxa"/>
            <w:tcMar>
              <w:top w:w="40" w:type="dxa"/>
              <w:left w:w="80" w:type="dxa"/>
              <w:bottom w:w="40" w:type="dxa"/>
              <w:right w:w="80" w:type="dxa"/>
            </w:tcMar>
          </w:tcPr>
          <w:p w14:paraId="3B5296CA" w14:textId="77777777" w:rsidR="008D5B66" w:rsidRDefault="00E401A7">
            <w:pPr>
              <w:jc w:val="right"/>
            </w:pPr>
            <w:r>
              <w:rPr>
                <w:sz w:val="17"/>
                <w:szCs w:val="17"/>
              </w:rPr>
              <w:t>1936</w:t>
            </w:r>
          </w:p>
        </w:tc>
        <w:tc>
          <w:tcPr>
            <w:tcW w:w="1100" w:type="dxa"/>
            <w:tcMar>
              <w:top w:w="40" w:type="dxa"/>
              <w:left w:w="80" w:type="dxa"/>
              <w:bottom w:w="40" w:type="dxa"/>
              <w:right w:w="80" w:type="dxa"/>
            </w:tcMar>
          </w:tcPr>
          <w:p w14:paraId="6A6F8E16" w14:textId="77777777" w:rsidR="008D5B66" w:rsidRDefault="00E401A7">
            <w:pPr>
              <w:jc w:val="right"/>
            </w:pPr>
            <w:r>
              <w:rPr>
                <w:sz w:val="17"/>
                <w:szCs w:val="17"/>
              </w:rPr>
              <w:t>48,200</w:t>
            </w:r>
          </w:p>
        </w:tc>
        <w:tc>
          <w:tcPr>
            <w:tcW w:w="1400" w:type="dxa"/>
            <w:tcMar>
              <w:top w:w="40" w:type="dxa"/>
              <w:left w:w="80" w:type="dxa"/>
              <w:bottom w:w="40" w:type="dxa"/>
              <w:right w:w="80" w:type="dxa"/>
            </w:tcMar>
          </w:tcPr>
          <w:p w14:paraId="54AABF80" w14:textId="77777777" w:rsidR="008D5B66" w:rsidRDefault="00E401A7">
            <w:r>
              <w:rPr>
                <w:sz w:val="17"/>
                <w:szCs w:val="17"/>
              </w:rPr>
              <w:t>USGS peak</w:t>
            </w:r>
          </w:p>
        </w:tc>
        <w:tc>
          <w:tcPr>
            <w:tcW w:w="1100" w:type="dxa"/>
            <w:tcMar>
              <w:top w:w="40" w:type="dxa"/>
              <w:left w:w="80" w:type="dxa"/>
              <w:bottom w:w="40" w:type="dxa"/>
              <w:right w:w="80" w:type="dxa"/>
            </w:tcMar>
          </w:tcPr>
          <w:p w14:paraId="358185B7" w14:textId="77777777" w:rsidR="008D5B66" w:rsidRDefault="00E401A7">
            <w:pPr>
              <w:jc w:val="right"/>
            </w:pPr>
            <w:r>
              <w:rPr>
                <w:sz w:val="17"/>
                <w:szCs w:val="17"/>
              </w:rPr>
              <w:t>39,800</w:t>
            </w:r>
          </w:p>
        </w:tc>
        <w:tc>
          <w:tcPr>
            <w:tcW w:w="1400" w:type="dxa"/>
            <w:tcMar>
              <w:top w:w="40" w:type="dxa"/>
              <w:left w:w="80" w:type="dxa"/>
              <w:bottom w:w="40" w:type="dxa"/>
              <w:right w:w="80" w:type="dxa"/>
            </w:tcMar>
          </w:tcPr>
          <w:p w14:paraId="44F38CC1" w14:textId="77777777" w:rsidR="008D5B66" w:rsidRDefault="00E401A7">
            <w:r>
              <w:rPr>
                <w:sz w:val="17"/>
                <w:szCs w:val="17"/>
              </w:rPr>
              <w:t>USGS daily</w:t>
            </w:r>
          </w:p>
        </w:tc>
        <w:tc>
          <w:tcPr>
            <w:tcW w:w="1100" w:type="dxa"/>
            <w:tcMar>
              <w:top w:w="40" w:type="dxa"/>
              <w:left w:w="80" w:type="dxa"/>
              <w:bottom w:w="40" w:type="dxa"/>
              <w:right w:w="80" w:type="dxa"/>
            </w:tcMar>
          </w:tcPr>
          <w:p w14:paraId="4E6BA8B2" w14:textId="77777777" w:rsidR="008D5B66" w:rsidRDefault="00E401A7">
            <w:pPr>
              <w:jc w:val="right"/>
            </w:pPr>
            <w:r>
              <w:rPr>
                <w:sz w:val="17"/>
                <w:szCs w:val="17"/>
              </w:rPr>
              <w:t>35,833</w:t>
            </w:r>
          </w:p>
        </w:tc>
        <w:tc>
          <w:tcPr>
            <w:tcW w:w="1100" w:type="dxa"/>
            <w:tcMar>
              <w:top w:w="40" w:type="dxa"/>
              <w:left w:w="80" w:type="dxa"/>
              <w:bottom w:w="40" w:type="dxa"/>
              <w:right w:w="80" w:type="dxa"/>
            </w:tcMar>
          </w:tcPr>
          <w:p w14:paraId="133393AD" w14:textId="77777777" w:rsidR="008D5B66" w:rsidRDefault="00E401A7">
            <w:pPr>
              <w:jc w:val="right"/>
            </w:pPr>
            <w:r>
              <w:rPr>
                <w:sz w:val="17"/>
                <w:szCs w:val="17"/>
              </w:rPr>
              <w:t>31,400</w:t>
            </w:r>
          </w:p>
        </w:tc>
        <w:tc>
          <w:tcPr>
            <w:tcW w:w="1460" w:type="dxa"/>
            <w:tcMar>
              <w:top w:w="40" w:type="dxa"/>
              <w:left w:w="80" w:type="dxa"/>
              <w:bottom w:w="40" w:type="dxa"/>
              <w:right w:w="80" w:type="dxa"/>
            </w:tcMar>
          </w:tcPr>
          <w:p w14:paraId="3CB5139D" w14:textId="77777777" w:rsidR="008D5B66" w:rsidRDefault="00E401A7">
            <w:r>
              <w:rPr>
                <w:sz w:val="17"/>
                <w:szCs w:val="17"/>
              </w:rPr>
              <w:t>USGS daily</w:t>
            </w:r>
          </w:p>
        </w:tc>
      </w:tr>
      <w:tr w:rsidR="008D5B66" w14:paraId="21496717" w14:textId="77777777">
        <w:tc>
          <w:tcPr>
            <w:tcW w:w="700" w:type="dxa"/>
            <w:tcMar>
              <w:top w:w="40" w:type="dxa"/>
              <w:left w:w="80" w:type="dxa"/>
              <w:bottom w:w="40" w:type="dxa"/>
              <w:right w:w="80" w:type="dxa"/>
            </w:tcMar>
          </w:tcPr>
          <w:p w14:paraId="61686A1C" w14:textId="77777777" w:rsidR="008D5B66" w:rsidRDefault="00E401A7">
            <w:pPr>
              <w:jc w:val="right"/>
            </w:pPr>
            <w:r>
              <w:rPr>
                <w:sz w:val="17"/>
                <w:szCs w:val="17"/>
              </w:rPr>
              <w:t>1937</w:t>
            </w:r>
          </w:p>
        </w:tc>
        <w:tc>
          <w:tcPr>
            <w:tcW w:w="1100" w:type="dxa"/>
            <w:tcMar>
              <w:top w:w="40" w:type="dxa"/>
              <w:left w:w="80" w:type="dxa"/>
              <w:bottom w:w="40" w:type="dxa"/>
              <w:right w:w="80" w:type="dxa"/>
            </w:tcMar>
          </w:tcPr>
          <w:p w14:paraId="7DBB9979" w14:textId="77777777" w:rsidR="008D5B66" w:rsidRDefault="00E401A7">
            <w:pPr>
              <w:jc w:val="right"/>
            </w:pPr>
            <w:r>
              <w:rPr>
                <w:sz w:val="17"/>
                <w:szCs w:val="17"/>
              </w:rPr>
              <w:t>49,000</w:t>
            </w:r>
          </w:p>
        </w:tc>
        <w:tc>
          <w:tcPr>
            <w:tcW w:w="1400" w:type="dxa"/>
            <w:tcMar>
              <w:top w:w="40" w:type="dxa"/>
              <w:left w:w="80" w:type="dxa"/>
              <w:bottom w:w="40" w:type="dxa"/>
              <w:right w:w="80" w:type="dxa"/>
            </w:tcMar>
          </w:tcPr>
          <w:p w14:paraId="20FBA6FA" w14:textId="77777777" w:rsidR="008D5B66" w:rsidRDefault="00E401A7">
            <w:r>
              <w:rPr>
                <w:sz w:val="17"/>
                <w:szCs w:val="17"/>
              </w:rPr>
              <w:t>USGS peak</w:t>
            </w:r>
          </w:p>
        </w:tc>
        <w:tc>
          <w:tcPr>
            <w:tcW w:w="1100" w:type="dxa"/>
            <w:tcMar>
              <w:top w:w="40" w:type="dxa"/>
              <w:left w:w="80" w:type="dxa"/>
              <w:bottom w:w="40" w:type="dxa"/>
              <w:right w:w="80" w:type="dxa"/>
            </w:tcMar>
          </w:tcPr>
          <w:p w14:paraId="71418D93" w14:textId="77777777" w:rsidR="008D5B66" w:rsidRDefault="00E401A7">
            <w:pPr>
              <w:jc w:val="right"/>
            </w:pPr>
            <w:r>
              <w:rPr>
                <w:sz w:val="17"/>
                <w:szCs w:val="17"/>
              </w:rPr>
              <w:t>47,200</w:t>
            </w:r>
          </w:p>
        </w:tc>
        <w:tc>
          <w:tcPr>
            <w:tcW w:w="1400" w:type="dxa"/>
            <w:tcMar>
              <w:top w:w="40" w:type="dxa"/>
              <w:left w:w="80" w:type="dxa"/>
              <w:bottom w:w="40" w:type="dxa"/>
              <w:right w:w="80" w:type="dxa"/>
            </w:tcMar>
          </w:tcPr>
          <w:p w14:paraId="7AE1288D" w14:textId="77777777" w:rsidR="008D5B66" w:rsidRDefault="00E401A7">
            <w:r>
              <w:rPr>
                <w:sz w:val="17"/>
                <w:szCs w:val="17"/>
              </w:rPr>
              <w:t>USGS daily</w:t>
            </w:r>
          </w:p>
        </w:tc>
        <w:tc>
          <w:tcPr>
            <w:tcW w:w="1100" w:type="dxa"/>
            <w:tcMar>
              <w:top w:w="40" w:type="dxa"/>
              <w:left w:w="80" w:type="dxa"/>
              <w:bottom w:w="40" w:type="dxa"/>
              <w:right w:w="80" w:type="dxa"/>
            </w:tcMar>
          </w:tcPr>
          <w:p w14:paraId="2ADD95A5" w14:textId="77777777" w:rsidR="008D5B66" w:rsidRDefault="00E401A7">
            <w:pPr>
              <w:jc w:val="right"/>
            </w:pPr>
            <w:r>
              <w:rPr>
                <w:sz w:val="17"/>
                <w:szCs w:val="17"/>
              </w:rPr>
              <w:t>40,167</w:t>
            </w:r>
          </w:p>
        </w:tc>
        <w:tc>
          <w:tcPr>
            <w:tcW w:w="1100" w:type="dxa"/>
            <w:tcMar>
              <w:top w:w="40" w:type="dxa"/>
              <w:left w:w="80" w:type="dxa"/>
              <w:bottom w:w="40" w:type="dxa"/>
              <w:right w:w="80" w:type="dxa"/>
            </w:tcMar>
          </w:tcPr>
          <w:p w14:paraId="11C2AE7D" w14:textId="77777777" w:rsidR="008D5B66" w:rsidRDefault="00E401A7">
            <w:pPr>
              <w:jc w:val="right"/>
            </w:pPr>
            <w:r>
              <w:rPr>
                <w:sz w:val="17"/>
                <w:szCs w:val="17"/>
              </w:rPr>
              <w:t>34,640</w:t>
            </w:r>
          </w:p>
        </w:tc>
        <w:tc>
          <w:tcPr>
            <w:tcW w:w="1460" w:type="dxa"/>
            <w:tcMar>
              <w:top w:w="40" w:type="dxa"/>
              <w:left w:w="80" w:type="dxa"/>
              <w:bottom w:w="40" w:type="dxa"/>
              <w:right w:w="80" w:type="dxa"/>
            </w:tcMar>
          </w:tcPr>
          <w:p w14:paraId="74ACB930" w14:textId="77777777" w:rsidR="008D5B66" w:rsidRDefault="00E401A7">
            <w:r>
              <w:rPr>
                <w:sz w:val="17"/>
                <w:szCs w:val="17"/>
              </w:rPr>
              <w:t>USGS daily</w:t>
            </w:r>
          </w:p>
        </w:tc>
      </w:tr>
      <w:tr w:rsidR="008D5B66" w14:paraId="5B768367" w14:textId="77777777">
        <w:tc>
          <w:tcPr>
            <w:tcW w:w="700" w:type="dxa"/>
            <w:tcMar>
              <w:top w:w="40" w:type="dxa"/>
              <w:left w:w="80" w:type="dxa"/>
              <w:bottom w:w="40" w:type="dxa"/>
              <w:right w:w="80" w:type="dxa"/>
            </w:tcMar>
          </w:tcPr>
          <w:p w14:paraId="1804B28D" w14:textId="77777777" w:rsidR="008D5B66" w:rsidRDefault="00E401A7">
            <w:pPr>
              <w:jc w:val="right"/>
            </w:pPr>
            <w:r>
              <w:rPr>
                <w:sz w:val="17"/>
                <w:szCs w:val="17"/>
              </w:rPr>
              <w:t>1938</w:t>
            </w:r>
          </w:p>
        </w:tc>
        <w:tc>
          <w:tcPr>
            <w:tcW w:w="1100" w:type="dxa"/>
            <w:tcMar>
              <w:top w:w="40" w:type="dxa"/>
              <w:left w:w="80" w:type="dxa"/>
              <w:bottom w:w="40" w:type="dxa"/>
              <w:right w:w="80" w:type="dxa"/>
            </w:tcMar>
          </w:tcPr>
          <w:p w14:paraId="074292DC" w14:textId="77777777" w:rsidR="008D5B66" w:rsidRDefault="00E401A7">
            <w:pPr>
              <w:jc w:val="right"/>
            </w:pPr>
            <w:r>
              <w:rPr>
                <w:sz w:val="17"/>
                <w:szCs w:val="17"/>
              </w:rPr>
              <w:t>62,900</w:t>
            </w:r>
          </w:p>
        </w:tc>
        <w:tc>
          <w:tcPr>
            <w:tcW w:w="1400" w:type="dxa"/>
            <w:tcMar>
              <w:top w:w="40" w:type="dxa"/>
              <w:left w:w="80" w:type="dxa"/>
              <w:bottom w:w="40" w:type="dxa"/>
              <w:right w:w="80" w:type="dxa"/>
            </w:tcMar>
          </w:tcPr>
          <w:p w14:paraId="2008A7EA" w14:textId="77777777" w:rsidR="008D5B66" w:rsidRDefault="00E401A7">
            <w:r>
              <w:rPr>
                <w:sz w:val="17"/>
                <w:szCs w:val="17"/>
              </w:rPr>
              <w:t>USGS peak</w:t>
            </w:r>
          </w:p>
        </w:tc>
        <w:tc>
          <w:tcPr>
            <w:tcW w:w="1100" w:type="dxa"/>
            <w:tcMar>
              <w:top w:w="40" w:type="dxa"/>
              <w:left w:w="80" w:type="dxa"/>
              <w:bottom w:w="40" w:type="dxa"/>
              <w:right w:w="80" w:type="dxa"/>
            </w:tcMar>
          </w:tcPr>
          <w:p w14:paraId="071E7302" w14:textId="77777777" w:rsidR="008D5B66" w:rsidRDefault="00E401A7">
            <w:pPr>
              <w:jc w:val="right"/>
            </w:pPr>
            <w:r>
              <w:rPr>
                <w:sz w:val="17"/>
                <w:szCs w:val="17"/>
              </w:rPr>
              <w:t>60,500</w:t>
            </w:r>
          </w:p>
        </w:tc>
        <w:tc>
          <w:tcPr>
            <w:tcW w:w="1400" w:type="dxa"/>
            <w:tcMar>
              <w:top w:w="40" w:type="dxa"/>
              <w:left w:w="80" w:type="dxa"/>
              <w:bottom w:w="40" w:type="dxa"/>
              <w:right w:w="80" w:type="dxa"/>
            </w:tcMar>
          </w:tcPr>
          <w:p w14:paraId="362ED3A4" w14:textId="77777777" w:rsidR="008D5B66" w:rsidRDefault="00E401A7">
            <w:r>
              <w:rPr>
                <w:sz w:val="17"/>
                <w:szCs w:val="17"/>
              </w:rPr>
              <w:t>USGS daily</w:t>
            </w:r>
          </w:p>
        </w:tc>
        <w:tc>
          <w:tcPr>
            <w:tcW w:w="1100" w:type="dxa"/>
            <w:tcMar>
              <w:top w:w="40" w:type="dxa"/>
              <w:left w:w="80" w:type="dxa"/>
              <w:bottom w:w="40" w:type="dxa"/>
              <w:right w:w="80" w:type="dxa"/>
            </w:tcMar>
          </w:tcPr>
          <w:p w14:paraId="3D7A1218" w14:textId="77777777" w:rsidR="008D5B66" w:rsidRDefault="00E401A7">
            <w:pPr>
              <w:jc w:val="right"/>
            </w:pPr>
            <w:r>
              <w:rPr>
                <w:sz w:val="17"/>
                <w:szCs w:val="17"/>
              </w:rPr>
              <w:t>53,567</w:t>
            </w:r>
          </w:p>
        </w:tc>
        <w:tc>
          <w:tcPr>
            <w:tcW w:w="1100" w:type="dxa"/>
            <w:tcMar>
              <w:top w:w="40" w:type="dxa"/>
              <w:left w:w="80" w:type="dxa"/>
              <w:bottom w:w="40" w:type="dxa"/>
              <w:right w:w="80" w:type="dxa"/>
            </w:tcMar>
          </w:tcPr>
          <w:p w14:paraId="0F15028E" w14:textId="77777777" w:rsidR="008D5B66" w:rsidRDefault="00E401A7">
            <w:pPr>
              <w:jc w:val="right"/>
            </w:pPr>
            <w:r>
              <w:rPr>
                <w:sz w:val="17"/>
                <w:szCs w:val="17"/>
              </w:rPr>
              <w:t>47,440</w:t>
            </w:r>
          </w:p>
        </w:tc>
        <w:tc>
          <w:tcPr>
            <w:tcW w:w="1460" w:type="dxa"/>
            <w:tcMar>
              <w:top w:w="40" w:type="dxa"/>
              <w:left w:w="80" w:type="dxa"/>
              <w:bottom w:w="40" w:type="dxa"/>
              <w:right w:w="80" w:type="dxa"/>
            </w:tcMar>
          </w:tcPr>
          <w:p w14:paraId="340FC147" w14:textId="77777777" w:rsidR="008D5B66" w:rsidRDefault="00E401A7">
            <w:r>
              <w:rPr>
                <w:sz w:val="17"/>
                <w:szCs w:val="17"/>
              </w:rPr>
              <w:t>USGS daily</w:t>
            </w:r>
          </w:p>
        </w:tc>
      </w:tr>
      <w:tr w:rsidR="008D5B66" w14:paraId="02392A8F" w14:textId="77777777">
        <w:tc>
          <w:tcPr>
            <w:tcW w:w="700" w:type="dxa"/>
            <w:tcMar>
              <w:top w:w="40" w:type="dxa"/>
              <w:left w:w="80" w:type="dxa"/>
              <w:bottom w:w="40" w:type="dxa"/>
              <w:right w:w="80" w:type="dxa"/>
            </w:tcMar>
          </w:tcPr>
          <w:p w14:paraId="6C9BF29D" w14:textId="77777777" w:rsidR="008D5B66" w:rsidRDefault="00E401A7">
            <w:pPr>
              <w:jc w:val="right"/>
            </w:pPr>
            <w:r>
              <w:rPr>
                <w:sz w:val="17"/>
                <w:szCs w:val="17"/>
              </w:rPr>
              <w:t>1939</w:t>
            </w:r>
          </w:p>
        </w:tc>
        <w:tc>
          <w:tcPr>
            <w:tcW w:w="1100" w:type="dxa"/>
            <w:tcMar>
              <w:top w:w="40" w:type="dxa"/>
              <w:left w:w="80" w:type="dxa"/>
              <w:bottom w:w="40" w:type="dxa"/>
              <w:right w:w="80" w:type="dxa"/>
            </w:tcMar>
          </w:tcPr>
          <w:p w14:paraId="35B755F7" w14:textId="77777777" w:rsidR="008D5B66" w:rsidRDefault="00E401A7">
            <w:pPr>
              <w:jc w:val="right"/>
            </w:pPr>
            <w:r>
              <w:rPr>
                <w:sz w:val="17"/>
                <w:szCs w:val="17"/>
              </w:rPr>
              <w:t>43,600</w:t>
            </w:r>
          </w:p>
        </w:tc>
        <w:tc>
          <w:tcPr>
            <w:tcW w:w="1400" w:type="dxa"/>
            <w:tcMar>
              <w:top w:w="40" w:type="dxa"/>
              <w:left w:w="80" w:type="dxa"/>
              <w:bottom w:w="40" w:type="dxa"/>
              <w:right w:w="80" w:type="dxa"/>
            </w:tcMar>
          </w:tcPr>
          <w:p w14:paraId="5569B1FB" w14:textId="77777777" w:rsidR="008D5B66" w:rsidRDefault="00E401A7">
            <w:r>
              <w:rPr>
                <w:sz w:val="17"/>
                <w:szCs w:val="17"/>
              </w:rPr>
              <w:t>USGS peak</w:t>
            </w:r>
          </w:p>
        </w:tc>
        <w:tc>
          <w:tcPr>
            <w:tcW w:w="1100" w:type="dxa"/>
            <w:tcMar>
              <w:top w:w="40" w:type="dxa"/>
              <w:left w:w="80" w:type="dxa"/>
              <w:bottom w:w="40" w:type="dxa"/>
              <w:right w:w="80" w:type="dxa"/>
            </w:tcMar>
          </w:tcPr>
          <w:p w14:paraId="52DDCE70" w14:textId="77777777" w:rsidR="008D5B66" w:rsidRDefault="00E401A7">
            <w:pPr>
              <w:jc w:val="right"/>
            </w:pPr>
            <w:r>
              <w:rPr>
                <w:sz w:val="17"/>
                <w:szCs w:val="17"/>
              </w:rPr>
              <w:t>39,800</w:t>
            </w:r>
          </w:p>
        </w:tc>
        <w:tc>
          <w:tcPr>
            <w:tcW w:w="1400" w:type="dxa"/>
            <w:tcMar>
              <w:top w:w="40" w:type="dxa"/>
              <w:left w:w="80" w:type="dxa"/>
              <w:bottom w:w="40" w:type="dxa"/>
              <w:right w:w="80" w:type="dxa"/>
            </w:tcMar>
          </w:tcPr>
          <w:p w14:paraId="224579E1" w14:textId="77777777" w:rsidR="008D5B66" w:rsidRDefault="00E401A7">
            <w:r>
              <w:rPr>
                <w:sz w:val="17"/>
                <w:szCs w:val="17"/>
              </w:rPr>
              <w:t>USGS daily</w:t>
            </w:r>
          </w:p>
        </w:tc>
        <w:tc>
          <w:tcPr>
            <w:tcW w:w="1100" w:type="dxa"/>
            <w:tcMar>
              <w:top w:w="40" w:type="dxa"/>
              <w:left w:w="80" w:type="dxa"/>
              <w:bottom w:w="40" w:type="dxa"/>
              <w:right w:w="80" w:type="dxa"/>
            </w:tcMar>
          </w:tcPr>
          <w:p w14:paraId="5E616263" w14:textId="77777777" w:rsidR="008D5B66" w:rsidRDefault="00E401A7">
            <w:pPr>
              <w:jc w:val="right"/>
            </w:pPr>
            <w:r>
              <w:rPr>
                <w:sz w:val="17"/>
                <w:szCs w:val="17"/>
              </w:rPr>
              <w:t>29,867</w:t>
            </w:r>
          </w:p>
        </w:tc>
        <w:tc>
          <w:tcPr>
            <w:tcW w:w="1100" w:type="dxa"/>
            <w:tcMar>
              <w:top w:w="40" w:type="dxa"/>
              <w:left w:w="80" w:type="dxa"/>
              <w:bottom w:w="40" w:type="dxa"/>
              <w:right w:w="80" w:type="dxa"/>
            </w:tcMar>
          </w:tcPr>
          <w:p w14:paraId="59084BE7" w14:textId="77777777" w:rsidR="008D5B66" w:rsidRDefault="00E401A7">
            <w:pPr>
              <w:jc w:val="right"/>
            </w:pPr>
            <w:r>
              <w:rPr>
                <w:sz w:val="17"/>
                <w:szCs w:val="17"/>
              </w:rPr>
              <w:t>27,840</w:t>
            </w:r>
          </w:p>
        </w:tc>
        <w:tc>
          <w:tcPr>
            <w:tcW w:w="1460" w:type="dxa"/>
            <w:tcMar>
              <w:top w:w="40" w:type="dxa"/>
              <w:left w:w="80" w:type="dxa"/>
              <w:bottom w:w="40" w:type="dxa"/>
              <w:right w:w="80" w:type="dxa"/>
            </w:tcMar>
          </w:tcPr>
          <w:p w14:paraId="2E54B1E3" w14:textId="77777777" w:rsidR="008D5B66" w:rsidRDefault="00E401A7">
            <w:r>
              <w:rPr>
                <w:sz w:val="17"/>
                <w:szCs w:val="17"/>
              </w:rPr>
              <w:t>USGS daily</w:t>
            </w:r>
          </w:p>
        </w:tc>
      </w:tr>
      <w:tr w:rsidR="008D5B66" w14:paraId="1DE53C6E" w14:textId="77777777">
        <w:tc>
          <w:tcPr>
            <w:tcW w:w="700" w:type="dxa"/>
            <w:tcMar>
              <w:top w:w="40" w:type="dxa"/>
              <w:left w:w="80" w:type="dxa"/>
              <w:bottom w:w="40" w:type="dxa"/>
              <w:right w:w="80" w:type="dxa"/>
            </w:tcMar>
          </w:tcPr>
          <w:p w14:paraId="6622624D" w14:textId="77777777" w:rsidR="008D5B66" w:rsidRDefault="00E401A7">
            <w:pPr>
              <w:jc w:val="right"/>
            </w:pPr>
            <w:r>
              <w:rPr>
                <w:sz w:val="17"/>
                <w:szCs w:val="17"/>
              </w:rPr>
              <w:t>1940</w:t>
            </w:r>
          </w:p>
        </w:tc>
        <w:tc>
          <w:tcPr>
            <w:tcW w:w="1100" w:type="dxa"/>
            <w:tcMar>
              <w:top w:w="40" w:type="dxa"/>
              <w:left w:w="80" w:type="dxa"/>
              <w:bottom w:w="40" w:type="dxa"/>
              <w:right w:w="80" w:type="dxa"/>
            </w:tcMar>
          </w:tcPr>
          <w:p w14:paraId="50220036" w14:textId="77777777" w:rsidR="008D5B66" w:rsidRDefault="00E401A7">
            <w:pPr>
              <w:jc w:val="right"/>
            </w:pPr>
            <w:r>
              <w:rPr>
                <w:sz w:val="17"/>
                <w:szCs w:val="17"/>
              </w:rPr>
              <w:t>41,900</w:t>
            </w:r>
          </w:p>
        </w:tc>
        <w:tc>
          <w:tcPr>
            <w:tcW w:w="1400" w:type="dxa"/>
            <w:tcMar>
              <w:top w:w="40" w:type="dxa"/>
              <w:left w:w="80" w:type="dxa"/>
              <w:bottom w:w="40" w:type="dxa"/>
              <w:right w:w="80" w:type="dxa"/>
            </w:tcMar>
          </w:tcPr>
          <w:p w14:paraId="436EF919" w14:textId="77777777" w:rsidR="008D5B66" w:rsidRDefault="00E401A7">
            <w:r>
              <w:rPr>
                <w:sz w:val="17"/>
                <w:szCs w:val="17"/>
              </w:rPr>
              <w:t>USGS peak</w:t>
            </w:r>
          </w:p>
        </w:tc>
        <w:tc>
          <w:tcPr>
            <w:tcW w:w="1100" w:type="dxa"/>
            <w:tcMar>
              <w:top w:w="40" w:type="dxa"/>
              <w:left w:w="80" w:type="dxa"/>
              <w:bottom w:w="40" w:type="dxa"/>
              <w:right w:w="80" w:type="dxa"/>
            </w:tcMar>
          </w:tcPr>
          <w:p w14:paraId="135719FD" w14:textId="77777777" w:rsidR="008D5B66" w:rsidRDefault="00E401A7">
            <w:pPr>
              <w:jc w:val="right"/>
            </w:pPr>
            <w:r>
              <w:rPr>
                <w:sz w:val="17"/>
                <w:szCs w:val="17"/>
              </w:rPr>
              <w:t>40,500</w:t>
            </w:r>
          </w:p>
        </w:tc>
        <w:tc>
          <w:tcPr>
            <w:tcW w:w="1400" w:type="dxa"/>
            <w:tcMar>
              <w:top w:w="40" w:type="dxa"/>
              <w:left w:w="80" w:type="dxa"/>
              <w:bottom w:w="40" w:type="dxa"/>
              <w:right w:w="80" w:type="dxa"/>
            </w:tcMar>
          </w:tcPr>
          <w:p w14:paraId="0F8CB397" w14:textId="77777777" w:rsidR="008D5B66" w:rsidRDefault="00E401A7">
            <w:r>
              <w:rPr>
                <w:sz w:val="17"/>
                <w:szCs w:val="17"/>
              </w:rPr>
              <w:t>USGS daily</w:t>
            </w:r>
          </w:p>
        </w:tc>
        <w:tc>
          <w:tcPr>
            <w:tcW w:w="1100" w:type="dxa"/>
            <w:tcMar>
              <w:top w:w="40" w:type="dxa"/>
              <w:left w:w="80" w:type="dxa"/>
              <w:bottom w:w="40" w:type="dxa"/>
              <w:right w:w="80" w:type="dxa"/>
            </w:tcMar>
          </w:tcPr>
          <w:p w14:paraId="23D24F92" w14:textId="77777777" w:rsidR="008D5B66" w:rsidRDefault="00E401A7">
            <w:pPr>
              <w:jc w:val="right"/>
            </w:pPr>
            <w:r>
              <w:rPr>
                <w:sz w:val="17"/>
                <w:szCs w:val="17"/>
              </w:rPr>
              <w:t>36,767</w:t>
            </w:r>
          </w:p>
        </w:tc>
        <w:tc>
          <w:tcPr>
            <w:tcW w:w="1100" w:type="dxa"/>
            <w:tcMar>
              <w:top w:w="40" w:type="dxa"/>
              <w:left w:w="80" w:type="dxa"/>
              <w:bottom w:w="40" w:type="dxa"/>
              <w:right w:w="80" w:type="dxa"/>
            </w:tcMar>
          </w:tcPr>
          <w:p w14:paraId="564351DB" w14:textId="77777777" w:rsidR="008D5B66" w:rsidRDefault="00E401A7">
            <w:pPr>
              <w:jc w:val="right"/>
            </w:pPr>
            <w:r>
              <w:rPr>
                <w:sz w:val="17"/>
                <w:szCs w:val="17"/>
              </w:rPr>
              <w:t>31,660</w:t>
            </w:r>
          </w:p>
        </w:tc>
        <w:tc>
          <w:tcPr>
            <w:tcW w:w="1460" w:type="dxa"/>
            <w:tcMar>
              <w:top w:w="40" w:type="dxa"/>
              <w:left w:w="80" w:type="dxa"/>
              <w:bottom w:w="40" w:type="dxa"/>
              <w:right w:w="80" w:type="dxa"/>
            </w:tcMar>
          </w:tcPr>
          <w:p w14:paraId="6FA812C7" w14:textId="77777777" w:rsidR="008D5B66" w:rsidRDefault="00E401A7">
            <w:r>
              <w:rPr>
                <w:sz w:val="17"/>
                <w:szCs w:val="17"/>
              </w:rPr>
              <w:t>USGS daily</w:t>
            </w:r>
          </w:p>
        </w:tc>
      </w:tr>
      <w:tr w:rsidR="008D5B66" w14:paraId="225C2B6A" w14:textId="77777777">
        <w:tc>
          <w:tcPr>
            <w:tcW w:w="700" w:type="dxa"/>
            <w:tcMar>
              <w:top w:w="40" w:type="dxa"/>
              <w:left w:w="80" w:type="dxa"/>
              <w:bottom w:w="40" w:type="dxa"/>
              <w:right w:w="80" w:type="dxa"/>
            </w:tcMar>
          </w:tcPr>
          <w:p w14:paraId="7E4BFD3B" w14:textId="77777777" w:rsidR="008D5B66" w:rsidRDefault="00E401A7">
            <w:pPr>
              <w:jc w:val="right"/>
            </w:pPr>
            <w:r>
              <w:rPr>
                <w:sz w:val="17"/>
                <w:szCs w:val="17"/>
              </w:rPr>
              <w:t>1941</w:t>
            </w:r>
          </w:p>
        </w:tc>
        <w:tc>
          <w:tcPr>
            <w:tcW w:w="1100" w:type="dxa"/>
            <w:tcMar>
              <w:top w:w="40" w:type="dxa"/>
              <w:left w:w="80" w:type="dxa"/>
              <w:bottom w:w="40" w:type="dxa"/>
              <w:right w:w="80" w:type="dxa"/>
            </w:tcMar>
          </w:tcPr>
          <w:p w14:paraId="443EC641" w14:textId="77777777" w:rsidR="008D5B66" w:rsidRDefault="00E401A7">
            <w:pPr>
              <w:jc w:val="right"/>
            </w:pPr>
            <w:r>
              <w:rPr>
                <w:sz w:val="17"/>
                <w:szCs w:val="17"/>
              </w:rPr>
              <w:t>26,400</w:t>
            </w:r>
          </w:p>
        </w:tc>
        <w:tc>
          <w:tcPr>
            <w:tcW w:w="1400" w:type="dxa"/>
            <w:tcMar>
              <w:top w:w="40" w:type="dxa"/>
              <w:left w:w="80" w:type="dxa"/>
              <w:bottom w:w="40" w:type="dxa"/>
              <w:right w:w="80" w:type="dxa"/>
            </w:tcMar>
          </w:tcPr>
          <w:p w14:paraId="37489557" w14:textId="77777777" w:rsidR="008D5B66" w:rsidRDefault="00E401A7">
            <w:r>
              <w:rPr>
                <w:sz w:val="17"/>
                <w:szCs w:val="17"/>
              </w:rPr>
              <w:t>USGS peak</w:t>
            </w:r>
          </w:p>
        </w:tc>
        <w:tc>
          <w:tcPr>
            <w:tcW w:w="1100" w:type="dxa"/>
            <w:tcMar>
              <w:top w:w="40" w:type="dxa"/>
              <w:left w:w="80" w:type="dxa"/>
              <w:bottom w:w="40" w:type="dxa"/>
              <w:right w:w="80" w:type="dxa"/>
            </w:tcMar>
          </w:tcPr>
          <w:p w14:paraId="7695E964" w14:textId="77777777" w:rsidR="008D5B66" w:rsidRDefault="00E401A7">
            <w:pPr>
              <w:jc w:val="right"/>
            </w:pPr>
            <w:r>
              <w:rPr>
                <w:sz w:val="17"/>
                <w:szCs w:val="17"/>
              </w:rPr>
              <w:t>22,100</w:t>
            </w:r>
          </w:p>
        </w:tc>
        <w:tc>
          <w:tcPr>
            <w:tcW w:w="1400" w:type="dxa"/>
            <w:tcMar>
              <w:top w:w="40" w:type="dxa"/>
              <w:left w:w="80" w:type="dxa"/>
              <w:bottom w:w="40" w:type="dxa"/>
              <w:right w:w="80" w:type="dxa"/>
            </w:tcMar>
          </w:tcPr>
          <w:p w14:paraId="7027A9C5" w14:textId="77777777" w:rsidR="008D5B66" w:rsidRDefault="00E401A7">
            <w:r>
              <w:rPr>
                <w:sz w:val="17"/>
                <w:szCs w:val="17"/>
              </w:rPr>
              <w:t>USGS daily</w:t>
            </w:r>
          </w:p>
        </w:tc>
        <w:tc>
          <w:tcPr>
            <w:tcW w:w="1100" w:type="dxa"/>
            <w:tcMar>
              <w:top w:w="40" w:type="dxa"/>
              <w:left w:w="80" w:type="dxa"/>
              <w:bottom w:w="40" w:type="dxa"/>
              <w:right w:w="80" w:type="dxa"/>
            </w:tcMar>
          </w:tcPr>
          <w:p w14:paraId="3CA8E1ED" w14:textId="77777777" w:rsidR="008D5B66" w:rsidRDefault="00E401A7">
            <w:pPr>
              <w:jc w:val="right"/>
            </w:pPr>
            <w:r>
              <w:rPr>
                <w:sz w:val="17"/>
                <w:szCs w:val="17"/>
              </w:rPr>
              <w:t>19,633</w:t>
            </w:r>
          </w:p>
        </w:tc>
        <w:tc>
          <w:tcPr>
            <w:tcW w:w="1100" w:type="dxa"/>
            <w:tcMar>
              <w:top w:w="40" w:type="dxa"/>
              <w:left w:w="80" w:type="dxa"/>
              <w:bottom w:w="40" w:type="dxa"/>
              <w:right w:w="80" w:type="dxa"/>
            </w:tcMar>
          </w:tcPr>
          <w:p w14:paraId="35F02893" w14:textId="77777777" w:rsidR="008D5B66" w:rsidRDefault="00E401A7">
            <w:pPr>
              <w:jc w:val="right"/>
            </w:pPr>
            <w:r>
              <w:rPr>
                <w:sz w:val="17"/>
                <w:szCs w:val="17"/>
              </w:rPr>
              <w:t>16,038</w:t>
            </w:r>
          </w:p>
        </w:tc>
        <w:tc>
          <w:tcPr>
            <w:tcW w:w="1460" w:type="dxa"/>
            <w:tcMar>
              <w:top w:w="40" w:type="dxa"/>
              <w:left w:w="80" w:type="dxa"/>
              <w:bottom w:w="40" w:type="dxa"/>
              <w:right w:w="80" w:type="dxa"/>
            </w:tcMar>
          </w:tcPr>
          <w:p w14:paraId="59516352" w14:textId="77777777" w:rsidR="008D5B66" w:rsidRDefault="00E401A7">
            <w:r>
              <w:rPr>
                <w:sz w:val="17"/>
                <w:szCs w:val="17"/>
              </w:rPr>
              <w:t>USGS daily</w:t>
            </w:r>
          </w:p>
        </w:tc>
      </w:tr>
      <w:tr w:rsidR="008D5B66" w14:paraId="7BE4D7C7" w14:textId="77777777">
        <w:tc>
          <w:tcPr>
            <w:tcW w:w="700" w:type="dxa"/>
            <w:tcMar>
              <w:top w:w="40" w:type="dxa"/>
              <w:left w:w="80" w:type="dxa"/>
              <w:bottom w:w="40" w:type="dxa"/>
              <w:right w:w="80" w:type="dxa"/>
            </w:tcMar>
          </w:tcPr>
          <w:p w14:paraId="44FA4731" w14:textId="77777777" w:rsidR="008D5B66" w:rsidRDefault="00E401A7">
            <w:pPr>
              <w:jc w:val="right"/>
            </w:pPr>
            <w:r>
              <w:rPr>
                <w:sz w:val="17"/>
                <w:szCs w:val="17"/>
              </w:rPr>
              <w:t>1942</w:t>
            </w:r>
          </w:p>
        </w:tc>
        <w:tc>
          <w:tcPr>
            <w:tcW w:w="1100" w:type="dxa"/>
            <w:tcMar>
              <w:top w:w="40" w:type="dxa"/>
              <w:left w:w="80" w:type="dxa"/>
              <w:bottom w:w="40" w:type="dxa"/>
              <w:right w:w="80" w:type="dxa"/>
            </w:tcMar>
          </w:tcPr>
          <w:p w14:paraId="5089F9CB" w14:textId="77777777" w:rsidR="008D5B66" w:rsidRDefault="00E401A7">
            <w:pPr>
              <w:jc w:val="right"/>
            </w:pPr>
            <w:r>
              <w:rPr>
                <w:sz w:val="17"/>
                <w:szCs w:val="17"/>
              </w:rPr>
              <w:t>58,100</w:t>
            </w:r>
          </w:p>
        </w:tc>
        <w:tc>
          <w:tcPr>
            <w:tcW w:w="1400" w:type="dxa"/>
            <w:tcMar>
              <w:top w:w="40" w:type="dxa"/>
              <w:left w:w="80" w:type="dxa"/>
              <w:bottom w:w="40" w:type="dxa"/>
              <w:right w:w="80" w:type="dxa"/>
            </w:tcMar>
          </w:tcPr>
          <w:p w14:paraId="5840B62A" w14:textId="77777777" w:rsidR="008D5B66" w:rsidRDefault="00E401A7">
            <w:r>
              <w:rPr>
                <w:sz w:val="17"/>
                <w:szCs w:val="17"/>
              </w:rPr>
              <w:t>USGS peak</w:t>
            </w:r>
          </w:p>
        </w:tc>
        <w:tc>
          <w:tcPr>
            <w:tcW w:w="1100" w:type="dxa"/>
            <w:tcMar>
              <w:top w:w="40" w:type="dxa"/>
              <w:left w:w="80" w:type="dxa"/>
              <w:bottom w:w="40" w:type="dxa"/>
              <w:right w:w="80" w:type="dxa"/>
            </w:tcMar>
          </w:tcPr>
          <w:p w14:paraId="459945CB" w14:textId="77777777" w:rsidR="008D5B66" w:rsidRDefault="00E401A7">
            <w:pPr>
              <w:jc w:val="right"/>
            </w:pPr>
            <w:r>
              <w:rPr>
                <w:sz w:val="17"/>
                <w:szCs w:val="17"/>
              </w:rPr>
              <w:t>55,400</w:t>
            </w:r>
          </w:p>
        </w:tc>
        <w:tc>
          <w:tcPr>
            <w:tcW w:w="1400" w:type="dxa"/>
            <w:tcMar>
              <w:top w:w="40" w:type="dxa"/>
              <w:left w:w="80" w:type="dxa"/>
              <w:bottom w:w="40" w:type="dxa"/>
              <w:right w:w="80" w:type="dxa"/>
            </w:tcMar>
          </w:tcPr>
          <w:p w14:paraId="2417631A" w14:textId="77777777" w:rsidR="008D5B66" w:rsidRDefault="00E401A7">
            <w:r>
              <w:rPr>
                <w:sz w:val="17"/>
                <w:szCs w:val="17"/>
              </w:rPr>
              <w:t>USGS daily</w:t>
            </w:r>
          </w:p>
        </w:tc>
        <w:tc>
          <w:tcPr>
            <w:tcW w:w="1100" w:type="dxa"/>
            <w:tcMar>
              <w:top w:w="40" w:type="dxa"/>
              <w:left w:w="80" w:type="dxa"/>
              <w:bottom w:w="40" w:type="dxa"/>
              <w:right w:w="80" w:type="dxa"/>
            </w:tcMar>
          </w:tcPr>
          <w:p w14:paraId="30419491" w14:textId="77777777" w:rsidR="008D5B66" w:rsidRDefault="00E401A7">
            <w:pPr>
              <w:jc w:val="right"/>
            </w:pPr>
            <w:r>
              <w:rPr>
                <w:sz w:val="17"/>
                <w:szCs w:val="17"/>
              </w:rPr>
              <w:t>47,067</w:t>
            </w:r>
          </w:p>
        </w:tc>
        <w:tc>
          <w:tcPr>
            <w:tcW w:w="1100" w:type="dxa"/>
            <w:tcMar>
              <w:top w:w="40" w:type="dxa"/>
              <w:left w:w="80" w:type="dxa"/>
              <w:bottom w:w="40" w:type="dxa"/>
              <w:right w:w="80" w:type="dxa"/>
            </w:tcMar>
          </w:tcPr>
          <w:p w14:paraId="5EED5A63" w14:textId="77777777" w:rsidR="008D5B66" w:rsidRDefault="00E401A7">
            <w:pPr>
              <w:jc w:val="right"/>
            </w:pPr>
            <w:r>
              <w:rPr>
                <w:sz w:val="17"/>
                <w:szCs w:val="17"/>
              </w:rPr>
              <w:t>39,400</w:t>
            </w:r>
          </w:p>
        </w:tc>
        <w:tc>
          <w:tcPr>
            <w:tcW w:w="1460" w:type="dxa"/>
            <w:tcMar>
              <w:top w:w="40" w:type="dxa"/>
              <w:left w:w="80" w:type="dxa"/>
              <w:bottom w:w="40" w:type="dxa"/>
              <w:right w:w="80" w:type="dxa"/>
            </w:tcMar>
          </w:tcPr>
          <w:p w14:paraId="52B16E64" w14:textId="77777777" w:rsidR="008D5B66" w:rsidRDefault="00E401A7">
            <w:r>
              <w:rPr>
                <w:sz w:val="17"/>
                <w:szCs w:val="17"/>
              </w:rPr>
              <w:t>USGS daily</w:t>
            </w:r>
          </w:p>
        </w:tc>
      </w:tr>
      <w:tr w:rsidR="008D5B66" w14:paraId="004D084A" w14:textId="77777777">
        <w:tc>
          <w:tcPr>
            <w:tcW w:w="700" w:type="dxa"/>
            <w:tcMar>
              <w:top w:w="40" w:type="dxa"/>
              <w:left w:w="80" w:type="dxa"/>
              <w:bottom w:w="40" w:type="dxa"/>
              <w:right w:w="80" w:type="dxa"/>
            </w:tcMar>
          </w:tcPr>
          <w:p w14:paraId="1536EB40" w14:textId="77777777" w:rsidR="008D5B66" w:rsidRDefault="00E401A7">
            <w:pPr>
              <w:jc w:val="right"/>
            </w:pPr>
            <w:r>
              <w:rPr>
                <w:sz w:val="17"/>
                <w:szCs w:val="17"/>
              </w:rPr>
              <w:t>1943</w:t>
            </w:r>
          </w:p>
        </w:tc>
        <w:tc>
          <w:tcPr>
            <w:tcW w:w="1100" w:type="dxa"/>
            <w:tcMar>
              <w:top w:w="40" w:type="dxa"/>
              <w:left w:w="80" w:type="dxa"/>
              <w:bottom w:w="40" w:type="dxa"/>
              <w:right w:w="80" w:type="dxa"/>
            </w:tcMar>
          </w:tcPr>
          <w:p w14:paraId="76EBB6C3" w14:textId="77777777" w:rsidR="008D5B66" w:rsidRDefault="00E401A7">
            <w:pPr>
              <w:jc w:val="right"/>
            </w:pPr>
            <w:r>
              <w:rPr>
                <w:sz w:val="17"/>
                <w:szCs w:val="17"/>
              </w:rPr>
              <w:t>60,500</w:t>
            </w:r>
          </w:p>
        </w:tc>
        <w:tc>
          <w:tcPr>
            <w:tcW w:w="1400" w:type="dxa"/>
            <w:tcMar>
              <w:top w:w="40" w:type="dxa"/>
              <w:left w:w="80" w:type="dxa"/>
              <w:bottom w:w="40" w:type="dxa"/>
              <w:right w:w="80" w:type="dxa"/>
            </w:tcMar>
          </w:tcPr>
          <w:p w14:paraId="4BCF3FBD" w14:textId="77777777" w:rsidR="008D5B66" w:rsidRDefault="00E401A7">
            <w:r>
              <w:rPr>
                <w:sz w:val="17"/>
                <w:szCs w:val="17"/>
              </w:rPr>
              <w:t>USGS peak</w:t>
            </w:r>
          </w:p>
        </w:tc>
        <w:tc>
          <w:tcPr>
            <w:tcW w:w="1100" w:type="dxa"/>
            <w:tcMar>
              <w:top w:w="40" w:type="dxa"/>
              <w:left w:w="80" w:type="dxa"/>
              <w:bottom w:w="40" w:type="dxa"/>
              <w:right w:w="80" w:type="dxa"/>
            </w:tcMar>
          </w:tcPr>
          <w:p w14:paraId="68CD1AE3" w14:textId="77777777" w:rsidR="008D5B66" w:rsidRDefault="00E401A7">
            <w:pPr>
              <w:jc w:val="right"/>
            </w:pPr>
            <w:r>
              <w:rPr>
                <w:sz w:val="17"/>
                <w:szCs w:val="17"/>
              </w:rPr>
              <w:t>58,300</w:t>
            </w:r>
          </w:p>
        </w:tc>
        <w:tc>
          <w:tcPr>
            <w:tcW w:w="1400" w:type="dxa"/>
            <w:tcMar>
              <w:top w:w="40" w:type="dxa"/>
              <w:left w:w="80" w:type="dxa"/>
              <w:bottom w:w="40" w:type="dxa"/>
              <w:right w:w="80" w:type="dxa"/>
            </w:tcMar>
          </w:tcPr>
          <w:p w14:paraId="1F8D5F84" w14:textId="77777777" w:rsidR="008D5B66" w:rsidRDefault="00E401A7">
            <w:r>
              <w:rPr>
                <w:sz w:val="17"/>
                <w:szCs w:val="17"/>
              </w:rPr>
              <w:t>USGS daily</w:t>
            </w:r>
          </w:p>
        </w:tc>
        <w:tc>
          <w:tcPr>
            <w:tcW w:w="1100" w:type="dxa"/>
            <w:tcMar>
              <w:top w:w="40" w:type="dxa"/>
              <w:left w:w="80" w:type="dxa"/>
              <w:bottom w:w="40" w:type="dxa"/>
              <w:right w:w="80" w:type="dxa"/>
            </w:tcMar>
          </w:tcPr>
          <w:p w14:paraId="0D9617C2" w14:textId="77777777" w:rsidR="008D5B66" w:rsidRDefault="00E401A7">
            <w:pPr>
              <w:jc w:val="right"/>
            </w:pPr>
            <w:r>
              <w:rPr>
                <w:sz w:val="17"/>
                <w:szCs w:val="17"/>
              </w:rPr>
              <w:t>46,867</w:t>
            </w:r>
          </w:p>
        </w:tc>
        <w:tc>
          <w:tcPr>
            <w:tcW w:w="1100" w:type="dxa"/>
            <w:tcMar>
              <w:top w:w="40" w:type="dxa"/>
              <w:left w:w="80" w:type="dxa"/>
              <w:bottom w:w="40" w:type="dxa"/>
              <w:right w:w="80" w:type="dxa"/>
            </w:tcMar>
          </w:tcPr>
          <w:p w14:paraId="521A27EB" w14:textId="77777777" w:rsidR="008D5B66" w:rsidRDefault="00E401A7">
            <w:pPr>
              <w:jc w:val="right"/>
            </w:pPr>
            <w:r>
              <w:rPr>
                <w:sz w:val="17"/>
                <w:szCs w:val="17"/>
              </w:rPr>
              <w:t>39,020</w:t>
            </w:r>
          </w:p>
        </w:tc>
        <w:tc>
          <w:tcPr>
            <w:tcW w:w="1460" w:type="dxa"/>
            <w:tcMar>
              <w:top w:w="40" w:type="dxa"/>
              <w:left w:w="80" w:type="dxa"/>
              <w:bottom w:w="40" w:type="dxa"/>
              <w:right w:w="80" w:type="dxa"/>
            </w:tcMar>
          </w:tcPr>
          <w:p w14:paraId="507A5649" w14:textId="77777777" w:rsidR="008D5B66" w:rsidRDefault="00E401A7">
            <w:r>
              <w:rPr>
                <w:sz w:val="17"/>
                <w:szCs w:val="17"/>
              </w:rPr>
              <w:t>USGS daily</w:t>
            </w:r>
          </w:p>
        </w:tc>
      </w:tr>
      <w:tr w:rsidR="008D5B66" w14:paraId="595D3AA6" w14:textId="77777777">
        <w:tc>
          <w:tcPr>
            <w:tcW w:w="700" w:type="dxa"/>
            <w:tcMar>
              <w:top w:w="40" w:type="dxa"/>
              <w:left w:w="80" w:type="dxa"/>
              <w:bottom w:w="40" w:type="dxa"/>
              <w:right w:w="80" w:type="dxa"/>
            </w:tcMar>
          </w:tcPr>
          <w:p w14:paraId="2643A33A" w14:textId="77777777" w:rsidR="008D5B66" w:rsidRDefault="00E401A7">
            <w:pPr>
              <w:jc w:val="right"/>
            </w:pPr>
            <w:r>
              <w:rPr>
                <w:sz w:val="17"/>
                <w:szCs w:val="17"/>
              </w:rPr>
              <w:t>1944</w:t>
            </w:r>
          </w:p>
        </w:tc>
        <w:tc>
          <w:tcPr>
            <w:tcW w:w="1100" w:type="dxa"/>
            <w:tcMar>
              <w:top w:w="40" w:type="dxa"/>
              <w:left w:w="80" w:type="dxa"/>
              <w:bottom w:w="40" w:type="dxa"/>
              <w:right w:w="80" w:type="dxa"/>
            </w:tcMar>
          </w:tcPr>
          <w:p w14:paraId="0BD99F39" w14:textId="77777777" w:rsidR="008D5B66" w:rsidRDefault="00E401A7">
            <w:pPr>
              <w:jc w:val="right"/>
            </w:pPr>
            <w:r>
              <w:rPr>
                <w:sz w:val="17"/>
                <w:szCs w:val="17"/>
              </w:rPr>
              <w:t>37,100</w:t>
            </w:r>
          </w:p>
        </w:tc>
        <w:tc>
          <w:tcPr>
            <w:tcW w:w="1400" w:type="dxa"/>
            <w:tcMar>
              <w:top w:w="40" w:type="dxa"/>
              <w:left w:w="80" w:type="dxa"/>
              <w:bottom w:w="40" w:type="dxa"/>
              <w:right w:w="80" w:type="dxa"/>
            </w:tcMar>
          </w:tcPr>
          <w:p w14:paraId="36BE0395" w14:textId="77777777" w:rsidR="008D5B66" w:rsidRDefault="00E401A7">
            <w:r>
              <w:rPr>
                <w:sz w:val="17"/>
                <w:szCs w:val="17"/>
              </w:rPr>
              <w:t>USGS peak</w:t>
            </w:r>
          </w:p>
        </w:tc>
        <w:tc>
          <w:tcPr>
            <w:tcW w:w="1100" w:type="dxa"/>
            <w:tcMar>
              <w:top w:w="40" w:type="dxa"/>
              <w:left w:w="80" w:type="dxa"/>
              <w:bottom w:w="40" w:type="dxa"/>
              <w:right w:w="80" w:type="dxa"/>
            </w:tcMar>
          </w:tcPr>
          <w:p w14:paraId="329C359C" w14:textId="77777777" w:rsidR="008D5B66" w:rsidRDefault="00E401A7">
            <w:pPr>
              <w:jc w:val="right"/>
            </w:pPr>
            <w:r>
              <w:rPr>
                <w:sz w:val="17"/>
                <w:szCs w:val="17"/>
              </w:rPr>
              <w:t>33,700</w:t>
            </w:r>
          </w:p>
        </w:tc>
        <w:tc>
          <w:tcPr>
            <w:tcW w:w="1400" w:type="dxa"/>
            <w:tcMar>
              <w:top w:w="40" w:type="dxa"/>
              <w:left w:w="80" w:type="dxa"/>
              <w:bottom w:w="40" w:type="dxa"/>
              <w:right w:w="80" w:type="dxa"/>
            </w:tcMar>
          </w:tcPr>
          <w:p w14:paraId="2DC16A47" w14:textId="77777777" w:rsidR="008D5B66" w:rsidRDefault="00E401A7">
            <w:r>
              <w:rPr>
                <w:sz w:val="17"/>
                <w:szCs w:val="17"/>
              </w:rPr>
              <w:t>USGS daily</w:t>
            </w:r>
          </w:p>
        </w:tc>
        <w:tc>
          <w:tcPr>
            <w:tcW w:w="1100" w:type="dxa"/>
            <w:tcMar>
              <w:top w:w="40" w:type="dxa"/>
              <w:left w:w="80" w:type="dxa"/>
              <w:bottom w:w="40" w:type="dxa"/>
              <w:right w:w="80" w:type="dxa"/>
            </w:tcMar>
          </w:tcPr>
          <w:p w14:paraId="70170001" w14:textId="77777777" w:rsidR="008D5B66" w:rsidRDefault="00E401A7">
            <w:pPr>
              <w:jc w:val="right"/>
            </w:pPr>
            <w:r>
              <w:rPr>
                <w:sz w:val="17"/>
                <w:szCs w:val="17"/>
              </w:rPr>
              <w:t>26,467</w:t>
            </w:r>
          </w:p>
        </w:tc>
        <w:tc>
          <w:tcPr>
            <w:tcW w:w="1100" w:type="dxa"/>
            <w:tcMar>
              <w:top w:w="40" w:type="dxa"/>
              <w:left w:w="80" w:type="dxa"/>
              <w:bottom w:w="40" w:type="dxa"/>
              <w:right w:w="80" w:type="dxa"/>
            </w:tcMar>
          </w:tcPr>
          <w:p w14:paraId="3D681AE1" w14:textId="77777777" w:rsidR="008D5B66" w:rsidRDefault="00E401A7">
            <w:pPr>
              <w:jc w:val="right"/>
            </w:pPr>
            <w:r>
              <w:rPr>
                <w:sz w:val="17"/>
                <w:szCs w:val="17"/>
              </w:rPr>
              <w:t>20,760</w:t>
            </w:r>
          </w:p>
        </w:tc>
        <w:tc>
          <w:tcPr>
            <w:tcW w:w="1460" w:type="dxa"/>
            <w:tcMar>
              <w:top w:w="40" w:type="dxa"/>
              <w:left w:w="80" w:type="dxa"/>
              <w:bottom w:w="40" w:type="dxa"/>
              <w:right w:w="80" w:type="dxa"/>
            </w:tcMar>
          </w:tcPr>
          <w:p w14:paraId="5DDBEE99" w14:textId="77777777" w:rsidR="008D5B66" w:rsidRDefault="00E401A7">
            <w:r>
              <w:rPr>
                <w:sz w:val="17"/>
                <w:szCs w:val="17"/>
              </w:rPr>
              <w:t>USGS daily</w:t>
            </w:r>
          </w:p>
        </w:tc>
      </w:tr>
      <w:tr w:rsidR="008D5B66" w14:paraId="3EFCE4D2" w14:textId="77777777">
        <w:tc>
          <w:tcPr>
            <w:tcW w:w="700" w:type="dxa"/>
            <w:tcMar>
              <w:top w:w="40" w:type="dxa"/>
              <w:left w:w="80" w:type="dxa"/>
              <w:bottom w:w="40" w:type="dxa"/>
              <w:right w:w="80" w:type="dxa"/>
            </w:tcMar>
          </w:tcPr>
          <w:p w14:paraId="689FCEB0" w14:textId="77777777" w:rsidR="008D5B66" w:rsidRDefault="00E401A7">
            <w:pPr>
              <w:jc w:val="right"/>
            </w:pPr>
            <w:r>
              <w:rPr>
                <w:sz w:val="17"/>
                <w:szCs w:val="17"/>
              </w:rPr>
              <w:t>1945</w:t>
            </w:r>
          </w:p>
        </w:tc>
        <w:tc>
          <w:tcPr>
            <w:tcW w:w="1100" w:type="dxa"/>
            <w:tcMar>
              <w:top w:w="40" w:type="dxa"/>
              <w:left w:w="80" w:type="dxa"/>
              <w:bottom w:w="40" w:type="dxa"/>
              <w:right w:w="80" w:type="dxa"/>
            </w:tcMar>
          </w:tcPr>
          <w:p w14:paraId="55C934B7" w14:textId="77777777" w:rsidR="008D5B66" w:rsidRDefault="00E401A7">
            <w:pPr>
              <w:jc w:val="right"/>
            </w:pPr>
            <w:r>
              <w:rPr>
                <w:sz w:val="17"/>
                <w:szCs w:val="17"/>
              </w:rPr>
              <w:t>45,300</w:t>
            </w:r>
          </w:p>
        </w:tc>
        <w:tc>
          <w:tcPr>
            <w:tcW w:w="1400" w:type="dxa"/>
            <w:tcMar>
              <w:top w:w="40" w:type="dxa"/>
              <w:left w:w="80" w:type="dxa"/>
              <w:bottom w:w="40" w:type="dxa"/>
              <w:right w:w="80" w:type="dxa"/>
            </w:tcMar>
          </w:tcPr>
          <w:p w14:paraId="22F83736" w14:textId="77777777" w:rsidR="008D5B66" w:rsidRDefault="00E401A7">
            <w:r>
              <w:rPr>
                <w:sz w:val="17"/>
                <w:szCs w:val="17"/>
              </w:rPr>
              <w:t>USGS peak</w:t>
            </w:r>
          </w:p>
        </w:tc>
        <w:tc>
          <w:tcPr>
            <w:tcW w:w="1100" w:type="dxa"/>
            <w:tcMar>
              <w:top w:w="40" w:type="dxa"/>
              <w:left w:w="80" w:type="dxa"/>
              <w:bottom w:w="40" w:type="dxa"/>
              <w:right w:w="80" w:type="dxa"/>
            </w:tcMar>
          </w:tcPr>
          <w:p w14:paraId="276AC738" w14:textId="77777777" w:rsidR="008D5B66" w:rsidRDefault="00E401A7">
            <w:pPr>
              <w:jc w:val="right"/>
            </w:pPr>
            <w:r>
              <w:rPr>
                <w:sz w:val="17"/>
                <w:szCs w:val="17"/>
              </w:rPr>
              <w:t>44,200</w:t>
            </w:r>
          </w:p>
        </w:tc>
        <w:tc>
          <w:tcPr>
            <w:tcW w:w="1400" w:type="dxa"/>
            <w:tcMar>
              <w:top w:w="40" w:type="dxa"/>
              <w:left w:w="80" w:type="dxa"/>
              <w:bottom w:w="40" w:type="dxa"/>
              <w:right w:w="80" w:type="dxa"/>
            </w:tcMar>
          </w:tcPr>
          <w:p w14:paraId="46697673" w14:textId="77777777" w:rsidR="008D5B66" w:rsidRDefault="00E401A7">
            <w:r>
              <w:rPr>
                <w:sz w:val="17"/>
                <w:szCs w:val="17"/>
              </w:rPr>
              <w:t>USGS daily</w:t>
            </w:r>
          </w:p>
        </w:tc>
        <w:tc>
          <w:tcPr>
            <w:tcW w:w="1100" w:type="dxa"/>
            <w:tcMar>
              <w:top w:w="40" w:type="dxa"/>
              <w:left w:w="80" w:type="dxa"/>
              <w:bottom w:w="40" w:type="dxa"/>
              <w:right w:w="80" w:type="dxa"/>
            </w:tcMar>
          </w:tcPr>
          <w:p w14:paraId="56F20214" w14:textId="77777777" w:rsidR="008D5B66" w:rsidRDefault="00E401A7">
            <w:pPr>
              <w:jc w:val="right"/>
            </w:pPr>
            <w:r>
              <w:rPr>
                <w:sz w:val="17"/>
                <w:szCs w:val="17"/>
              </w:rPr>
              <w:t>36,333</w:t>
            </w:r>
          </w:p>
        </w:tc>
        <w:tc>
          <w:tcPr>
            <w:tcW w:w="1100" w:type="dxa"/>
            <w:tcMar>
              <w:top w:w="40" w:type="dxa"/>
              <w:left w:w="80" w:type="dxa"/>
              <w:bottom w:w="40" w:type="dxa"/>
              <w:right w:w="80" w:type="dxa"/>
            </w:tcMar>
          </w:tcPr>
          <w:p w14:paraId="1D468D1D" w14:textId="77777777" w:rsidR="008D5B66" w:rsidRDefault="00E401A7">
            <w:pPr>
              <w:jc w:val="right"/>
            </w:pPr>
            <w:r>
              <w:rPr>
                <w:sz w:val="17"/>
                <w:szCs w:val="17"/>
              </w:rPr>
              <w:t>30,340</w:t>
            </w:r>
          </w:p>
        </w:tc>
        <w:tc>
          <w:tcPr>
            <w:tcW w:w="1460" w:type="dxa"/>
            <w:tcMar>
              <w:top w:w="40" w:type="dxa"/>
              <w:left w:w="80" w:type="dxa"/>
              <w:bottom w:w="40" w:type="dxa"/>
              <w:right w:w="80" w:type="dxa"/>
            </w:tcMar>
          </w:tcPr>
          <w:p w14:paraId="36A04ED4" w14:textId="77777777" w:rsidR="008D5B66" w:rsidRDefault="00E401A7">
            <w:r>
              <w:rPr>
                <w:sz w:val="17"/>
                <w:szCs w:val="17"/>
              </w:rPr>
              <w:t>USGS daily</w:t>
            </w:r>
          </w:p>
        </w:tc>
      </w:tr>
      <w:tr w:rsidR="008D5B66" w14:paraId="6500FFE6" w14:textId="77777777">
        <w:tc>
          <w:tcPr>
            <w:tcW w:w="700" w:type="dxa"/>
            <w:tcMar>
              <w:top w:w="40" w:type="dxa"/>
              <w:left w:w="80" w:type="dxa"/>
              <w:bottom w:w="40" w:type="dxa"/>
              <w:right w:w="80" w:type="dxa"/>
            </w:tcMar>
          </w:tcPr>
          <w:p w14:paraId="06E322E9" w14:textId="77777777" w:rsidR="008D5B66" w:rsidRDefault="00E401A7">
            <w:pPr>
              <w:jc w:val="right"/>
            </w:pPr>
            <w:r>
              <w:rPr>
                <w:sz w:val="17"/>
                <w:szCs w:val="17"/>
              </w:rPr>
              <w:t>1946</w:t>
            </w:r>
          </w:p>
        </w:tc>
        <w:tc>
          <w:tcPr>
            <w:tcW w:w="1100" w:type="dxa"/>
            <w:tcMar>
              <w:top w:w="40" w:type="dxa"/>
              <w:left w:w="80" w:type="dxa"/>
              <w:bottom w:w="40" w:type="dxa"/>
              <w:right w:w="80" w:type="dxa"/>
            </w:tcMar>
          </w:tcPr>
          <w:p w14:paraId="52BEF738" w14:textId="77777777" w:rsidR="008D5B66" w:rsidRDefault="00E401A7">
            <w:pPr>
              <w:jc w:val="right"/>
            </w:pPr>
            <w:r>
              <w:rPr>
                <w:sz w:val="17"/>
                <w:szCs w:val="17"/>
              </w:rPr>
              <w:t>54,700</w:t>
            </w:r>
          </w:p>
        </w:tc>
        <w:tc>
          <w:tcPr>
            <w:tcW w:w="1400" w:type="dxa"/>
            <w:tcMar>
              <w:top w:w="40" w:type="dxa"/>
              <w:left w:w="80" w:type="dxa"/>
              <w:bottom w:w="40" w:type="dxa"/>
              <w:right w:w="80" w:type="dxa"/>
            </w:tcMar>
          </w:tcPr>
          <w:p w14:paraId="031F107D" w14:textId="77777777" w:rsidR="008D5B66" w:rsidRDefault="00E401A7">
            <w:r>
              <w:rPr>
                <w:sz w:val="17"/>
                <w:szCs w:val="17"/>
              </w:rPr>
              <w:t>USGS peak</w:t>
            </w:r>
          </w:p>
        </w:tc>
        <w:tc>
          <w:tcPr>
            <w:tcW w:w="1100" w:type="dxa"/>
            <w:tcMar>
              <w:top w:w="40" w:type="dxa"/>
              <w:left w:w="80" w:type="dxa"/>
              <w:bottom w:w="40" w:type="dxa"/>
              <w:right w:w="80" w:type="dxa"/>
            </w:tcMar>
          </w:tcPr>
          <w:p w14:paraId="59C84986" w14:textId="77777777" w:rsidR="008D5B66" w:rsidRDefault="00E401A7">
            <w:pPr>
              <w:jc w:val="right"/>
            </w:pPr>
            <w:r>
              <w:rPr>
                <w:sz w:val="17"/>
                <w:szCs w:val="17"/>
              </w:rPr>
              <w:t>51,700</w:t>
            </w:r>
          </w:p>
        </w:tc>
        <w:tc>
          <w:tcPr>
            <w:tcW w:w="1400" w:type="dxa"/>
            <w:tcMar>
              <w:top w:w="40" w:type="dxa"/>
              <w:left w:w="80" w:type="dxa"/>
              <w:bottom w:w="40" w:type="dxa"/>
              <w:right w:w="80" w:type="dxa"/>
            </w:tcMar>
          </w:tcPr>
          <w:p w14:paraId="73B989C6" w14:textId="77777777" w:rsidR="008D5B66" w:rsidRDefault="00E401A7">
            <w:r>
              <w:rPr>
                <w:sz w:val="17"/>
                <w:szCs w:val="17"/>
              </w:rPr>
              <w:t>USGS daily</w:t>
            </w:r>
          </w:p>
        </w:tc>
        <w:tc>
          <w:tcPr>
            <w:tcW w:w="1100" w:type="dxa"/>
            <w:tcMar>
              <w:top w:w="40" w:type="dxa"/>
              <w:left w:w="80" w:type="dxa"/>
              <w:bottom w:w="40" w:type="dxa"/>
              <w:right w:w="80" w:type="dxa"/>
            </w:tcMar>
          </w:tcPr>
          <w:p w14:paraId="2FE75795" w14:textId="77777777" w:rsidR="008D5B66" w:rsidRDefault="00E401A7">
            <w:pPr>
              <w:jc w:val="right"/>
            </w:pPr>
            <w:r>
              <w:rPr>
                <w:sz w:val="17"/>
                <w:szCs w:val="17"/>
              </w:rPr>
              <w:t>45,433</w:t>
            </w:r>
          </w:p>
        </w:tc>
        <w:tc>
          <w:tcPr>
            <w:tcW w:w="1100" w:type="dxa"/>
            <w:tcMar>
              <w:top w:w="40" w:type="dxa"/>
              <w:left w:w="80" w:type="dxa"/>
              <w:bottom w:w="40" w:type="dxa"/>
              <w:right w:w="80" w:type="dxa"/>
            </w:tcMar>
          </w:tcPr>
          <w:p w14:paraId="5917C346" w14:textId="77777777" w:rsidR="008D5B66" w:rsidRDefault="00E401A7">
            <w:pPr>
              <w:jc w:val="right"/>
            </w:pPr>
            <w:r>
              <w:rPr>
                <w:sz w:val="17"/>
                <w:szCs w:val="17"/>
              </w:rPr>
              <w:t>38,940</w:t>
            </w:r>
          </w:p>
        </w:tc>
        <w:tc>
          <w:tcPr>
            <w:tcW w:w="1460" w:type="dxa"/>
            <w:tcMar>
              <w:top w:w="40" w:type="dxa"/>
              <w:left w:w="80" w:type="dxa"/>
              <w:bottom w:w="40" w:type="dxa"/>
              <w:right w:w="80" w:type="dxa"/>
            </w:tcMar>
          </w:tcPr>
          <w:p w14:paraId="7FAB2D97" w14:textId="77777777" w:rsidR="008D5B66" w:rsidRDefault="00E401A7">
            <w:r>
              <w:rPr>
                <w:sz w:val="17"/>
                <w:szCs w:val="17"/>
              </w:rPr>
              <w:t>USGS daily</w:t>
            </w:r>
          </w:p>
        </w:tc>
      </w:tr>
      <w:tr w:rsidR="008D5B66" w14:paraId="3A4E68C0" w14:textId="77777777">
        <w:tc>
          <w:tcPr>
            <w:tcW w:w="700" w:type="dxa"/>
            <w:tcMar>
              <w:top w:w="40" w:type="dxa"/>
              <w:left w:w="80" w:type="dxa"/>
              <w:bottom w:w="40" w:type="dxa"/>
              <w:right w:w="80" w:type="dxa"/>
            </w:tcMar>
          </w:tcPr>
          <w:p w14:paraId="7266191B" w14:textId="77777777" w:rsidR="008D5B66" w:rsidRDefault="00E401A7">
            <w:pPr>
              <w:jc w:val="right"/>
            </w:pPr>
            <w:r>
              <w:rPr>
                <w:sz w:val="17"/>
                <w:szCs w:val="17"/>
              </w:rPr>
              <w:t>1947</w:t>
            </w:r>
          </w:p>
        </w:tc>
        <w:tc>
          <w:tcPr>
            <w:tcW w:w="1100" w:type="dxa"/>
            <w:tcMar>
              <w:top w:w="40" w:type="dxa"/>
              <w:left w:w="80" w:type="dxa"/>
              <w:bottom w:w="40" w:type="dxa"/>
              <w:right w:w="80" w:type="dxa"/>
            </w:tcMar>
          </w:tcPr>
          <w:p w14:paraId="51DE18FE" w14:textId="77777777" w:rsidR="008D5B66" w:rsidRDefault="00E401A7">
            <w:pPr>
              <w:jc w:val="right"/>
            </w:pPr>
            <w:r>
              <w:rPr>
                <w:sz w:val="17"/>
                <w:szCs w:val="17"/>
              </w:rPr>
              <w:t>85,100</w:t>
            </w:r>
          </w:p>
        </w:tc>
        <w:tc>
          <w:tcPr>
            <w:tcW w:w="1400" w:type="dxa"/>
            <w:tcMar>
              <w:top w:w="40" w:type="dxa"/>
              <w:left w:w="80" w:type="dxa"/>
              <w:bottom w:w="40" w:type="dxa"/>
              <w:right w:w="80" w:type="dxa"/>
            </w:tcMar>
          </w:tcPr>
          <w:p w14:paraId="5071AF99" w14:textId="77777777" w:rsidR="008D5B66" w:rsidRDefault="00E401A7">
            <w:r>
              <w:rPr>
                <w:sz w:val="17"/>
                <w:szCs w:val="17"/>
              </w:rPr>
              <w:t>USGS peak</w:t>
            </w:r>
          </w:p>
        </w:tc>
        <w:tc>
          <w:tcPr>
            <w:tcW w:w="1100" w:type="dxa"/>
            <w:tcMar>
              <w:top w:w="40" w:type="dxa"/>
              <w:left w:w="80" w:type="dxa"/>
              <w:bottom w:w="40" w:type="dxa"/>
              <w:right w:w="80" w:type="dxa"/>
            </w:tcMar>
          </w:tcPr>
          <w:p w14:paraId="346A6CEE" w14:textId="77777777" w:rsidR="008D5B66" w:rsidRDefault="00E401A7">
            <w:pPr>
              <w:jc w:val="right"/>
            </w:pPr>
            <w:r>
              <w:rPr>
                <w:sz w:val="17"/>
                <w:szCs w:val="17"/>
              </w:rPr>
              <w:t>82,400</w:t>
            </w:r>
          </w:p>
        </w:tc>
        <w:tc>
          <w:tcPr>
            <w:tcW w:w="1400" w:type="dxa"/>
            <w:tcMar>
              <w:top w:w="40" w:type="dxa"/>
              <w:left w:w="80" w:type="dxa"/>
              <w:bottom w:w="40" w:type="dxa"/>
              <w:right w:w="80" w:type="dxa"/>
            </w:tcMar>
          </w:tcPr>
          <w:p w14:paraId="71E1B2F6" w14:textId="77777777" w:rsidR="008D5B66" w:rsidRDefault="00E401A7">
            <w:r>
              <w:rPr>
                <w:sz w:val="17"/>
                <w:szCs w:val="17"/>
              </w:rPr>
              <w:t>USGS daily</w:t>
            </w:r>
          </w:p>
        </w:tc>
        <w:tc>
          <w:tcPr>
            <w:tcW w:w="1100" w:type="dxa"/>
            <w:tcMar>
              <w:top w:w="40" w:type="dxa"/>
              <w:left w:w="80" w:type="dxa"/>
              <w:bottom w:w="40" w:type="dxa"/>
              <w:right w:w="80" w:type="dxa"/>
            </w:tcMar>
          </w:tcPr>
          <w:p w14:paraId="7A9B72A9" w14:textId="77777777" w:rsidR="008D5B66" w:rsidRDefault="00E401A7">
            <w:pPr>
              <w:jc w:val="right"/>
            </w:pPr>
            <w:r>
              <w:rPr>
                <w:sz w:val="17"/>
                <w:szCs w:val="17"/>
              </w:rPr>
              <w:t>80,767</w:t>
            </w:r>
          </w:p>
        </w:tc>
        <w:tc>
          <w:tcPr>
            <w:tcW w:w="1100" w:type="dxa"/>
            <w:tcMar>
              <w:top w:w="40" w:type="dxa"/>
              <w:left w:w="80" w:type="dxa"/>
              <w:bottom w:w="40" w:type="dxa"/>
              <w:right w:w="80" w:type="dxa"/>
            </w:tcMar>
          </w:tcPr>
          <w:p w14:paraId="388AC1CB" w14:textId="77777777" w:rsidR="008D5B66" w:rsidRDefault="00E401A7">
            <w:pPr>
              <w:jc w:val="right"/>
            </w:pPr>
            <w:r>
              <w:rPr>
                <w:sz w:val="17"/>
                <w:szCs w:val="17"/>
              </w:rPr>
              <w:t>74,880</w:t>
            </w:r>
          </w:p>
        </w:tc>
        <w:tc>
          <w:tcPr>
            <w:tcW w:w="1460" w:type="dxa"/>
            <w:tcMar>
              <w:top w:w="40" w:type="dxa"/>
              <w:left w:w="80" w:type="dxa"/>
              <w:bottom w:w="40" w:type="dxa"/>
              <w:right w:w="80" w:type="dxa"/>
            </w:tcMar>
          </w:tcPr>
          <w:p w14:paraId="3E396116" w14:textId="77777777" w:rsidR="008D5B66" w:rsidRDefault="00E401A7">
            <w:r>
              <w:rPr>
                <w:sz w:val="17"/>
                <w:szCs w:val="17"/>
              </w:rPr>
              <w:t>USGS daily</w:t>
            </w:r>
          </w:p>
        </w:tc>
      </w:tr>
      <w:tr w:rsidR="008D5B66" w14:paraId="1140A08A" w14:textId="77777777">
        <w:tc>
          <w:tcPr>
            <w:tcW w:w="700" w:type="dxa"/>
            <w:tcMar>
              <w:top w:w="40" w:type="dxa"/>
              <w:left w:w="80" w:type="dxa"/>
              <w:bottom w:w="40" w:type="dxa"/>
              <w:right w:w="80" w:type="dxa"/>
            </w:tcMar>
          </w:tcPr>
          <w:p w14:paraId="6D156CD5" w14:textId="77777777" w:rsidR="008D5B66" w:rsidRDefault="00E401A7">
            <w:pPr>
              <w:jc w:val="right"/>
            </w:pPr>
            <w:r>
              <w:rPr>
                <w:sz w:val="17"/>
                <w:szCs w:val="17"/>
              </w:rPr>
              <w:t>1948</w:t>
            </w:r>
          </w:p>
        </w:tc>
        <w:tc>
          <w:tcPr>
            <w:tcW w:w="1100" w:type="dxa"/>
            <w:tcMar>
              <w:top w:w="40" w:type="dxa"/>
              <w:left w:w="80" w:type="dxa"/>
              <w:bottom w:w="40" w:type="dxa"/>
              <w:right w:w="80" w:type="dxa"/>
            </w:tcMar>
          </w:tcPr>
          <w:p w14:paraId="69FD1479" w14:textId="77777777" w:rsidR="008D5B66" w:rsidRDefault="00E401A7">
            <w:pPr>
              <w:jc w:val="right"/>
            </w:pPr>
            <w:r>
              <w:rPr>
                <w:sz w:val="17"/>
                <w:szCs w:val="17"/>
              </w:rPr>
              <w:t>38,500</w:t>
            </w:r>
          </w:p>
        </w:tc>
        <w:tc>
          <w:tcPr>
            <w:tcW w:w="1400" w:type="dxa"/>
            <w:tcMar>
              <w:top w:w="40" w:type="dxa"/>
              <w:left w:w="80" w:type="dxa"/>
              <w:bottom w:w="40" w:type="dxa"/>
              <w:right w:w="80" w:type="dxa"/>
            </w:tcMar>
          </w:tcPr>
          <w:p w14:paraId="2D0751C8" w14:textId="77777777" w:rsidR="008D5B66" w:rsidRDefault="00E401A7">
            <w:r>
              <w:rPr>
                <w:sz w:val="17"/>
                <w:szCs w:val="17"/>
              </w:rPr>
              <w:t>USGS peak</w:t>
            </w:r>
          </w:p>
        </w:tc>
        <w:tc>
          <w:tcPr>
            <w:tcW w:w="1100" w:type="dxa"/>
            <w:tcMar>
              <w:top w:w="40" w:type="dxa"/>
              <w:left w:w="80" w:type="dxa"/>
              <w:bottom w:w="40" w:type="dxa"/>
              <w:right w:w="80" w:type="dxa"/>
            </w:tcMar>
          </w:tcPr>
          <w:p w14:paraId="0CD927BF" w14:textId="77777777" w:rsidR="008D5B66" w:rsidRDefault="00E401A7">
            <w:pPr>
              <w:jc w:val="right"/>
            </w:pPr>
            <w:r>
              <w:rPr>
                <w:sz w:val="17"/>
                <w:szCs w:val="17"/>
              </w:rPr>
              <w:t>37,000</w:t>
            </w:r>
          </w:p>
        </w:tc>
        <w:tc>
          <w:tcPr>
            <w:tcW w:w="1400" w:type="dxa"/>
            <w:tcMar>
              <w:top w:w="40" w:type="dxa"/>
              <w:left w:w="80" w:type="dxa"/>
              <w:bottom w:w="40" w:type="dxa"/>
              <w:right w:w="80" w:type="dxa"/>
            </w:tcMar>
          </w:tcPr>
          <w:p w14:paraId="01D685CF" w14:textId="77777777" w:rsidR="008D5B66" w:rsidRDefault="00E401A7">
            <w:r>
              <w:rPr>
                <w:sz w:val="17"/>
                <w:szCs w:val="17"/>
              </w:rPr>
              <w:t>USGS daily</w:t>
            </w:r>
          </w:p>
        </w:tc>
        <w:tc>
          <w:tcPr>
            <w:tcW w:w="1100" w:type="dxa"/>
            <w:tcMar>
              <w:top w:w="40" w:type="dxa"/>
              <w:left w:w="80" w:type="dxa"/>
              <w:bottom w:w="40" w:type="dxa"/>
              <w:right w:w="80" w:type="dxa"/>
            </w:tcMar>
          </w:tcPr>
          <w:p w14:paraId="1DD80B40" w14:textId="77777777" w:rsidR="008D5B66" w:rsidRDefault="00E401A7">
            <w:pPr>
              <w:jc w:val="right"/>
            </w:pPr>
            <w:r>
              <w:rPr>
                <w:sz w:val="17"/>
                <w:szCs w:val="17"/>
              </w:rPr>
              <w:t>32,700</w:t>
            </w:r>
          </w:p>
        </w:tc>
        <w:tc>
          <w:tcPr>
            <w:tcW w:w="1100" w:type="dxa"/>
            <w:tcMar>
              <w:top w:w="40" w:type="dxa"/>
              <w:left w:w="80" w:type="dxa"/>
              <w:bottom w:w="40" w:type="dxa"/>
              <w:right w:w="80" w:type="dxa"/>
            </w:tcMar>
          </w:tcPr>
          <w:p w14:paraId="043460CF" w14:textId="77777777" w:rsidR="008D5B66" w:rsidRDefault="00E401A7">
            <w:pPr>
              <w:jc w:val="right"/>
            </w:pPr>
            <w:r>
              <w:rPr>
                <w:sz w:val="17"/>
                <w:szCs w:val="17"/>
              </w:rPr>
              <w:t>28,560</w:t>
            </w:r>
          </w:p>
        </w:tc>
        <w:tc>
          <w:tcPr>
            <w:tcW w:w="1460" w:type="dxa"/>
            <w:tcMar>
              <w:top w:w="40" w:type="dxa"/>
              <w:left w:w="80" w:type="dxa"/>
              <w:bottom w:w="40" w:type="dxa"/>
              <w:right w:w="80" w:type="dxa"/>
            </w:tcMar>
          </w:tcPr>
          <w:p w14:paraId="6872A569" w14:textId="77777777" w:rsidR="008D5B66" w:rsidRDefault="00E401A7">
            <w:r>
              <w:rPr>
                <w:sz w:val="17"/>
                <w:szCs w:val="17"/>
              </w:rPr>
              <w:t>USGS daily</w:t>
            </w:r>
          </w:p>
        </w:tc>
      </w:tr>
      <w:tr w:rsidR="008D5B66" w14:paraId="4DD70C59" w14:textId="77777777">
        <w:tc>
          <w:tcPr>
            <w:tcW w:w="700" w:type="dxa"/>
            <w:tcMar>
              <w:top w:w="40" w:type="dxa"/>
              <w:left w:w="80" w:type="dxa"/>
              <w:bottom w:w="40" w:type="dxa"/>
              <w:right w:w="80" w:type="dxa"/>
            </w:tcMar>
          </w:tcPr>
          <w:p w14:paraId="775B771E" w14:textId="77777777" w:rsidR="008D5B66" w:rsidRDefault="00E401A7">
            <w:pPr>
              <w:jc w:val="right"/>
            </w:pPr>
            <w:r>
              <w:rPr>
                <w:sz w:val="17"/>
                <w:szCs w:val="17"/>
              </w:rPr>
              <w:t>1949</w:t>
            </w:r>
          </w:p>
        </w:tc>
        <w:tc>
          <w:tcPr>
            <w:tcW w:w="1100" w:type="dxa"/>
            <w:tcMar>
              <w:top w:w="40" w:type="dxa"/>
              <w:left w:w="80" w:type="dxa"/>
              <w:bottom w:w="40" w:type="dxa"/>
              <w:right w:w="80" w:type="dxa"/>
            </w:tcMar>
          </w:tcPr>
          <w:p w14:paraId="0AF5A174" w14:textId="77777777" w:rsidR="008D5B66" w:rsidRDefault="00E401A7">
            <w:pPr>
              <w:jc w:val="right"/>
            </w:pPr>
            <w:r>
              <w:rPr>
                <w:sz w:val="17"/>
                <w:szCs w:val="17"/>
              </w:rPr>
              <w:t>51,500</w:t>
            </w:r>
          </w:p>
        </w:tc>
        <w:tc>
          <w:tcPr>
            <w:tcW w:w="1400" w:type="dxa"/>
            <w:tcMar>
              <w:top w:w="40" w:type="dxa"/>
              <w:left w:w="80" w:type="dxa"/>
              <w:bottom w:w="40" w:type="dxa"/>
              <w:right w:w="80" w:type="dxa"/>
            </w:tcMar>
          </w:tcPr>
          <w:p w14:paraId="0C3F93D2" w14:textId="77777777" w:rsidR="008D5B66" w:rsidRDefault="00E401A7">
            <w:r>
              <w:rPr>
                <w:sz w:val="17"/>
                <w:szCs w:val="17"/>
              </w:rPr>
              <w:t>USGS peak</w:t>
            </w:r>
          </w:p>
        </w:tc>
        <w:tc>
          <w:tcPr>
            <w:tcW w:w="1100" w:type="dxa"/>
            <w:tcMar>
              <w:top w:w="40" w:type="dxa"/>
              <w:left w:w="80" w:type="dxa"/>
              <w:bottom w:w="40" w:type="dxa"/>
              <w:right w:w="80" w:type="dxa"/>
            </w:tcMar>
          </w:tcPr>
          <w:p w14:paraId="7E1686FF" w14:textId="77777777" w:rsidR="008D5B66" w:rsidRDefault="00E401A7">
            <w:pPr>
              <w:jc w:val="right"/>
            </w:pPr>
            <w:r>
              <w:rPr>
                <w:sz w:val="17"/>
                <w:szCs w:val="17"/>
              </w:rPr>
              <w:t>43,300</w:t>
            </w:r>
          </w:p>
        </w:tc>
        <w:tc>
          <w:tcPr>
            <w:tcW w:w="1400" w:type="dxa"/>
            <w:tcMar>
              <w:top w:w="40" w:type="dxa"/>
              <w:left w:w="80" w:type="dxa"/>
              <w:bottom w:w="40" w:type="dxa"/>
              <w:right w:w="80" w:type="dxa"/>
            </w:tcMar>
          </w:tcPr>
          <w:p w14:paraId="4145EF2E" w14:textId="77777777" w:rsidR="008D5B66" w:rsidRDefault="00E401A7">
            <w:r>
              <w:rPr>
                <w:sz w:val="17"/>
                <w:szCs w:val="17"/>
              </w:rPr>
              <w:t>USGS daily</w:t>
            </w:r>
          </w:p>
        </w:tc>
        <w:tc>
          <w:tcPr>
            <w:tcW w:w="1100" w:type="dxa"/>
            <w:tcMar>
              <w:top w:w="40" w:type="dxa"/>
              <w:left w:w="80" w:type="dxa"/>
              <w:bottom w:w="40" w:type="dxa"/>
              <w:right w:w="80" w:type="dxa"/>
            </w:tcMar>
          </w:tcPr>
          <w:p w14:paraId="32F58C02" w14:textId="77777777" w:rsidR="008D5B66" w:rsidRDefault="00E401A7">
            <w:pPr>
              <w:jc w:val="right"/>
            </w:pPr>
            <w:r>
              <w:rPr>
                <w:sz w:val="17"/>
                <w:szCs w:val="17"/>
              </w:rPr>
              <w:t>30,167</w:t>
            </w:r>
          </w:p>
        </w:tc>
        <w:tc>
          <w:tcPr>
            <w:tcW w:w="1100" w:type="dxa"/>
            <w:tcMar>
              <w:top w:w="40" w:type="dxa"/>
              <w:left w:w="80" w:type="dxa"/>
              <w:bottom w:w="40" w:type="dxa"/>
              <w:right w:w="80" w:type="dxa"/>
            </w:tcMar>
          </w:tcPr>
          <w:p w14:paraId="1108E978" w14:textId="77777777" w:rsidR="008D5B66" w:rsidRDefault="00E401A7">
            <w:pPr>
              <w:jc w:val="right"/>
            </w:pPr>
            <w:r>
              <w:rPr>
                <w:sz w:val="17"/>
                <w:szCs w:val="17"/>
              </w:rPr>
              <w:t>28,580</w:t>
            </w:r>
          </w:p>
        </w:tc>
        <w:tc>
          <w:tcPr>
            <w:tcW w:w="1460" w:type="dxa"/>
            <w:tcMar>
              <w:top w:w="40" w:type="dxa"/>
              <w:left w:w="80" w:type="dxa"/>
              <w:bottom w:w="40" w:type="dxa"/>
              <w:right w:w="80" w:type="dxa"/>
            </w:tcMar>
          </w:tcPr>
          <w:p w14:paraId="1DF151AD" w14:textId="77777777" w:rsidR="008D5B66" w:rsidRDefault="00E401A7">
            <w:r>
              <w:rPr>
                <w:sz w:val="17"/>
                <w:szCs w:val="17"/>
              </w:rPr>
              <w:t>USGS daily</w:t>
            </w:r>
          </w:p>
        </w:tc>
      </w:tr>
      <w:tr w:rsidR="008D5B66" w14:paraId="1CFD0C3A" w14:textId="77777777">
        <w:tc>
          <w:tcPr>
            <w:tcW w:w="700" w:type="dxa"/>
            <w:tcMar>
              <w:top w:w="40" w:type="dxa"/>
              <w:left w:w="80" w:type="dxa"/>
              <w:bottom w:w="40" w:type="dxa"/>
              <w:right w:w="80" w:type="dxa"/>
            </w:tcMar>
          </w:tcPr>
          <w:p w14:paraId="4E019C81" w14:textId="77777777" w:rsidR="008D5B66" w:rsidRDefault="00E401A7">
            <w:pPr>
              <w:jc w:val="right"/>
            </w:pPr>
            <w:r>
              <w:rPr>
                <w:sz w:val="17"/>
                <w:szCs w:val="17"/>
              </w:rPr>
              <w:t>1950</w:t>
            </w:r>
          </w:p>
        </w:tc>
        <w:tc>
          <w:tcPr>
            <w:tcW w:w="1100" w:type="dxa"/>
            <w:tcMar>
              <w:top w:w="40" w:type="dxa"/>
              <w:left w:w="80" w:type="dxa"/>
              <w:bottom w:w="40" w:type="dxa"/>
              <w:right w:w="80" w:type="dxa"/>
            </w:tcMar>
          </w:tcPr>
          <w:p w14:paraId="2EDDE977" w14:textId="77777777" w:rsidR="008D5B66" w:rsidRDefault="00E401A7">
            <w:pPr>
              <w:jc w:val="right"/>
            </w:pPr>
            <w:r>
              <w:rPr>
                <w:sz w:val="17"/>
                <w:szCs w:val="17"/>
              </w:rPr>
              <w:t>54,800</w:t>
            </w:r>
          </w:p>
        </w:tc>
        <w:tc>
          <w:tcPr>
            <w:tcW w:w="1400" w:type="dxa"/>
            <w:tcMar>
              <w:top w:w="40" w:type="dxa"/>
              <w:left w:w="80" w:type="dxa"/>
              <w:bottom w:w="40" w:type="dxa"/>
              <w:right w:w="80" w:type="dxa"/>
            </w:tcMar>
          </w:tcPr>
          <w:p w14:paraId="12524397" w14:textId="77777777" w:rsidR="008D5B66" w:rsidRDefault="00E401A7">
            <w:r>
              <w:rPr>
                <w:sz w:val="17"/>
                <w:szCs w:val="17"/>
              </w:rPr>
              <w:t>USGS peak</w:t>
            </w:r>
          </w:p>
        </w:tc>
        <w:tc>
          <w:tcPr>
            <w:tcW w:w="1100" w:type="dxa"/>
            <w:tcMar>
              <w:top w:w="40" w:type="dxa"/>
              <w:left w:w="80" w:type="dxa"/>
              <w:bottom w:w="40" w:type="dxa"/>
              <w:right w:w="80" w:type="dxa"/>
            </w:tcMar>
          </w:tcPr>
          <w:p w14:paraId="78F7A4A9" w14:textId="77777777" w:rsidR="008D5B66" w:rsidRDefault="00E401A7">
            <w:pPr>
              <w:jc w:val="right"/>
            </w:pPr>
            <w:r>
              <w:rPr>
                <w:sz w:val="17"/>
                <w:szCs w:val="17"/>
              </w:rPr>
              <w:t>54,000</w:t>
            </w:r>
          </w:p>
        </w:tc>
        <w:tc>
          <w:tcPr>
            <w:tcW w:w="1400" w:type="dxa"/>
            <w:tcMar>
              <w:top w:w="40" w:type="dxa"/>
              <w:left w:w="80" w:type="dxa"/>
              <w:bottom w:w="40" w:type="dxa"/>
              <w:right w:w="80" w:type="dxa"/>
            </w:tcMar>
          </w:tcPr>
          <w:p w14:paraId="4F74D90F" w14:textId="77777777" w:rsidR="008D5B66" w:rsidRDefault="00E401A7">
            <w:r>
              <w:rPr>
                <w:sz w:val="17"/>
                <w:szCs w:val="17"/>
              </w:rPr>
              <w:t>USGS daily</w:t>
            </w:r>
          </w:p>
        </w:tc>
        <w:tc>
          <w:tcPr>
            <w:tcW w:w="1100" w:type="dxa"/>
            <w:tcMar>
              <w:top w:w="40" w:type="dxa"/>
              <w:left w:w="80" w:type="dxa"/>
              <w:bottom w:w="40" w:type="dxa"/>
              <w:right w:w="80" w:type="dxa"/>
            </w:tcMar>
          </w:tcPr>
          <w:p w14:paraId="50B8036B" w14:textId="77777777" w:rsidR="008D5B66" w:rsidRDefault="00E401A7">
            <w:pPr>
              <w:jc w:val="right"/>
            </w:pPr>
            <w:r>
              <w:rPr>
                <w:sz w:val="17"/>
                <w:szCs w:val="17"/>
              </w:rPr>
              <w:t>49,933</w:t>
            </w:r>
          </w:p>
        </w:tc>
        <w:tc>
          <w:tcPr>
            <w:tcW w:w="1100" w:type="dxa"/>
            <w:tcMar>
              <w:top w:w="40" w:type="dxa"/>
              <w:left w:w="80" w:type="dxa"/>
              <w:bottom w:w="40" w:type="dxa"/>
              <w:right w:w="80" w:type="dxa"/>
            </w:tcMar>
          </w:tcPr>
          <w:p w14:paraId="3E67FA16" w14:textId="77777777" w:rsidR="008D5B66" w:rsidRDefault="00E401A7">
            <w:pPr>
              <w:jc w:val="right"/>
            </w:pPr>
            <w:r>
              <w:rPr>
                <w:sz w:val="17"/>
                <w:szCs w:val="17"/>
              </w:rPr>
              <w:t>43,920</w:t>
            </w:r>
          </w:p>
        </w:tc>
        <w:tc>
          <w:tcPr>
            <w:tcW w:w="1460" w:type="dxa"/>
            <w:tcMar>
              <w:top w:w="40" w:type="dxa"/>
              <w:left w:w="80" w:type="dxa"/>
              <w:bottom w:w="40" w:type="dxa"/>
              <w:right w:w="80" w:type="dxa"/>
            </w:tcMar>
          </w:tcPr>
          <w:p w14:paraId="35F1EC25" w14:textId="77777777" w:rsidR="008D5B66" w:rsidRDefault="00E401A7">
            <w:r>
              <w:rPr>
                <w:sz w:val="17"/>
                <w:szCs w:val="17"/>
              </w:rPr>
              <w:t>USGS daily</w:t>
            </w:r>
          </w:p>
        </w:tc>
      </w:tr>
      <w:tr w:rsidR="008D5B66" w14:paraId="314EE33E" w14:textId="77777777">
        <w:tc>
          <w:tcPr>
            <w:tcW w:w="700" w:type="dxa"/>
            <w:tcMar>
              <w:top w:w="40" w:type="dxa"/>
              <w:left w:w="80" w:type="dxa"/>
              <w:bottom w:w="40" w:type="dxa"/>
              <w:right w:w="80" w:type="dxa"/>
            </w:tcMar>
          </w:tcPr>
          <w:p w14:paraId="32CADD2B" w14:textId="77777777" w:rsidR="008D5B66" w:rsidRDefault="00E401A7">
            <w:pPr>
              <w:jc w:val="right"/>
            </w:pPr>
            <w:r>
              <w:rPr>
                <w:sz w:val="17"/>
                <w:szCs w:val="17"/>
              </w:rPr>
              <w:t>1951</w:t>
            </w:r>
          </w:p>
        </w:tc>
        <w:tc>
          <w:tcPr>
            <w:tcW w:w="1100" w:type="dxa"/>
            <w:tcMar>
              <w:top w:w="40" w:type="dxa"/>
              <w:left w:w="80" w:type="dxa"/>
              <w:bottom w:w="40" w:type="dxa"/>
              <w:right w:w="80" w:type="dxa"/>
            </w:tcMar>
          </w:tcPr>
          <w:p w14:paraId="2B939B21" w14:textId="77777777" w:rsidR="008D5B66" w:rsidRDefault="00E401A7">
            <w:pPr>
              <w:jc w:val="right"/>
            </w:pPr>
            <w:r>
              <w:rPr>
                <w:sz w:val="17"/>
                <w:szCs w:val="17"/>
              </w:rPr>
              <w:t>67,200</w:t>
            </w:r>
          </w:p>
        </w:tc>
        <w:tc>
          <w:tcPr>
            <w:tcW w:w="1400" w:type="dxa"/>
            <w:tcMar>
              <w:top w:w="40" w:type="dxa"/>
              <w:left w:w="80" w:type="dxa"/>
              <w:bottom w:w="40" w:type="dxa"/>
              <w:right w:w="80" w:type="dxa"/>
            </w:tcMar>
          </w:tcPr>
          <w:p w14:paraId="58B31907" w14:textId="77777777" w:rsidR="008D5B66" w:rsidRDefault="00E401A7">
            <w:r>
              <w:rPr>
                <w:sz w:val="17"/>
                <w:szCs w:val="17"/>
              </w:rPr>
              <w:t>USGS peak</w:t>
            </w:r>
          </w:p>
        </w:tc>
        <w:tc>
          <w:tcPr>
            <w:tcW w:w="1100" w:type="dxa"/>
            <w:tcMar>
              <w:top w:w="40" w:type="dxa"/>
              <w:left w:w="80" w:type="dxa"/>
              <w:bottom w:w="40" w:type="dxa"/>
              <w:right w:w="80" w:type="dxa"/>
            </w:tcMar>
          </w:tcPr>
          <w:p w14:paraId="69D40BCA" w14:textId="77777777" w:rsidR="008D5B66" w:rsidRDefault="00E401A7">
            <w:pPr>
              <w:jc w:val="right"/>
            </w:pPr>
            <w:r>
              <w:rPr>
                <w:sz w:val="17"/>
                <w:szCs w:val="17"/>
              </w:rPr>
              <w:t>63,900</w:t>
            </w:r>
          </w:p>
        </w:tc>
        <w:tc>
          <w:tcPr>
            <w:tcW w:w="1400" w:type="dxa"/>
            <w:tcMar>
              <w:top w:w="40" w:type="dxa"/>
              <w:left w:w="80" w:type="dxa"/>
              <w:bottom w:w="40" w:type="dxa"/>
              <w:right w:w="80" w:type="dxa"/>
            </w:tcMar>
          </w:tcPr>
          <w:p w14:paraId="06D533F4" w14:textId="77777777" w:rsidR="008D5B66" w:rsidRDefault="00E401A7">
            <w:r>
              <w:rPr>
                <w:sz w:val="17"/>
                <w:szCs w:val="17"/>
              </w:rPr>
              <w:t>USGS daily</w:t>
            </w:r>
          </w:p>
        </w:tc>
        <w:tc>
          <w:tcPr>
            <w:tcW w:w="1100" w:type="dxa"/>
            <w:tcMar>
              <w:top w:w="40" w:type="dxa"/>
              <w:left w:w="80" w:type="dxa"/>
              <w:bottom w:w="40" w:type="dxa"/>
              <w:right w:w="80" w:type="dxa"/>
            </w:tcMar>
          </w:tcPr>
          <w:p w14:paraId="3C36DCE0" w14:textId="77777777" w:rsidR="008D5B66" w:rsidRDefault="00E401A7">
            <w:pPr>
              <w:jc w:val="right"/>
            </w:pPr>
            <w:r>
              <w:rPr>
                <w:sz w:val="17"/>
                <w:szCs w:val="17"/>
              </w:rPr>
              <w:t>61,467</w:t>
            </w:r>
          </w:p>
        </w:tc>
        <w:tc>
          <w:tcPr>
            <w:tcW w:w="1100" w:type="dxa"/>
            <w:tcMar>
              <w:top w:w="40" w:type="dxa"/>
              <w:left w:w="80" w:type="dxa"/>
              <w:bottom w:w="40" w:type="dxa"/>
              <w:right w:w="80" w:type="dxa"/>
            </w:tcMar>
          </w:tcPr>
          <w:p w14:paraId="1FC450EC" w14:textId="77777777" w:rsidR="008D5B66" w:rsidRDefault="00E401A7">
            <w:pPr>
              <w:jc w:val="right"/>
            </w:pPr>
            <w:r>
              <w:rPr>
                <w:sz w:val="17"/>
                <w:szCs w:val="17"/>
              </w:rPr>
              <w:t>54,440</w:t>
            </w:r>
          </w:p>
        </w:tc>
        <w:tc>
          <w:tcPr>
            <w:tcW w:w="1460" w:type="dxa"/>
            <w:tcMar>
              <w:top w:w="40" w:type="dxa"/>
              <w:left w:w="80" w:type="dxa"/>
              <w:bottom w:w="40" w:type="dxa"/>
              <w:right w:w="80" w:type="dxa"/>
            </w:tcMar>
          </w:tcPr>
          <w:p w14:paraId="49613584" w14:textId="77777777" w:rsidR="008D5B66" w:rsidRDefault="00E401A7">
            <w:r>
              <w:rPr>
                <w:sz w:val="17"/>
                <w:szCs w:val="17"/>
              </w:rPr>
              <w:t>USGS daily</w:t>
            </w:r>
          </w:p>
        </w:tc>
      </w:tr>
      <w:tr w:rsidR="008D5B66" w14:paraId="000C3C06" w14:textId="77777777">
        <w:tc>
          <w:tcPr>
            <w:tcW w:w="700" w:type="dxa"/>
            <w:tcMar>
              <w:top w:w="40" w:type="dxa"/>
              <w:left w:w="80" w:type="dxa"/>
              <w:bottom w:w="40" w:type="dxa"/>
              <w:right w:w="80" w:type="dxa"/>
            </w:tcMar>
          </w:tcPr>
          <w:p w14:paraId="3A7096A5" w14:textId="77777777" w:rsidR="008D5B66" w:rsidRDefault="00E401A7">
            <w:pPr>
              <w:jc w:val="right"/>
            </w:pPr>
            <w:r>
              <w:rPr>
                <w:sz w:val="17"/>
                <w:szCs w:val="17"/>
              </w:rPr>
              <w:t>1952</w:t>
            </w:r>
          </w:p>
        </w:tc>
        <w:tc>
          <w:tcPr>
            <w:tcW w:w="1100" w:type="dxa"/>
            <w:tcMar>
              <w:top w:w="40" w:type="dxa"/>
              <w:left w:w="80" w:type="dxa"/>
              <w:bottom w:w="40" w:type="dxa"/>
              <w:right w:w="80" w:type="dxa"/>
            </w:tcMar>
          </w:tcPr>
          <w:p w14:paraId="0C4FF89C" w14:textId="77777777" w:rsidR="008D5B66" w:rsidRDefault="00E401A7">
            <w:pPr>
              <w:jc w:val="right"/>
            </w:pPr>
            <w:r>
              <w:rPr>
                <w:sz w:val="17"/>
                <w:szCs w:val="17"/>
              </w:rPr>
              <w:t>41,400</w:t>
            </w:r>
          </w:p>
        </w:tc>
        <w:tc>
          <w:tcPr>
            <w:tcW w:w="1400" w:type="dxa"/>
            <w:tcMar>
              <w:top w:w="40" w:type="dxa"/>
              <w:left w:w="80" w:type="dxa"/>
              <w:bottom w:w="40" w:type="dxa"/>
              <w:right w:w="80" w:type="dxa"/>
            </w:tcMar>
          </w:tcPr>
          <w:p w14:paraId="730122C7" w14:textId="77777777" w:rsidR="008D5B66" w:rsidRDefault="00E401A7">
            <w:r>
              <w:rPr>
                <w:sz w:val="17"/>
                <w:szCs w:val="17"/>
              </w:rPr>
              <w:t>USGS peak</w:t>
            </w:r>
          </w:p>
        </w:tc>
        <w:tc>
          <w:tcPr>
            <w:tcW w:w="1100" w:type="dxa"/>
            <w:tcMar>
              <w:top w:w="40" w:type="dxa"/>
              <w:left w:w="80" w:type="dxa"/>
              <w:bottom w:w="40" w:type="dxa"/>
              <w:right w:w="80" w:type="dxa"/>
            </w:tcMar>
          </w:tcPr>
          <w:p w14:paraId="0DA02FA5" w14:textId="77777777" w:rsidR="008D5B66" w:rsidRDefault="00E401A7">
            <w:pPr>
              <w:jc w:val="right"/>
            </w:pPr>
            <w:r>
              <w:rPr>
                <w:sz w:val="17"/>
                <w:szCs w:val="17"/>
              </w:rPr>
              <w:t>35,600</w:t>
            </w:r>
          </w:p>
        </w:tc>
        <w:tc>
          <w:tcPr>
            <w:tcW w:w="1400" w:type="dxa"/>
            <w:tcMar>
              <w:top w:w="40" w:type="dxa"/>
              <w:left w:w="80" w:type="dxa"/>
              <w:bottom w:w="40" w:type="dxa"/>
              <w:right w:w="80" w:type="dxa"/>
            </w:tcMar>
          </w:tcPr>
          <w:p w14:paraId="55509073" w14:textId="77777777" w:rsidR="008D5B66" w:rsidRDefault="00E401A7">
            <w:r>
              <w:rPr>
                <w:sz w:val="17"/>
                <w:szCs w:val="17"/>
              </w:rPr>
              <w:t>USGS daily</w:t>
            </w:r>
          </w:p>
        </w:tc>
        <w:tc>
          <w:tcPr>
            <w:tcW w:w="1100" w:type="dxa"/>
            <w:tcMar>
              <w:top w:w="40" w:type="dxa"/>
              <w:left w:w="80" w:type="dxa"/>
              <w:bottom w:w="40" w:type="dxa"/>
              <w:right w:w="80" w:type="dxa"/>
            </w:tcMar>
          </w:tcPr>
          <w:p w14:paraId="0EC27EDF" w14:textId="77777777" w:rsidR="008D5B66" w:rsidRDefault="00E401A7">
            <w:pPr>
              <w:jc w:val="right"/>
            </w:pPr>
            <w:r>
              <w:rPr>
                <w:sz w:val="17"/>
                <w:szCs w:val="17"/>
              </w:rPr>
              <w:t>31,600</w:t>
            </w:r>
          </w:p>
        </w:tc>
        <w:tc>
          <w:tcPr>
            <w:tcW w:w="1100" w:type="dxa"/>
            <w:tcMar>
              <w:top w:w="40" w:type="dxa"/>
              <w:left w:w="80" w:type="dxa"/>
              <w:bottom w:w="40" w:type="dxa"/>
              <w:right w:w="80" w:type="dxa"/>
            </w:tcMar>
          </w:tcPr>
          <w:p w14:paraId="5689E47D" w14:textId="77777777" w:rsidR="008D5B66" w:rsidRDefault="00E401A7">
            <w:pPr>
              <w:jc w:val="right"/>
            </w:pPr>
            <w:r>
              <w:rPr>
                <w:sz w:val="17"/>
                <w:szCs w:val="17"/>
              </w:rPr>
              <w:t>28,680</w:t>
            </w:r>
          </w:p>
        </w:tc>
        <w:tc>
          <w:tcPr>
            <w:tcW w:w="1460" w:type="dxa"/>
            <w:tcMar>
              <w:top w:w="40" w:type="dxa"/>
              <w:left w:w="80" w:type="dxa"/>
              <w:bottom w:w="40" w:type="dxa"/>
              <w:right w:w="80" w:type="dxa"/>
            </w:tcMar>
          </w:tcPr>
          <w:p w14:paraId="030F6116" w14:textId="77777777" w:rsidR="008D5B66" w:rsidRDefault="00E401A7">
            <w:r>
              <w:rPr>
                <w:sz w:val="17"/>
                <w:szCs w:val="17"/>
              </w:rPr>
              <w:t>USGS daily</w:t>
            </w:r>
          </w:p>
        </w:tc>
      </w:tr>
      <w:tr w:rsidR="008D5B66" w14:paraId="7DFABDD1" w14:textId="77777777">
        <w:tc>
          <w:tcPr>
            <w:tcW w:w="700" w:type="dxa"/>
            <w:tcMar>
              <w:top w:w="40" w:type="dxa"/>
              <w:left w:w="80" w:type="dxa"/>
              <w:bottom w:w="40" w:type="dxa"/>
              <w:right w:w="80" w:type="dxa"/>
            </w:tcMar>
          </w:tcPr>
          <w:p w14:paraId="70675A0B" w14:textId="77777777" w:rsidR="008D5B66" w:rsidRDefault="00E401A7">
            <w:pPr>
              <w:jc w:val="right"/>
            </w:pPr>
            <w:r>
              <w:rPr>
                <w:sz w:val="17"/>
                <w:szCs w:val="17"/>
              </w:rPr>
              <w:t>1953</w:t>
            </w:r>
          </w:p>
        </w:tc>
        <w:tc>
          <w:tcPr>
            <w:tcW w:w="1100" w:type="dxa"/>
            <w:tcMar>
              <w:top w:w="40" w:type="dxa"/>
              <w:left w:w="80" w:type="dxa"/>
              <w:bottom w:w="40" w:type="dxa"/>
              <w:right w:w="80" w:type="dxa"/>
            </w:tcMar>
          </w:tcPr>
          <w:p w14:paraId="47F63ABF" w14:textId="77777777" w:rsidR="008D5B66" w:rsidRDefault="00E401A7">
            <w:pPr>
              <w:jc w:val="right"/>
            </w:pPr>
            <w:r>
              <w:rPr>
                <w:sz w:val="17"/>
                <w:szCs w:val="17"/>
              </w:rPr>
              <w:t>60,000</w:t>
            </w:r>
          </w:p>
        </w:tc>
        <w:tc>
          <w:tcPr>
            <w:tcW w:w="1400" w:type="dxa"/>
            <w:tcMar>
              <w:top w:w="40" w:type="dxa"/>
              <w:left w:w="80" w:type="dxa"/>
              <w:bottom w:w="40" w:type="dxa"/>
              <w:right w:w="80" w:type="dxa"/>
            </w:tcMar>
          </w:tcPr>
          <w:p w14:paraId="4C3889BA" w14:textId="77777777" w:rsidR="008D5B66" w:rsidRDefault="00E401A7">
            <w:r>
              <w:rPr>
                <w:sz w:val="17"/>
                <w:szCs w:val="17"/>
              </w:rPr>
              <w:t>USGS peak</w:t>
            </w:r>
          </w:p>
        </w:tc>
        <w:tc>
          <w:tcPr>
            <w:tcW w:w="1100" w:type="dxa"/>
            <w:tcMar>
              <w:top w:w="40" w:type="dxa"/>
              <w:left w:w="80" w:type="dxa"/>
              <w:bottom w:w="40" w:type="dxa"/>
              <w:right w:w="80" w:type="dxa"/>
            </w:tcMar>
          </w:tcPr>
          <w:p w14:paraId="30088454" w14:textId="77777777" w:rsidR="008D5B66" w:rsidRDefault="00E401A7">
            <w:pPr>
              <w:jc w:val="right"/>
            </w:pPr>
            <w:r>
              <w:rPr>
                <w:sz w:val="17"/>
                <w:szCs w:val="17"/>
              </w:rPr>
              <w:t>50,000</w:t>
            </w:r>
          </w:p>
        </w:tc>
        <w:tc>
          <w:tcPr>
            <w:tcW w:w="1400" w:type="dxa"/>
            <w:tcMar>
              <w:top w:w="40" w:type="dxa"/>
              <w:left w:w="80" w:type="dxa"/>
              <w:bottom w:w="40" w:type="dxa"/>
              <w:right w:w="80" w:type="dxa"/>
            </w:tcMar>
          </w:tcPr>
          <w:p w14:paraId="51C96999" w14:textId="77777777" w:rsidR="008D5B66" w:rsidRDefault="00E401A7">
            <w:r>
              <w:rPr>
                <w:sz w:val="17"/>
                <w:szCs w:val="17"/>
              </w:rPr>
              <w:t>USGS daily</w:t>
            </w:r>
          </w:p>
        </w:tc>
        <w:tc>
          <w:tcPr>
            <w:tcW w:w="1100" w:type="dxa"/>
            <w:tcMar>
              <w:top w:w="40" w:type="dxa"/>
              <w:left w:w="80" w:type="dxa"/>
              <w:bottom w:w="40" w:type="dxa"/>
              <w:right w:w="80" w:type="dxa"/>
            </w:tcMar>
          </w:tcPr>
          <w:p w14:paraId="36E4FFAE" w14:textId="77777777" w:rsidR="008D5B66" w:rsidRDefault="00E401A7">
            <w:pPr>
              <w:jc w:val="right"/>
            </w:pPr>
            <w:r>
              <w:rPr>
                <w:sz w:val="17"/>
                <w:szCs w:val="17"/>
              </w:rPr>
              <w:t>44,000</w:t>
            </w:r>
          </w:p>
        </w:tc>
        <w:tc>
          <w:tcPr>
            <w:tcW w:w="1100" w:type="dxa"/>
            <w:tcMar>
              <w:top w:w="40" w:type="dxa"/>
              <w:left w:w="80" w:type="dxa"/>
              <w:bottom w:w="40" w:type="dxa"/>
              <w:right w:w="80" w:type="dxa"/>
            </w:tcMar>
          </w:tcPr>
          <w:p w14:paraId="0A317BAC" w14:textId="77777777" w:rsidR="008D5B66" w:rsidRDefault="00E401A7">
            <w:pPr>
              <w:jc w:val="right"/>
            </w:pPr>
            <w:r>
              <w:rPr>
                <w:sz w:val="17"/>
                <w:szCs w:val="17"/>
              </w:rPr>
              <w:t>40,400</w:t>
            </w:r>
          </w:p>
        </w:tc>
        <w:tc>
          <w:tcPr>
            <w:tcW w:w="1460" w:type="dxa"/>
            <w:tcMar>
              <w:top w:w="40" w:type="dxa"/>
              <w:left w:w="80" w:type="dxa"/>
              <w:bottom w:w="40" w:type="dxa"/>
              <w:right w:w="80" w:type="dxa"/>
            </w:tcMar>
          </w:tcPr>
          <w:p w14:paraId="27623793" w14:textId="77777777" w:rsidR="008D5B66" w:rsidRDefault="00E401A7">
            <w:r>
              <w:rPr>
                <w:sz w:val="17"/>
                <w:szCs w:val="17"/>
              </w:rPr>
              <w:t>USGS daily</w:t>
            </w:r>
          </w:p>
        </w:tc>
      </w:tr>
      <w:tr w:rsidR="008D5B66" w14:paraId="3F981D2C" w14:textId="77777777">
        <w:tc>
          <w:tcPr>
            <w:tcW w:w="700" w:type="dxa"/>
            <w:tcMar>
              <w:top w:w="40" w:type="dxa"/>
              <w:left w:w="80" w:type="dxa"/>
              <w:bottom w:w="40" w:type="dxa"/>
              <w:right w:w="80" w:type="dxa"/>
            </w:tcMar>
          </w:tcPr>
          <w:p w14:paraId="1750FCB4" w14:textId="77777777" w:rsidR="008D5B66" w:rsidRDefault="00E401A7">
            <w:pPr>
              <w:jc w:val="right"/>
            </w:pPr>
            <w:r>
              <w:rPr>
                <w:sz w:val="17"/>
                <w:szCs w:val="17"/>
              </w:rPr>
              <w:t>1954</w:t>
            </w:r>
          </w:p>
        </w:tc>
        <w:tc>
          <w:tcPr>
            <w:tcW w:w="1100" w:type="dxa"/>
            <w:tcMar>
              <w:top w:w="40" w:type="dxa"/>
              <w:left w:w="80" w:type="dxa"/>
              <w:bottom w:w="40" w:type="dxa"/>
              <w:right w:w="80" w:type="dxa"/>
            </w:tcMar>
          </w:tcPr>
          <w:p w14:paraId="18FB4FF2" w14:textId="77777777" w:rsidR="008D5B66" w:rsidRDefault="00E401A7">
            <w:pPr>
              <w:jc w:val="right"/>
            </w:pPr>
            <w:r>
              <w:rPr>
                <w:sz w:val="17"/>
                <w:szCs w:val="17"/>
              </w:rPr>
              <w:t>73,000</w:t>
            </w:r>
          </w:p>
        </w:tc>
        <w:tc>
          <w:tcPr>
            <w:tcW w:w="1400" w:type="dxa"/>
            <w:tcMar>
              <w:top w:w="40" w:type="dxa"/>
              <w:left w:w="80" w:type="dxa"/>
              <w:bottom w:w="40" w:type="dxa"/>
              <w:right w:w="80" w:type="dxa"/>
            </w:tcMar>
          </w:tcPr>
          <w:p w14:paraId="7C36C67C" w14:textId="77777777" w:rsidR="008D5B66" w:rsidRDefault="00E401A7">
            <w:r>
              <w:rPr>
                <w:sz w:val="17"/>
                <w:szCs w:val="17"/>
              </w:rPr>
              <w:t>USGS peak</w:t>
            </w:r>
          </w:p>
        </w:tc>
        <w:tc>
          <w:tcPr>
            <w:tcW w:w="1100" w:type="dxa"/>
            <w:tcMar>
              <w:top w:w="40" w:type="dxa"/>
              <w:left w:w="80" w:type="dxa"/>
              <w:bottom w:w="40" w:type="dxa"/>
              <w:right w:w="80" w:type="dxa"/>
            </w:tcMar>
          </w:tcPr>
          <w:p w14:paraId="5C697F80" w14:textId="77777777" w:rsidR="008D5B66" w:rsidRDefault="00E401A7">
            <w:pPr>
              <w:jc w:val="right"/>
            </w:pPr>
            <w:r>
              <w:rPr>
                <w:sz w:val="17"/>
                <w:szCs w:val="17"/>
              </w:rPr>
              <w:t>63,600</w:t>
            </w:r>
          </w:p>
        </w:tc>
        <w:tc>
          <w:tcPr>
            <w:tcW w:w="1400" w:type="dxa"/>
            <w:tcMar>
              <w:top w:w="40" w:type="dxa"/>
              <w:left w:w="80" w:type="dxa"/>
              <w:bottom w:w="40" w:type="dxa"/>
              <w:right w:w="80" w:type="dxa"/>
            </w:tcMar>
          </w:tcPr>
          <w:p w14:paraId="564D4676" w14:textId="77777777" w:rsidR="008D5B66" w:rsidRDefault="00E401A7">
            <w:r>
              <w:rPr>
                <w:sz w:val="17"/>
                <w:szCs w:val="17"/>
              </w:rPr>
              <w:t>USGS daily</w:t>
            </w:r>
          </w:p>
        </w:tc>
        <w:tc>
          <w:tcPr>
            <w:tcW w:w="1100" w:type="dxa"/>
            <w:tcMar>
              <w:top w:w="40" w:type="dxa"/>
              <w:left w:w="80" w:type="dxa"/>
              <w:bottom w:w="40" w:type="dxa"/>
              <w:right w:w="80" w:type="dxa"/>
            </w:tcMar>
          </w:tcPr>
          <w:p w14:paraId="6D950B75" w14:textId="77777777" w:rsidR="008D5B66" w:rsidRDefault="00E401A7">
            <w:pPr>
              <w:jc w:val="right"/>
            </w:pPr>
            <w:r>
              <w:rPr>
                <w:sz w:val="17"/>
                <w:szCs w:val="17"/>
              </w:rPr>
              <w:t>51,067</w:t>
            </w:r>
          </w:p>
        </w:tc>
        <w:tc>
          <w:tcPr>
            <w:tcW w:w="1100" w:type="dxa"/>
            <w:tcMar>
              <w:top w:w="40" w:type="dxa"/>
              <w:left w:w="80" w:type="dxa"/>
              <w:bottom w:w="40" w:type="dxa"/>
              <w:right w:w="80" w:type="dxa"/>
            </w:tcMar>
          </w:tcPr>
          <w:p w14:paraId="09E58B9B" w14:textId="77777777" w:rsidR="008D5B66" w:rsidRDefault="00E401A7">
            <w:pPr>
              <w:jc w:val="right"/>
            </w:pPr>
            <w:r>
              <w:rPr>
                <w:sz w:val="17"/>
                <w:szCs w:val="17"/>
              </w:rPr>
              <w:t>45,440</w:t>
            </w:r>
          </w:p>
        </w:tc>
        <w:tc>
          <w:tcPr>
            <w:tcW w:w="1460" w:type="dxa"/>
            <w:tcMar>
              <w:top w:w="40" w:type="dxa"/>
              <w:left w:w="80" w:type="dxa"/>
              <w:bottom w:w="40" w:type="dxa"/>
              <w:right w:w="80" w:type="dxa"/>
            </w:tcMar>
          </w:tcPr>
          <w:p w14:paraId="462975C7" w14:textId="77777777" w:rsidR="008D5B66" w:rsidRDefault="00E401A7">
            <w:r>
              <w:rPr>
                <w:sz w:val="17"/>
                <w:szCs w:val="17"/>
              </w:rPr>
              <w:t>USGS daily</w:t>
            </w:r>
          </w:p>
        </w:tc>
      </w:tr>
      <w:tr w:rsidR="008D5B66" w14:paraId="1C4D6D04" w14:textId="77777777">
        <w:tc>
          <w:tcPr>
            <w:tcW w:w="700" w:type="dxa"/>
            <w:tcMar>
              <w:top w:w="40" w:type="dxa"/>
              <w:left w:w="80" w:type="dxa"/>
              <w:bottom w:w="40" w:type="dxa"/>
              <w:right w:w="80" w:type="dxa"/>
            </w:tcMar>
          </w:tcPr>
          <w:p w14:paraId="49A3FE92" w14:textId="77777777" w:rsidR="008D5B66" w:rsidRDefault="00E401A7">
            <w:pPr>
              <w:jc w:val="right"/>
            </w:pPr>
            <w:r>
              <w:rPr>
                <w:sz w:val="17"/>
                <w:szCs w:val="17"/>
              </w:rPr>
              <w:t>1955</w:t>
            </w:r>
          </w:p>
        </w:tc>
        <w:tc>
          <w:tcPr>
            <w:tcW w:w="1100" w:type="dxa"/>
            <w:tcMar>
              <w:top w:w="40" w:type="dxa"/>
              <w:left w:w="80" w:type="dxa"/>
              <w:bottom w:w="40" w:type="dxa"/>
              <w:right w:w="80" w:type="dxa"/>
            </w:tcMar>
          </w:tcPr>
          <w:p w14:paraId="3369FBDC" w14:textId="77777777" w:rsidR="008D5B66" w:rsidRDefault="00E401A7">
            <w:pPr>
              <w:jc w:val="right"/>
            </w:pPr>
            <w:r>
              <w:rPr>
                <w:sz w:val="17"/>
                <w:szCs w:val="17"/>
              </w:rPr>
              <w:t>50,100</w:t>
            </w:r>
          </w:p>
        </w:tc>
        <w:tc>
          <w:tcPr>
            <w:tcW w:w="1400" w:type="dxa"/>
            <w:tcMar>
              <w:top w:w="40" w:type="dxa"/>
              <w:left w:w="80" w:type="dxa"/>
              <w:bottom w:w="40" w:type="dxa"/>
              <w:right w:w="80" w:type="dxa"/>
            </w:tcMar>
          </w:tcPr>
          <w:p w14:paraId="03EFF214" w14:textId="77777777" w:rsidR="008D5B66" w:rsidRDefault="00E401A7">
            <w:r>
              <w:rPr>
                <w:sz w:val="17"/>
                <w:szCs w:val="17"/>
              </w:rPr>
              <w:t>USGS peak</w:t>
            </w:r>
          </w:p>
        </w:tc>
        <w:tc>
          <w:tcPr>
            <w:tcW w:w="1100" w:type="dxa"/>
            <w:tcMar>
              <w:top w:w="40" w:type="dxa"/>
              <w:left w:w="80" w:type="dxa"/>
              <w:bottom w:w="40" w:type="dxa"/>
              <w:right w:w="80" w:type="dxa"/>
            </w:tcMar>
          </w:tcPr>
          <w:p w14:paraId="2726A3DD" w14:textId="77777777" w:rsidR="008D5B66" w:rsidRDefault="00E401A7">
            <w:pPr>
              <w:jc w:val="right"/>
            </w:pPr>
            <w:r>
              <w:rPr>
                <w:sz w:val="17"/>
                <w:szCs w:val="17"/>
              </w:rPr>
              <w:t>43,300</w:t>
            </w:r>
          </w:p>
        </w:tc>
        <w:tc>
          <w:tcPr>
            <w:tcW w:w="1400" w:type="dxa"/>
            <w:tcMar>
              <w:top w:w="40" w:type="dxa"/>
              <w:left w:w="80" w:type="dxa"/>
              <w:bottom w:w="40" w:type="dxa"/>
              <w:right w:w="80" w:type="dxa"/>
            </w:tcMar>
          </w:tcPr>
          <w:p w14:paraId="10690A6A" w14:textId="77777777" w:rsidR="008D5B66" w:rsidRDefault="00E401A7">
            <w:r>
              <w:rPr>
                <w:sz w:val="17"/>
                <w:szCs w:val="17"/>
              </w:rPr>
              <w:t>USGS daily</w:t>
            </w:r>
          </w:p>
        </w:tc>
        <w:tc>
          <w:tcPr>
            <w:tcW w:w="1100" w:type="dxa"/>
            <w:tcMar>
              <w:top w:w="40" w:type="dxa"/>
              <w:left w:w="80" w:type="dxa"/>
              <w:bottom w:w="40" w:type="dxa"/>
              <w:right w:w="80" w:type="dxa"/>
            </w:tcMar>
          </w:tcPr>
          <w:p w14:paraId="28C12FAB" w14:textId="77777777" w:rsidR="008D5B66" w:rsidRDefault="00E401A7">
            <w:pPr>
              <w:jc w:val="right"/>
            </w:pPr>
            <w:r>
              <w:rPr>
                <w:sz w:val="17"/>
                <w:szCs w:val="17"/>
              </w:rPr>
              <w:t>33,800</w:t>
            </w:r>
          </w:p>
        </w:tc>
        <w:tc>
          <w:tcPr>
            <w:tcW w:w="1100" w:type="dxa"/>
            <w:tcMar>
              <w:top w:w="40" w:type="dxa"/>
              <w:left w:w="80" w:type="dxa"/>
              <w:bottom w:w="40" w:type="dxa"/>
              <w:right w:w="80" w:type="dxa"/>
            </w:tcMar>
          </w:tcPr>
          <w:p w14:paraId="164E7E94" w14:textId="77777777" w:rsidR="008D5B66" w:rsidRDefault="00E401A7">
            <w:pPr>
              <w:jc w:val="right"/>
            </w:pPr>
            <w:r>
              <w:rPr>
                <w:sz w:val="17"/>
                <w:szCs w:val="17"/>
              </w:rPr>
              <w:t>29,020</w:t>
            </w:r>
          </w:p>
        </w:tc>
        <w:tc>
          <w:tcPr>
            <w:tcW w:w="1460" w:type="dxa"/>
            <w:tcMar>
              <w:top w:w="40" w:type="dxa"/>
              <w:left w:w="80" w:type="dxa"/>
              <w:bottom w:w="40" w:type="dxa"/>
              <w:right w:w="80" w:type="dxa"/>
            </w:tcMar>
          </w:tcPr>
          <w:p w14:paraId="5C5AA3DE" w14:textId="77777777" w:rsidR="008D5B66" w:rsidRDefault="00E401A7">
            <w:r>
              <w:rPr>
                <w:sz w:val="17"/>
                <w:szCs w:val="17"/>
              </w:rPr>
              <w:t>USGS daily</w:t>
            </w:r>
          </w:p>
        </w:tc>
      </w:tr>
      <w:tr w:rsidR="008D5B66" w14:paraId="0712E435" w14:textId="77777777">
        <w:tc>
          <w:tcPr>
            <w:tcW w:w="700" w:type="dxa"/>
            <w:tcMar>
              <w:top w:w="40" w:type="dxa"/>
              <w:left w:w="80" w:type="dxa"/>
              <w:bottom w:w="40" w:type="dxa"/>
              <w:right w:w="80" w:type="dxa"/>
            </w:tcMar>
          </w:tcPr>
          <w:p w14:paraId="615C0579" w14:textId="77777777" w:rsidR="008D5B66" w:rsidRDefault="00E401A7">
            <w:pPr>
              <w:jc w:val="right"/>
            </w:pPr>
            <w:r>
              <w:rPr>
                <w:sz w:val="17"/>
                <w:szCs w:val="17"/>
              </w:rPr>
              <w:t>1956</w:t>
            </w:r>
          </w:p>
        </w:tc>
        <w:tc>
          <w:tcPr>
            <w:tcW w:w="1100" w:type="dxa"/>
            <w:tcMar>
              <w:top w:w="40" w:type="dxa"/>
              <w:left w:w="80" w:type="dxa"/>
              <w:bottom w:w="40" w:type="dxa"/>
              <w:right w:w="80" w:type="dxa"/>
            </w:tcMar>
          </w:tcPr>
          <w:p w14:paraId="224AD6B0" w14:textId="77777777" w:rsidR="008D5B66" w:rsidRDefault="00E401A7">
            <w:pPr>
              <w:jc w:val="right"/>
            </w:pPr>
            <w:r>
              <w:rPr>
                <w:sz w:val="17"/>
                <w:szCs w:val="17"/>
              </w:rPr>
              <w:t>67,400</w:t>
            </w:r>
          </w:p>
        </w:tc>
        <w:tc>
          <w:tcPr>
            <w:tcW w:w="1400" w:type="dxa"/>
            <w:tcMar>
              <w:top w:w="40" w:type="dxa"/>
              <w:left w:w="80" w:type="dxa"/>
              <w:bottom w:w="40" w:type="dxa"/>
              <w:right w:w="80" w:type="dxa"/>
            </w:tcMar>
          </w:tcPr>
          <w:p w14:paraId="2C1AEEB6" w14:textId="77777777" w:rsidR="008D5B66" w:rsidRDefault="00E401A7">
            <w:r>
              <w:rPr>
                <w:sz w:val="17"/>
                <w:szCs w:val="17"/>
              </w:rPr>
              <w:t>USGS peak</w:t>
            </w:r>
          </w:p>
        </w:tc>
        <w:tc>
          <w:tcPr>
            <w:tcW w:w="1100" w:type="dxa"/>
            <w:tcMar>
              <w:top w:w="40" w:type="dxa"/>
              <w:left w:w="80" w:type="dxa"/>
              <w:bottom w:w="40" w:type="dxa"/>
              <w:right w:w="80" w:type="dxa"/>
            </w:tcMar>
          </w:tcPr>
          <w:p w14:paraId="20448E9E" w14:textId="77777777" w:rsidR="008D5B66" w:rsidRDefault="00E401A7">
            <w:pPr>
              <w:jc w:val="right"/>
            </w:pPr>
            <w:r>
              <w:rPr>
                <w:sz w:val="17"/>
                <w:szCs w:val="17"/>
              </w:rPr>
              <w:t>63,100</w:t>
            </w:r>
          </w:p>
        </w:tc>
        <w:tc>
          <w:tcPr>
            <w:tcW w:w="1400" w:type="dxa"/>
            <w:tcMar>
              <w:top w:w="40" w:type="dxa"/>
              <w:left w:w="80" w:type="dxa"/>
              <w:bottom w:w="40" w:type="dxa"/>
              <w:right w:w="80" w:type="dxa"/>
            </w:tcMar>
          </w:tcPr>
          <w:p w14:paraId="011FF65B" w14:textId="77777777" w:rsidR="008D5B66" w:rsidRDefault="00E401A7">
            <w:r>
              <w:rPr>
                <w:sz w:val="17"/>
                <w:szCs w:val="17"/>
              </w:rPr>
              <w:t>USGS daily</w:t>
            </w:r>
          </w:p>
        </w:tc>
        <w:tc>
          <w:tcPr>
            <w:tcW w:w="1100" w:type="dxa"/>
            <w:tcMar>
              <w:top w:w="40" w:type="dxa"/>
              <w:left w:w="80" w:type="dxa"/>
              <w:bottom w:w="40" w:type="dxa"/>
              <w:right w:w="80" w:type="dxa"/>
            </w:tcMar>
          </w:tcPr>
          <w:p w14:paraId="423AA1F4" w14:textId="77777777" w:rsidR="008D5B66" w:rsidRDefault="00E401A7">
            <w:pPr>
              <w:jc w:val="right"/>
            </w:pPr>
            <w:r>
              <w:rPr>
                <w:sz w:val="17"/>
                <w:szCs w:val="17"/>
              </w:rPr>
              <w:t>49,733</w:t>
            </w:r>
          </w:p>
        </w:tc>
        <w:tc>
          <w:tcPr>
            <w:tcW w:w="1100" w:type="dxa"/>
            <w:tcMar>
              <w:top w:w="40" w:type="dxa"/>
              <w:left w:w="80" w:type="dxa"/>
              <w:bottom w:w="40" w:type="dxa"/>
              <w:right w:w="80" w:type="dxa"/>
            </w:tcMar>
          </w:tcPr>
          <w:p w14:paraId="5E63DD84" w14:textId="77777777" w:rsidR="008D5B66" w:rsidRDefault="00E401A7">
            <w:pPr>
              <w:jc w:val="right"/>
            </w:pPr>
            <w:r>
              <w:rPr>
                <w:sz w:val="17"/>
                <w:szCs w:val="17"/>
              </w:rPr>
              <w:t>42,260</w:t>
            </w:r>
          </w:p>
        </w:tc>
        <w:tc>
          <w:tcPr>
            <w:tcW w:w="1460" w:type="dxa"/>
            <w:tcMar>
              <w:top w:w="40" w:type="dxa"/>
              <w:left w:w="80" w:type="dxa"/>
              <w:bottom w:w="40" w:type="dxa"/>
              <w:right w:w="80" w:type="dxa"/>
            </w:tcMar>
          </w:tcPr>
          <w:p w14:paraId="3835E805" w14:textId="77777777" w:rsidR="008D5B66" w:rsidRDefault="00E401A7">
            <w:r>
              <w:rPr>
                <w:sz w:val="17"/>
                <w:szCs w:val="17"/>
              </w:rPr>
              <w:t>USGS daily</w:t>
            </w:r>
          </w:p>
        </w:tc>
      </w:tr>
      <w:tr w:rsidR="008D5B66" w14:paraId="6ED02C2C" w14:textId="77777777">
        <w:tc>
          <w:tcPr>
            <w:tcW w:w="700" w:type="dxa"/>
            <w:tcMar>
              <w:top w:w="40" w:type="dxa"/>
              <w:left w:w="80" w:type="dxa"/>
              <w:bottom w:w="40" w:type="dxa"/>
              <w:right w:w="80" w:type="dxa"/>
            </w:tcMar>
          </w:tcPr>
          <w:p w14:paraId="7AC9774E" w14:textId="77777777" w:rsidR="008D5B66" w:rsidRDefault="00E401A7">
            <w:pPr>
              <w:jc w:val="right"/>
            </w:pPr>
            <w:r>
              <w:rPr>
                <w:sz w:val="17"/>
                <w:szCs w:val="17"/>
              </w:rPr>
              <w:t>1957</w:t>
            </w:r>
          </w:p>
        </w:tc>
        <w:tc>
          <w:tcPr>
            <w:tcW w:w="1100" w:type="dxa"/>
            <w:tcMar>
              <w:top w:w="40" w:type="dxa"/>
              <w:left w:w="80" w:type="dxa"/>
              <w:bottom w:w="40" w:type="dxa"/>
              <w:right w:w="80" w:type="dxa"/>
            </w:tcMar>
          </w:tcPr>
          <w:p w14:paraId="1DF2D211" w14:textId="77777777" w:rsidR="008D5B66" w:rsidRDefault="00E401A7">
            <w:pPr>
              <w:jc w:val="right"/>
            </w:pPr>
            <w:r>
              <w:rPr>
                <w:sz w:val="17"/>
                <w:szCs w:val="17"/>
              </w:rPr>
              <w:t>43,200</w:t>
            </w:r>
          </w:p>
        </w:tc>
        <w:tc>
          <w:tcPr>
            <w:tcW w:w="1400" w:type="dxa"/>
            <w:tcMar>
              <w:top w:w="40" w:type="dxa"/>
              <w:left w:w="80" w:type="dxa"/>
              <w:bottom w:w="40" w:type="dxa"/>
              <w:right w:w="80" w:type="dxa"/>
            </w:tcMar>
          </w:tcPr>
          <w:p w14:paraId="07718ADB" w14:textId="77777777" w:rsidR="008D5B66" w:rsidRDefault="00E401A7">
            <w:r>
              <w:rPr>
                <w:sz w:val="17"/>
                <w:szCs w:val="17"/>
              </w:rPr>
              <w:t>USGS peak</w:t>
            </w:r>
          </w:p>
        </w:tc>
        <w:tc>
          <w:tcPr>
            <w:tcW w:w="1100" w:type="dxa"/>
            <w:tcMar>
              <w:top w:w="40" w:type="dxa"/>
              <w:left w:w="80" w:type="dxa"/>
              <w:bottom w:w="40" w:type="dxa"/>
              <w:right w:w="80" w:type="dxa"/>
            </w:tcMar>
          </w:tcPr>
          <w:p w14:paraId="29E89B46" w14:textId="77777777" w:rsidR="008D5B66" w:rsidRDefault="00E401A7">
            <w:pPr>
              <w:jc w:val="right"/>
            </w:pPr>
            <w:r>
              <w:rPr>
                <w:sz w:val="17"/>
                <w:szCs w:val="17"/>
              </w:rPr>
              <w:t>40,400</w:t>
            </w:r>
          </w:p>
        </w:tc>
        <w:tc>
          <w:tcPr>
            <w:tcW w:w="1400" w:type="dxa"/>
            <w:tcMar>
              <w:top w:w="40" w:type="dxa"/>
              <w:left w:w="80" w:type="dxa"/>
              <w:bottom w:w="40" w:type="dxa"/>
              <w:right w:w="80" w:type="dxa"/>
            </w:tcMar>
          </w:tcPr>
          <w:p w14:paraId="5B998A3F" w14:textId="77777777" w:rsidR="008D5B66" w:rsidRDefault="00E401A7">
            <w:r>
              <w:rPr>
                <w:sz w:val="17"/>
                <w:szCs w:val="17"/>
              </w:rPr>
              <w:t>USGS daily</w:t>
            </w:r>
          </w:p>
        </w:tc>
        <w:tc>
          <w:tcPr>
            <w:tcW w:w="1100" w:type="dxa"/>
            <w:tcMar>
              <w:top w:w="40" w:type="dxa"/>
              <w:left w:w="80" w:type="dxa"/>
              <w:bottom w:w="40" w:type="dxa"/>
              <w:right w:w="80" w:type="dxa"/>
            </w:tcMar>
          </w:tcPr>
          <w:p w14:paraId="2C59671C" w14:textId="77777777" w:rsidR="008D5B66" w:rsidRDefault="00E401A7">
            <w:pPr>
              <w:jc w:val="right"/>
            </w:pPr>
            <w:r>
              <w:rPr>
                <w:sz w:val="17"/>
                <w:szCs w:val="17"/>
              </w:rPr>
              <w:t>37,400</w:t>
            </w:r>
          </w:p>
        </w:tc>
        <w:tc>
          <w:tcPr>
            <w:tcW w:w="1100" w:type="dxa"/>
            <w:tcMar>
              <w:top w:w="40" w:type="dxa"/>
              <w:left w:w="80" w:type="dxa"/>
              <w:bottom w:w="40" w:type="dxa"/>
              <w:right w:w="80" w:type="dxa"/>
            </w:tcMar>
          </w:tcPr>
          <w:p w14:paraId="7CD556F0" w14:textId="77777777" w:rsidR="008D5B66" w:rsidRDefault="00E401A7">
            <w:pPr>
              <w:jc w:val="right"/>
            </w:pPr>
            <w:r>
              <w:rPr>
                <w:sz w:val="17"/>
                <w:szCs w:val="17"/>
              </w:rPr>
              <w:t>34,980</w:t>
            </w:r>
          </w:p>
        </w:tc>
        <w:tc>
          <w:tcPr>
            <w:tcW w:w="1460" w:type="dxa"/>
            <w:tcMar>
              <w:top w:w="40" w:type="dxa"/>
              <w:left w:w="80" w:type="dxa"/>
              <w:bottom w:w="40" w:type="dxa"/>
              <w:right w:w="80" w:type="dxa"/>
            </w:tcMar>
          </w:tcPr>
          <w:p w14:paraId="1F75371E" w14:textId="77777777" w:rsidR="008D5B66" w:rsidRDefault="00E401A7">
            <w:r>
              <w:rPr>
                <w:sz w:val="17"/>
                <w:szCs w:val="17"/>
              </w:rPr>
              <w:t>USGS daily</w:t>
            </w:r>
          </w:p>
        </w:tc>
      </w:tr>
      <w:tr w:rsidR="008D5B66" w14:paraId="18380ECB" w14:textId="77777777">
        <w:tc>
          <w:tcPr>
            <w:tcW w:w="700" w:type="dxa"/>
            <w:tcMar>
              <w:top w:w="40" w:type="dxa"/>
              <w:left w:w="80" w:type="dxa"/>
              <w:bottom w:w="40" w:type="dxa"/>
              <w:right w:w="80" w:type="dxa"/>
            </w:tcMar>
          </w:tcPr>
          <w:p w14:paraId="433B8F9E" w14:textId="77777777" w:rsidR="008D5B66" w:rsidRDefault="00E401A7">
            <w:pPr>
              <w:jc w:val="right"/>
            </w:pPr>
            <w:r>
              <w:rPr>
                <w:sz w:val="17"/>
                <w:szCs w:val="17"/>
              </w:rPr>
              <w:t>1958</w:t>
            </w:r>
          </w:p>
        </w:tc>
        <w:tc>
          <w:tcPr>
            <w:tcW w:w="1100" w:type="dxa"/>
            <w:tcMar>
              <w:top w:w="40" w:type="dxa"/>
              <w:left w:w="80" w:type="dxa"/>
              <w:bottom w:w="40" w:type="dxa"/>
              <w:right w:w="80" w:type="dxa"/>
            </w:tcMar>
          </w:tcPr>
          <w:p w14:paraId="5F016F26" w14:textId="77777777" w:rsidR="008D5B66" w:rsidRDefault="00E401A7">
            <w:pPr>
              <w:jc w:val="right"/>
            </w:pPr>
            <w:r>
              <w:rPr>
                <w:sz w:val="17"/>
                <w:szCs w:val="17"/>
              </w:rPr>
              <w:t>35,200</w:t>
            </w:r>
          </w:p>
        </w:tc>
        <w:tc>
          <w:tcPr>
            <w:tcW w:w="1400" w:type="dxa"/>
            <w:tcMar>
              <w:top w:w="40" w:type="dxa"/>
              <w:left w:w="80" w:type="dxa"/>
              <w:bottom w:w="40" w:type="dxa"/>
              <w:right w:w="80" w:type="dxa"/>
            </w:tcMar>
          </w:tcPr>
          <w:p w14:paraId="5511DAF9" w14:textId="77777777" w:rsidR="008D5B66" w:rsidRDefault="00E401A7">
            <w:r>
              <w:rPr>
                <w:sz w:val="17"/>
                <w:szCs w:val="17"/>
              </w:rPr>
              <w:t>USGS peak</w:t>
            </w:r>
          </w:p>
        </w:tc>
        <w:tc>
          <w:tcPr>
            <w:tcW w:w="1100" w:type="dxa"/>
            <w:tcMar>
              <w:top w:w="40" w:type="dxa"/>
              <w:left w:w="80" w:type="dxa"/>
              <w:bottom w:w="40" w:type="dxa"/>
              <w:right w:w="80" w:type="dxa"/>
            </w:tcMar>
          </w:tcPr>
          <w:p w14:paraId="290A57F4" w14:textId="77777777" w:rsidR="008D5B66" w:rsidRDefault="00E401A7">
            <w:pPr>
              <w:jc w:val="right"/>
            </w:pPr>
            <w:r>
              <w:rPr>
                <w:sz w:val="17"/>
                <w:szCs w:val="17"/>
              </w:rPr>
              <w:t>34,500</w:t>
            </w:r>
          </w:p>
        </w:tc>
        <w:tc>
          <w:tcPr>
            <w:tcW w:w="1400" w:type="dxa"/>
            <w:tcMar>
              <w:top w:w="40" w:type="dxa"/>
              <w:left w:w="80" w:type="dxa"/>
              <w:bottom w:w="40" w:type="dxa"/>
              <w:right w:w="80" w:type="dxa"/>
            </w:tcMar>
          </w:tcPr>
          <w:p w14:paraId="0CDCE8C9" w14:textId="77777777" w:rsidR="008D5B66" w:rsidRDefault="00E401A7">
            <w:r>
              <w:rPr>
                <w:sz w:val="17"/>
                <w:szCs w:val="17"/>
              </w:rPr>
              <w:t>USGS daily</w:t>
            </w:r>
          </w:p>
        </w:tc>
        <w:tc>
          <w:tcPr>
            <w:tcW w:w="1100" w:type="dxa"/>
            <w:tcMar>
              <w:top w:w="40" w:type="dxa"/>
              <w:left w:w="80" w:type="dxa"/>
              <w:bottom w:w="40" w:type="dxa"/>
              <w:right w:w="80" w:type="dxa"/>
            </w:tcMar>
          </w:tcPr>
          <w:p w14:paraId="11DB22E4" w14:textId="77777777" w:rsidR="008D5B66" w:rsidRDefault="00E401A7">
            <w:pPr>
              <w:jc w:val="right"/>
            </w:pPr>
            <w:r>
              <w:rPr>
                <w:sz w:val="17"/>
                <w:szCs w:val="17"/>
              </w:rPr>
              <w:t>30,867</w:t>
            </w:r>
          </w:p>
        </w:tc>
        <w:tc>
          <w:tcPr>
            <w:tcW w:w="1100" w:type="dxa"/>
            <w:tcMar>
              <w:top w:w="40" w:type="dxa"/>
              <w:left w:w="80" w:type="dxa"/>
              <w:bottom w:w="40" w:type="dxa"/>
              <w:right w:w="80" w:type="dxa"/>
            </w:tcMar>
          </w:tcPr>
          <w:p w14:paraId="1ED63D54" w14:textId="77777777" w:rsidR="008D5B66" w:rsidRDefault="00E401A7">
            <w:pPr>
              <w:jc w:val="right"/>
            </w:pPr>
            <w:r>
              <w:rPr>
                <w:sz w:val="17"/>
                <w:szCs w:val="17"/>
              </w:rPr>
              <w:t>27,280</w:t>
            </w:r>
          </w:p>
        </w:tc>
        <w:tc>
          <w:tcPr>
            <w:tcW w:w="1460" w:type="dxa"/>
            <w:tcMar>
              <w:top w:w="40" w:type="dxa"/>
              <w:left w:w="80" w:type="dxa"/>
              <w:bottom w:w="40" w:type="dxa"/>
              <w:right w:w="80" w:type="dxa"/>
            </w:tcMar>
          </w:tcPr>
          <w:p w14:paraId="1BFB7158" w14:textId="77777777" w:rsidR="008D5B66" w:rsidRDefault="00E401A7">
            <w:r>
              <w:rPr>
                <w:sz w:val="17"/>
                <w:szCs w:val="17"/>
              </w:rPr>
              <w:t>USGS daily</w:t>
            </w:r>
          </w:p>
        </w:tc>
      </w:tr>
      <w:tr w:rsidR="008D5B66" w14:paraId="7F55C8C0" w14:textId="77777777">
        <w:tc>
          <w:tcPr>
            <w:tcW w:w="700" w:type="dxa"/>
            <w:tcMar>
              <w:top w:w="40" w:type="dxa"/>
              <w:left w:w="80" w:type="dxa"/>
              <w:bottom w:w="40" w:type="dxa"/>
              <w:right w:w="80" w:type="dxa"/>
            </w:tcMar>
          </w:tcPr>
          <w:p w14:paraId="399C42B6" w14:textId="77777777" w:rsidR="008D5B66" w:rsidRDefault="00E401A7">
            <w:pPr>
              <w:jc w:val="right"/>
            </w:pPr>
            <w:r>
              <w:rPr>
                <w:sz w:val="17"/>
                <w:szCs w:val="17"/>
              </w:rPr>
              <w:t>1959</w:t>
            </w:r>
          </w:p>
        </w:tc>
        <w:tc>
          <w:tcPr>
            <w:tcW w:w="1100" w:type="dxa"/>
            <w:tcMar>
              <w:top w:w="40" w:type="dxa"/>
              <w:left w:w="80" w:type="dxa"/>
              <w:bottom w:w="40" w:type="dxa"/>
              <w:right w:w="80" w:type="dxa"/>
            </w:tcMar>
          </w:tcPr>
          <w:p w14:paraId="3AB8061A" w14:textId="77777777" w:rsidR="008D5B66" w:rsidRDefault="00E401A7">
            <w:pPr>
              <w:jc w:val="right"/>
            </w:pPr>
            <w:r>
              <w:rPr>
                <w:sz w:val="17"/>
                <w:szCs w:val="17"/>
              </w:rPr>
              <w:t>57,800</w:t>
            </w:r>
          </w:p>
        </w:tc>
        <w:tc>
          <w:tcPr>
            <w:tcW w:w="1400" w:type="dxa"/>
            <w:tcMar>
              <w:top w:w="40" w:type="dxa"/>
              <w:left w:w="80" w:type="dxa"/>
              <w:bottom w:w="40" w:type="dxa"/>
              <w:right w:w="80" w:type="dxa"/>
            </w:tcMar>
          </w:tcPr>
          <w:p w14:paraId="40CEDFF3" w14:textId="77777777" w:rsidR="008D5B66" w:rsidRDefault="00E401A7">
            <w:r>
              <w:rPr>
                <w:sz w:val="17"/>
                <w:szCs w:val="17"/>
              </w:rPr>
              <w:t>USGS peak</w:t>
            </w:r>
          </w:p>
        </w:tc>
        <w:tc>
          <w:tcPr>
            <w:tcW w:w="1100" w:type="dxa"/>
            <w:tcMar>
              <w:top w:w="40" w:type="dxa"/>
              <w:left w:w="80" w:type="dxa"/>
              <w:bottom w:w="40" w:type="dxa"/>
              <w:right w:w="80" w:type="dxa"/>
            </w:tcMar>
          </w:tcPr>
          <w:p w14:paraId="5B723236" w14:textId="77777777" w:rsidR="008D5B66" w:rsidRDefault="00E401A7">
            <w:pPr>
              <w:jc w:val="right"/>
            </w:pPr>
            <w:r>
              <w:rPr>
                <w:sz w:val="17"/>
                <w:szCs w:val="17"/>
              </w:rPr>
              <w:t>52,900</w:t>
            </w:r>
          </w:p>
        </w:tc>
        <w:tc>
          <w:tcPr>
            <w:tcW w:w="1400" w:type="dxa"/>
            <w:tcMar>
              <w:top w:w="40" w:type="dxa"/>
              <w:left w:w="80" w:type="dxa"/>
              <w:bottom w:w="40" w:type="dxa"/>
              <w:right w:w="80" w:type="dxa"/>
            </w:tcMar>
          </w:tcPr>
          <w:p w14:paraId="46FD1FA7" w14:textId="77777777" w:rsidR="008D5B66" w:rsidRDefault="00E401A7">
            <w:r>
              <w:rPr>
                <w:sz w:val="17"/>
                <w:szCs w:val="17"/>
              </w:rPr>
              <w:t>USGS daily</w:t>
            </w:r>
          </w:p>
        </w:tc>
        <w:tc>
          <w:tcPr>
            <w:tcW w:w="1100" w:type="dxa"/>
            <w:tcMar>
              <w:top w:w="40" w:type="dxa"/>
              <w:left w:w="80" w:type="dxa"/>
              <w:bottom w:w="40" w:type="dxa"/>
              <w:right w:w="80" w:type="dxa"/>
            </w:tcMar>
          </w:tcPr>
          <w:p w14:paraId="77B421EE" w14:textId="77777777" w:rsidR="008D5B66" w:rsidRDefault="00E401A7">
            <w:pPr>
              <w:jc w:val="right"/>
            </w:pPr>
            <w:r>
              <w:rPr>
                <w:sz w:val="17"/>
                <w:szCs w:val="17"/>
              </w:rPr>
              <w:t>44,733</w:t>
            </w:r>
          </w:p>
        </w:tc>
        <w:tc>
          <w:tcPr>
            <w:tcW w:w="1100" w:type="dxa"/>
            <w:tcMar>
              <w:top w:w="40" w:type="dxa"/>
              <w:left w:w="80" w:type="dxa"/>
              <w:bottom w:w="40" w:type="dxa"/>
              <w:right w:w="80" w:type="dxa"/>
            </w:tcMar>
          </w:tcPr>
          <w:p w14:paraId="5486A69D" w14:textId="77777777" w:rsidR="008D5B66" w:rsidRDefault="00E401A7">
            <w:pPr>
              <w:jc w:val="right"/>
            </w:pPr>
            <w:r>
              <w:rPr>
                <w:sz w:val="17"/>
                <w:szCs w:val="17"/>
              </w:rPr>
              <w:t>39,140</w:t>
            </w:r>
          </w:p>
        </w:tc>
        <w:tc>
          <w:tcPr>
            <w:tcW w:w="1460" w:type="dxa"/>
            <w:tcMar>
              <w:top w:w="40" w:type="dxa"/>
              <w:left w:w="80" w:type="dxa"/>
              <w:bottom w:w="40" w:type="dxa"/>
              <w:right w:w="80" w:type="dxa"/>
            </w:tcMar>
          </w:tcPr>
          <w:p w14:paraId="4CB2B851" w14:textId="77777777" w:rsidR="008D5B66" w:rsidRDefault="00E401A7">
            <w:r>
              <w:rPr>
                <w:sz w:val="17"/>
                <w:szCs w:val="17"/>
              </w:rPr>
              <w:t>USGS daily</w:t>
            </w:r>
          </w:p>
        </w:tc>
      </w:tr>
      <w:tr w:rsidR="008D5B66" w14:paraId="79412068" w14:textId="77777777">
        <w:tc>
          <w:tcPr>
            <w:tcW w:w="700" w:type="dxa"/>
            <w:tcMar>
              <w:top w:w="40" w:type="dxa"/>
              <w:left w:w="80" w:type="dxa"/>
              <w:bottom w:w="40" w:type="dxa"/>
              <w:right w:w="80" w:type="dxa"/>
            </w:tcMar>
          </w:tcPr>
          <w:p w14:paraId="190358FA" w14:textId="77777777" w:rsidR="008D5B66" w:rsidRDefault="00E401A7">
            <w:pPr>
              <w:jc w:val="right"/>
            </w:pPr>
            <w:r>
              <w:rPr>
                <w:sz w:val="17"/>
                <w:szCs w:val="17"/>
              </w:rPr>
              <w:t>1960</w:t>
            </w:r>
          </w:p>
        </w:tc>
        <w:tc>
          <w:tcPr>
            <w:tcW w:w="1100" w:type="dxa"/>
            <w:tcMar>
              <w:top w:w="40" w:type="dxa"/>
              <w:left w:w="80" w:type="dxa"/>
              <w:bottom w:w="40" w:type="dxa"/>
              <w:right w:w="80" w:type="dxa"/>
            </w:tcMar>
          </w:tcPr>
          <w:p w14:paraId="30791F9A" w14:textId="77777777" w:rsidR="008D5B66" w:rsidRDefault="00E401A7">
            <w:pPr>
              <w:jc w:val="right"/>
            </w:pPr>
            <w:r>
              <w:rPr>
                <w:sz w:val="17"/>
                <w:szCs w:val="17"/>
              </w:rPr>
              <w:t>62,700</w:t>
            </w:r>
          </w:p>
        </w:tc>
        <w:tc>
          <w:tcPr>
            <w:tcW w:w="1400" w:type="dxa"/>
            <w:tcMar>
              <w:top w:w="40" w:type="dxa"/>
              <w:left w:w="80" w:type="dxa"/>
              <w:bottom w:w="40" w:type="dxa"/>
              <w:right w:w="80" w:type="dxa"/>
            </w:tcMar>
          </w:tcPr>
          <w:p w14:paraId="31BE13F0" w14:textId="77777777" w:rsidR="008D5B66" w:rsidRDefault="00E401A7">
            <w:r>
              <w:rPr>
                <w:sz w:val="17"/>
                <w:szCs w:val="17"/>
              </w:rPr>
              <w:t>USGS peak</w:t>
            </w:r>
          </w:p>
        </w:tc>
        <w:tc>
          <w:tcPr>
            <w:tcW w:w="1100" w:type="dxa"/>
            <w:tcMar>
              <w:top w:w="40" w:type="dxa"/>
              <w:left w:w="80" w:type="dxa"/>
              <w:bottom w:w="40" w:type="dxa"/>
              <w:right w:w="80" w:type="dxa"/>
            </w:tcMar>
          </w:tcPr>
          <w:p w14:paraId="640FB27B" w14:textId="77777777" w:rsidR="008D5B66" w:rsidRDefault="00E401A7">
            <w:pPr>
              <w:jc w:val="right"/>
            </w:pPr>
            <w:r>
              <w:rPr>
                <w:sz w:val="17"/>
                <w:szCs w:val="17"/>
              </w:rPr>
              <w:t>61,000</w:t>
            </w:r>
          </w:p>
        </w:tc>
        <w:tc>
          <w:tcPr>
            <w:tcW w:w="1400" w:type="dxa"/>
            <w:tcMar>
              <w:top w:w="40" w:type="dxa"/>
              <w:left w:w="80" w:type="dxa"/>
              <w:bottom w:w="40" w:type="dxa"/>
              <w:right w:w="80" w:type="dxa"/>
            </w:tcMar>
          </w:tcPr>
          <w:p w14:paraId="493EFFC9" w14:textId="77777777" w:rsidR="008D5B66" w:rsidRDefault="00E401A7">
            <w:r>
              <w:rPr>
                <w:sz w:val="17"/>
                <w:szCs w:val="17"/>
              </w:rPr>
              <w:t>USGS daily</w:t>
            </w:r>
          </w:p>
        </w:tc>
        <w:tc>
          <w:tcPr>
            <w:tcW w:w="1100" w:type="dxa"/>
            <w:tcMar>
              <w:top w:w="40" w:type="dxa"/>
              <w:left w:w="80" w:type="dxa"/>
              <w:bottom w:w="40" w:type="dxa"/>
              <w:right w:w="80" w:type="dxa"/>
            </w:tcMar>
          </w:tcPr>
          <w:p w14:paraId="10E79977" w14:textId="77777777" w:rsidR="008D5B66" w:rsidRDefault="00E401A7">
            <w:pPr>
              <w:jc w:val="right"/>
            </w:pPr>
            <w:r>
              <w:rPr>
                <w:sz w:val="17"/>
                <w:szCs w:val="17"/>
              </w:rPr>
              <w:t>56,433</w:t>
            </w:r>
          </w:p>
        </w:tc>
        <w:tc>
          <w:tcPr>
            <w:tcW w:w="1100" w:type="dxa"/>
            <w:tcMar>
              <w:top w:w="40" w:type="dxa"/>
              <w:left w:w="80" w:type="dxa"/>
              <w:bottom w:w="40" w:type="dxa"/>
              <w:right w:w="80" w:type="dxa"/>
            </w:tcMar>
          </w:tcPr>
          <w:p w14:paraId="1FF71CBC" w14:textId="77777777" w:rsidR="008D5B66" w:rsidRDefault="00E401A7">
            <w:pPr>
              <w:jc w:val="right"/>
            </w:pPr>
            <w:r>
              <w:rPr>
                <w:sz w:val="17"/>
                <w:szCs w:val="17"/>
              </w:rPr>
              <w:t>49,620</w:t>
            </w:r>
          </w:p>
        </w:tc>
        <w:tc>
          <w:tcPr>
            <w:tcW w:w="1460" w:type="dxa"/>
            <w:tcMar>
              <w:top w:w="40" w:type="dxa"/>
              <w:left w:w="80" w:type="dxa"/>
              <w:bottom w:w="40" w:type="dxa"/>
              <w:right w:w="80" w:type="dxa"/>
            </w:tcMar>
          </w:tcPr>
          <w:p w14:paraId="66161C1B" w14:textId="77777777" w:rsidR="008D5B66" w:rsidRDefault="00E401A7">
            <w:r>
              <w:rPr>
                <w:sz w:val="17"/>
                <w:szCs w:val="17"/>
              </w:rPr>
              <w:t>USGS daily</w:t>
            </w:r>
          </w:p>
        </w:tc>
      </w:tr>
      <w:tr w:rsidR="008D5B66" w14:paraId="5D34894F" w14:textId="77777777">
        <w:tc>
          <w:tcPr>
            <w:tcW w:w="700" w:type="dxa"/>
            <w:tcMar>
              <w:top w:w="40" w:type="dxa"/>
              <w:left w:w="80" w:type="dxa"/>
              <w:bottom w:w="40" w:type="dxa"/>
              <w:right w:w="80" w:type="dxa"/>
            </w:tcMar>
          </w:tcPr>
          <w:p w14:paraId="52852580" w14:textId="77777777" w:rsidR="008D5B66" w:rsidRDefault="00E401A7">
            <w:pPr>
              <w:jc w:val="right"/>
            </w:pPr>
            <w:r>
              <w:rPr>
                <w:sz w:val="17"/>
                <w:szCs w:val="17"/>
              </w:rPr>
              <w:t>1961</w:t>
            </w:r>
          </w:p>
        </w:tc>
        <w:tc>
          <w:tcPr>
            <w:tcW w:w="1100" w:type="dxa"/>
            <w:tcMar>
              <w:top w:w="40" w:type="dxa"/>
              <w:left w:w="80" w:type="dxa"/>
              <w:bottom w:w="40" w:type="dxa"/>
              <w:right w:w="80" w:type="dxa"/>
            </w:tcMar>
          </w:tcPr>
          <w:p w14:paraId="58FC72BE" w14:textId="77777777" w:rsidR="008D5B66" w:rsidRDefault="00E401A7">
            <w:pPr>
              <w:jc w:val="right"/>
            </w:pPr>
            <w:r>
              <w:rPr>
                <w:sz w:val="17"/>
                <w:szCs w:val="17"/>
              </w:rPr>
              <w:t>64,500</w:t>
            </w:r>
          </w:p>
        </w:tc>
        <w:tc>
          <w:tcPr>
            <w:tcW w:w="1400" w:type="dxa"/>
            <w:tcMar>
              <w:top w:w="40" w:type="dxa"/>
              <w:left w:w="80" w:type="dxa"/>
              <w:bottom w:w="40" w:type="dxa"/>
              <w:right w:w="80" w:type="dxa"/>
            </w:tcMar>
          </w:tcPr>
          <w:p w14:paraId="67CADBA8" w14:textId="77777777" w:rsidR="008D5B66" w:rsidRDefault="00E401A7">
            <w:r>
              <w:rPr>
                <w:sz w:val="17"/>
                <w:szCs w:val="17"/>
              </w:rPr>
              <w:t>USGS peak</w:t>
            </w:r>
          </w:p>
        </w:tc>
        <w:tc>
          <w:tcPr>
            <w:tcW w:w="1100" w:type="dxa"/>
            <w:tcMar>
              <w:top w:w="40" w:type="dxa"/>
              <w:left w:w="80" w:type="dxa"/>
              <w:bottom w:w="40" w:type="dxa"/>
              <w:right w:w="80" w:type="dxa"/>
            </w:tcMar>
          </w:tcPr>
          <w:p w14:paraId="6C59A6CD" w14:textId="77777777" w:rsidR="008D5B66" w:rsidRDefault="00E401A7">
            <w:pPr>
              <w:jc w:val="right"/>
            </w:pPr>
            <w:r>
              <w:rPr>
                <w:sz w:val="17"/>
                <w:szCs w:val="17"/>
              </w:rPr>
              <w:t>59,000</w:t>
            </w:r>
          </w:p>
        </w:tc>
        <w:tc>
          <w:tcPr>
            <w:tcW w:w="1400" w:type="dxa"/>
            <w:tcMar>
              <w:top w:w="40" w:type="dxa"/>
              <w:left w:w="80" w:type="dxa"/>
              <w:bottom w:w="40" w:type="dxa"/>
              <w:right w:w="80" w:type="dxa"/>
            </w:tcMar>
          </w:tcPr>
          <w:p w14:paraId="46610075" w14:textId="77777777" w:rsidR="008D5B66" w:rsidRDefault="00E401A7">
            <w:r>
              <w:rPr>
                <w:sz w:val="17"/>
                <w:szCs w:val="17"/>
              </w:rPr>
              <w:t>USGS daily</w:t>
            </w:r>
          </w:p>
        </w:tc>
        <w:tc>
          <w:tcPr>
            <w:tcW w:w="1100" w:type="dxa"/>
            <w:tcMar>
              <w:top w:w="40" w:type="dxa"/>
              <w:left w:w="80" w:type="dxa"/>
              <w:bottom w:w="40" w:type="dxa"/>
              <w:right w:w="80" w:type="dxa"/>
            </w:tcMar>
          </w:tcPr>
          <w:p w14:paraId="125B5742" w14:textId="77777777" w:rsidR="008D5B66" w:rsidRDefault="00E401A7">
            <w:pPr>
              <w:jc w:val="right"/>
            </w:pPr>
            <w:r>
              <w:rPr>
                <w:sz w:val="17"/>
                <w:szCs w:val="17"/>
              </w:rPr>
              <w:t>46,133</w:t>
            </w:r>
          </w:p>
        </w:tc>
        <w:tc>
          <w:tcPr>
            <w:tcW w:w="1100" w:type="dxa"/>
            <w:tcMar>
              <w:top w:w="40" w:type="dxa"/>
              <w:left w:w="80" w:type="dxa"/>
              <w:bottom w:w="40" w:type="dxa"/>
              <w:right w:w="80" w:type="dxa"/>
            </w:tcMar>
          </w:tcPr>
          <w:p w14:paraId="552F2EC8" w14:textId="77777777" w:rsidR="008D5B66" w:rsidRDefault="00E401A7">
            <w:pPr>
              <w:jc w:val="right"/>
            </w:pPr>
            <w:r>
              <w:rPr>
                <w:sz w:val="17"/>
                <w:szCs w:val="17"/>
              </w:rPr>
              <w:t>43,520</w:t>
            </w:r>
          </w:p>
        </w:tc>
        <w:tc>
          <w:tcPr>
            <w:tcW w:w="1460" w:type="dxa"/>
            <w:tcMar>
              <w:top w:w="40" w:type="dxa"/>
              <w:left w:w="80" w:type="dxa"/>
              <w:bottom w:w="40" w:type="dxa"/>
              <w:right w:w="80" w:type="dxa"/>
            </w:tcMar>
          </w:tcPr>
          <w:p w14:paraId="0E228427" w14:textId="77777777" w:rsidR="008D5B66" w:rsidRDefault="00E401A7">
            <w:r>
              <w:rPr>
                <w:sz w:val="17"/>
                <w:szCs w:val="17"/>
              </w:rPr>
              <w:t>USGS daily</w:t>
            </w:r>
          </w:p>
        </w:tc>
      </w:tr>
      <w:tr w:rsidR="008D5B66" w14:paraId="666FF9C5" w14:textId="77777777">
        <w:tc>
          <w:tcPr>
            <w:tcW w:w="700" w:type="dxa"/>
            <w:tcMar>
              <w:top w:w="40" w:type="dxa"/>
              <w:left w:w="80" w:type="dxa"/>
              <w:bottom w:w="40" w:type="dxa"/>
              <w:right w:w="80" w:type="dxa"/>
            </w:tcMar>
          </w:tcPr>
          <w:p w14:paraId="43847DEE" w14:textId="77777777" w:rsidR="008D5B66" w:rsidRDefault="00E401A7">
            <w:pPr>
              <w:jc w:val="right"/>
            </w:pPr>
            <w:r>
              <w:rPr>
                <w:sz w:val="17"/>
                <w:szCs w:val="17"/>
              </w:rPr>
              <w:t>1962</w:t>
            </w:r>
          </w:p>
        </w:tc>
        <w:tc>
          <w:tcPr>
            <w:tcW w:w="1100" w:type="dxa"/>
            <w:tcMar>
              <w:top w:w="40" w:type="dxa"/>
              <w:left w:w="80" w:type="dxa"/>
              <w:bottom w:w="40" w:type="dxa"/>
              <w:right w:w="80" w:type="dxa"/>
            </w:tcMar>
          </w:tcPr>
          <w:p w14:paraId="4CDFF252" w14:textId="77777777" w:rsidR="008D5B66" w:rsidRDefault="00E401A7">
            <w:pPr>
              <w:jc w:val="right"/>
            </w:pPr>
            <w:r>
              <w:rPr>
                <w:sz w:val="17"/>
                <w:szCs w:val="17"/>
              </w:rPr>
              <w:t>42,100</w:t>
            </w:r>
          </w:p>
        </w:tc>
        <w:tc>
          <w:tcPr>
            <w:tcW w:w="1400" w:type="dxa"/>
            <w:tcMar>
              <w:top w:w="40" w:type="dxa"/>
              <w:left w:w="80" w:type="dxa"/>
              <w:bottom w:w="40" w:type="dxa"/>
              <w:right w:w="80" w:type="dxa"/>
            </w:tcMar>
          </w:tcPr>
          <w:p w14:paraId="46600BFB" w14:textId="77777777" w:rsidR="008D5B66" w:rsidRDefault="00E401A7">
            <w:r>
              <w:rPr>
                <w:sz w:val="17"/>
                <w:szCs w:val="17"/>
              </w:rPr>
              <w:t>USGS peak</w:t>
            </w:r>
          </w:p>
        </w:tc>
        <w:tc>
          <w:tcPr>
            <w:tcW w:w="1100" w:type="dxa"/>
            <w:tcMar>
              <w:top w:w="40" w:type="dxa"/>
              <w:left w:w="80" w:type="dxa"/>
              <w:bottom w:w="40" w:type="dxa"/>
              <w:right w:w="80" w:type="dxa"/>
            </w:tcMar>
          </w:tcPr>
          <w:p w14:paraId="6DB86E01" w14:textId="77777777" w:rsidR="008D5B66" w:rsidRDefault="00E401A7">
            <w:pPr>
              <w:jc w:val="right"/>
            </w:pPr>
            <w:r>
              <w:rPr>
                <w:sz w:val="17"/>
                <w:szCs w:val="17"/>
              </w:rPr>
              <w:t>40,100</w:t>
            </w:r>
          </w:p>
        </w:tc>
        <w:tc>
          <w:tcPr>
            <w:tcW w:w="1400" w:type="dxa"/>
            <w:tcMar>
              <w:top w:w="40" w:type="dxa"/>
              <w:left w:w="80" w:type="dxa"/>
              <w:bottom w:w="40" w:type="dxa"/>
              <w:right w:w="80" w:type="dxa"/>
            </w:tcMar>
          </w:tcPr>
          <w:p w14:paraId="576103B0" w14:textId="77777777" w:rsidR="008D5B66" w:rsidRDefault="00E401A7">
            <w:r>
              <w:rPr>
                <w:sz w:val="17"/>
                <w:szCs w:val="17"/>
              </w:rPr>
              <w:t>USGS daily</w:t>
            </w:r>
          </w:p>
        </w:tc>
        <w:tc>
          <w:tcPr>
            <w:tcW w:w="1100" w:type="dxa"/>
            <w:tcMar>
              <w:top w:w="40" w:type="dxa"/>
              <w:left w:w="80" w:type="dxa"/>
              <w:bottom w:w="40" w:type="dxa"/>
              <w:right w:w="80" w:type="dxa"/>
            </w:tcMar>
          </w:tcPr>
          <w:p w14:paraId="3FD7635C" w14:textId="77777777" w:rsidR="008D5B66" w:rsidRDefault="00E401A7">
            <w:pPr>
              <w:jc w:val="right"/>
            </w:pPr>
            <w:r>
              <w:rPr>
                <w:sz w:val="17"/>
                <w:szCs w:val="17"/>
              </w:rPr>
              <w:t>34,833</w:t>
            </w:r>
          </w:p>
        </w:tc>
        <w:tc>
          <w:tcPr>
            <w:tcW w:w="1100" w:type="dxa"/>
            <w:tcMar>
              <w:top w:w="40" w:type="dxa"/>
              <w:left w:w="80" w:type="dxa"/>
              <w:bottom w:w="40" w:type="dxa"/>
              <w:right w:w="80" w:type="dxa"/>
            </w:tcMar>
          </w:tcPr>
          <w:p w14:paraId="450B93E4" w14:textId="77777777" w:rsidR="008D5B66" w:rsidRDefault="00E401A7">
            <w:pPr>
              <w:jc w:val="right"/>
            </w:pPr>
            <w:r>
              <w:rPr>
                <w:sz w:val="17"/>
                <w:szCs w:val="17"/>
              </w:rPr>
              <w:t>30,240</w:t>
            </w:r>
          </w:p>
        </w:tc>
        <w:tc>
          <w:tcPr>
            <w:tcW w:w="1460" w:type="dxa"/>
            <w:tcMar>
              <w:top w:w="40" w:type="dxa"/>
              <w:left w:w="80" w:type="dxa"/>
              <w:bottom w:w="40" w:type="dxa"/>
              <w:right w:w="80" w:type="dxa"/>
            </w:tcMar>
          </w:tcPr>
          <w:p w14:paraId="68357901" w14:textId="77777777" w:rsidR="008D5B66" w:rsidRDefault="00E401A7">
            <w:r>
              <w:rPr>
                <w:sz w:val="17"/>
                <w:szCs w:val="17"/>
              </w:rPr>
              <w:t>USGS daily</w:t>
            </w:r>
          </w:p>
        </w:tc>
      </w:tr>
      <w:tr w:rsidR="008D5B66" w14:paraId="709624CE" w14:textId="77777777">
        <w:tc>
          <w:tcPr>
            <w:tcW w:w="700" w:type="dxa"/>
            <w:tcMar>
              <w:top w:w="40" w:type="dxa"/>
              <w:left w:w="80" w:type="dxa"/>
              <w:bottom w:w="40" w:type="dxa"/>
              <w:right w:w="80" w:type="dxa"/>
            </w:tcMar>
          </w:tcPr>
          <w:p w14:paraId="70CDF5AC" w14:textId="77777777" w:rsidR="008D5B66" w:rsidRDefault="00E401A7">
            <w:pPr>
              <w:jc w:val="right"/>
            </w:pPr>
            <w:r>
              <w:rPr>
                <w:sz w:val="17"/>
                <w:szCs w:val="17"/>
              </w:rPr>
              <w:t>1963</w:t>
            </w:r>
          </w:p>
        </w:tc>
        <w:tc>
          <w:tcPr>
            <w:tcW w:w="1100" w:type="dxa"/>
            <w:tcMar>
              <w:top w:w="40" w:type="dxa"/>
              <w:left w:w="80" w:type="dxa"/>
              <w:bottom w:w="40" w:type="dxa"/>
              <w:right w:w="80" w:type="dxa"/>
            </w:tcMar>
          </w:tcPr>
          <w:p w14:paraId="2856B209" w14:textId="77777777" w:rsidR="008D5B66" w:rsidRDefault="00E401A7">
            <w:pPr>
              <w:jc w:val="right"/>
            </w:pPr>
            <w:r>
              <w:rPr>
                <w:sz w:val="17"/>
                <w:szCs w:val="17"/>
              </w:rPr>
              <w:t>66,900</w:t>
            </w:r>
          </w:p>
        </w:tc>
        <w:tc>
          <w:tcPr>
            <w:tcW w:w="1400" w:type="dxa"/>
            <w:tcMar>
              <w:top w:w="40" w:type="dxa"/>
              <w:left w:w="80" w:type="dxa"/>
              <w:bottom w:w="40" w:type="dxa"/>
              <w:right w:w="80" w:type="dxa"/>
            </w:tcMar>
          </w:tcPr>
          <w:p w14:paraId="20F8C223" w14:textId="77777777" w:rsidR="008D5B66" w:rsidRDefault="00E401A7">
            <w:r>
              <w:rPr>
                <w:sz w:val="17"/>
                <w:szCs w:val="17"/>
              </w:rPr>
              <w:t>USGS peak</w:t>
            </w:r>
          </w:p>
        </w:tc>
        <w:tc>
          <w:tcPr>
            <w:tcW w:w="1100" w:type="dxa"/>
            <w:tcMar>
              <w:top w:w="40" w:type="dxa"/>
              <w:left w:w="80" w:type="dxa"/>
              <w:bottom w:w="40" w:type="dxa"/>
              <w:right w:w="80" w:type="dxa"/>
            </w:tcMar>
          </w:tcPr>
          <w:p w14:paraId="023C7B68" w14:textId="77777777" w:rsidR="008D5B66" w:rsidRDefault="00E401A7">
            <w:pPr>
              <w:jc w:val="right"/>
            </w:pPr>
            <w:r>
              <w:rPr>
                <w:sz w:val="17"/>
                <w:szCs w:val="17"/>
              </w:rPr>
              <w:t>59,500</w:t>
            </w:r>
          </w:p>
        </w:tc>
        <w:tc>
          <w:tcPr>
            <w:tcW w:w="1400" w:type="dxa"/>
            <w:tcMar>
              <w:top w:w="40" w:type="dxa"/>
              <w:left w:w="80" w:type="dxa"/>
              <w:bottom w:w="40" w:type="dxa"/>
              <w:right w:w="80" w:type="dxa"/>
            </w:tcMar>
          </w:tcPr>
          <w:p w14:paraId="6556EB38" w14:textId="77777777" w:rsidR="008D5B66" w:rsidRDefault="00E401A7">
            <w:r>
              <w:rPr>
                <w:sz w:val="17"/>
                <w:szCs w:val="17"/>
              </w:rPr>
              <w:t>USGS daily</w:t>
            </w:r>
          </w:p>
        </w:tc>
        <w:tc>
          <w:tcPr>
            <w:tcW w:w="1100" w:type="dxa"/>
            <w:tcMar>
              <w:top w:w="40" w:type="dxa"/>
              <w:left w:w="80" w:type="dxa"/>
              <w:bottom w:w="40" w:type="dxa"/>
              <w:right w:w="80" w:type="dxa"/>
            </w:tcMar>
          </w:tcPr>
          <w:p w14:paraId="528AA427" w14:textId="77777777" w:rsidR="008D5B66" w:rsidRDefault="00E401A7">
            <w:pPr>
              <w:jc w:val="right"/>
            </w:pPr>
            <w:r>
              <w:rPr>
                <w:sz w:val="17"/>
                <w:szCs w:val="17"/>
              </w:rPr>
              <w:t>52,900</w:t>
            </w:r>
          </w:p>
        </w:tc>
        <w:tc>
          <w:tcPr>
            <w:tcW w:w="1100" w:type="dxa"/>
            <w:tcMar>
              <w:top w:w="40" w:type="dxa"/>
              <w:left w:w="80" w:type="dxa"/>
              <w:bottom w:w="40" w:type="dxa"/>
              <w:right w:w="80" w:type="dxa"/>
            </w:tcMar>
          </w:tcPr>
          <w:p w14:paraId="2BC850B9" w14:textId="77777777" w:rsidR="008D5B66" w:rsidRDefault="00E401A7">
            <w:pPr>
              <w:jc w:val="right"/>
            </w:pPr>
            <w:r>
              <w:rPr>
                <w:sz w:val="17"/>
                <w:szCs w:val="17"/>
              </w:rPr>
              <w:t>41,640</w:t>
            </w:r>
          </w:p>
        </w:tc>
        <w:tc>
          <w:tcPr>
            <w:tcW w:w="1460" w:type="dxa"/>
            <w:tcMar>
              <w:top w:w="40" w:type="dxa"/>
              <w:left w:w="80" w:type="dxa"/>
              <w:bottom w:w="40" w:type="dxa"/>
              <w:right w:w="80" w:type="dxa"/>
            </w:tcMar>
          </w:tcPr>
          <w:p w14:paraId="3ECD99E8" w14:textId="77777777" w:rsidR="008D5B66" w:rsidRDefault="00E401A7">
            <w:r>
              <w:rPr>
                <w:sz w:val="17"/>
                <w:szCs w:val="17"/>
              </w:rPr>
              <w:t>USGS daily</w:t>
            </w:r>
          </w:p>
        </w:tc>
      </w:tr>
      <w:tr w:rsidR="008D5B66" w14:paraId="486D777A" w14:textId="77777777">
        <w:tc>
          <w:tcPr>
            <w:tcW w:w="700" w:type="dxa"/>
            <w:tcMar>
              <w:top w:w="40" w:type="dxa"/>
              <w:left w:w="80" w:type="dxa"/>
              <w:bottom w:w="40" w:type="dxa"/>
              <w:right w:w="80" w:type="dxa"/>
            </w:tcMar>
          </w:tcPr>
          <w:p w14:paraId="4B0EF6A2" w14:textId="77777777" w:rsidR="008D5B66" w:rsidRDefault="00E401A7">
            <w:pPr>
              <w:jc w:val="right"/>
            </w:pPr>
            <w:r>
              <w:rPr>
                <w:sz w:val="17"/>
                <w:szCs w:val="17"/>
              </w:rPr>
              <w:t>1964</w:t>
            </w:r>
          </w:p>
        </w:tc>
        <w:tc>
          <w:tcPr>
            <w:tcW w:w="1100" w:type="dxa"/>
            <w:tcMar>
              <w:top w:w="40" w:type="dxa"/>
              <w:left w:w="80" w:type="dxa"/>
              <w:bottom w:w="40" w:type="dxa"/>
              <w:right w:w="80" w:type="dxa"/>
            </w:tcMar>
          </w:tcPr>
          <w:p w14:paraId="1818922D" w14:textId="77777777" w:rsidR="008D5B66" w:rsidRDefault="00E401A7">
            <w:pPr>
              <w:jc w:val="right"/>
            </w:pPr>
            <w:r>
              <w:rPr>
                <w:sz w:val="17"/>
                <w:szCs w:val="17"/>
              </w:rPr>
              <w:t>72,600</w:t>
            </w:r>
          </w:p>
        </w:tc>
        <w:tc>
          <w:tcPr>
            <w:tcW w:w="1400" w:type="dxa"/>
            <w:tcMar>
              <w:top w:w="40" w:type="dxa"/>
              <w:left w:w="80" w:type="dxa"/>
              <w:bottom w:w="40" w:type="dxa"/>
              <w:right w:w="80" w:type="dxa"/>
            </w:tcMar>
          </w:tcPr>
          <w:p w14:paraId="01AC7C5A" w14:textId="77777777" w:rsidR="008D5B66" w:rsidRDefault="00E401A7">
            <w:r>
              <w:rPr>
                <w:sz w:val="17"/>
                <w:szCs w:val="17"/>
              </w:rPr>
              <w:t>USGS peak</w:t>
            </w:r>
          </w:p>
        </w:tc>
        <w:tc>
          <w:tcPr>
            <w:tcW w:w="1100" w:type="dxa"/>
            <w:tcMar>
              <w:top w:w="40" w:type="dxa"/>
              <w:left w:w="80" w:type="dxa"/>
              <w:bottom w:w="40" w:type="dxa"/>
              <w:right w:w="80" w:type="dxa"/>
            </w:tcMar>
          </w:tcPr>
          <w:p w14:paraId="512B3E6B" w14:textId="77777777" w:rsidR="008D5B66" w:rsidRDefault="00E401A7">
            <w:pPr>
              <w:jc w:val="right"/>
            </w:pPr>
            <w:r>
              <w:rPr>
                <w:sz w:val="17"/>
                <w:szCs w:val="17"/>
              </w:rPr>
              <w:t>55,400</w:t>
            </w:r>
          </w:p>
        </w:tc>
        <w:tc>
          <w:tcPr>
            <w:tcW w:w="1400" w:type="dxa"/>
            <w:tcMar>
              <w:top w:w="40" w:type="dxa"/>
              <w:left w:w="80" w:type="dxa"/>
              <w:bottom w:w="40" w:type="dxa"/>
              <w:right w:w="80" w:type="dxa"/>
            </w:tcMar>
          </w:tcPr>
          <w:p w14:paraId="030671C8" w14:textId="77777777" w:rsidR="008D5B66" w:rsidRDefault="00E401A7">
            <w:r>
              <w:rPr>
                <w:sz w:val="17"/>
                <w:szCs w:val="17"/>
              </w:rPr>
              <w:t>USGS daily</w:t>
            </w:r>
          </w:p>
        </w:tc>
        <w:tc>
          <w:tcPr>
            <w:tcW w:w="1100" w:type="dxa"/>
            <w:tcMar>
              <w:top w:w="40" w:type="dxa"/>
              <w:left w:w="80" w:type="dxa"/>
              <w:bottom w:w="40" w:type="dxa"/>
              <w:right w:w="80" w:type="dxa"/>
            </w:tcMar>
          </w:tcPr>
          <w:p w14:paraId="2947C725" w14:textId="77777777" w:rsidR="008D5B66" w:rsidRDefault="00E401A7">
            <w:pPr>
              <w:jc w:val="right"/>
            </w:pPr>
            <w:r>
              <w:rPr>
                <w:sz w:val="17"/>
                <w:szCs w:val="17"/>
              </w:rPr>
              <w:t>46,267</w:t>
            </w:r>
          </w:p>
        </w:tc>
        <w:tc>
          <w:tcPr>
            <w:tcW w:w="1100" w:type="dxa"/>
            <w:tcMar>
              <w:top w:w="40" w:type="dxa"/>
              <w:left w:w="80" w:type="dxa"/>
              <w:bottom w:w="40" w:type="dxa"/>
              <w:right w:w="80" w:type="dxa"/>
            </w:tcMar>
          </w:tcPr>
          <w:p w14:paraId="41AFA6D8" w14:textId="77777777" w:rsidR="008D5B66" w:rsidRDefault="00E401A7">
            <w:pPr>
              <w:jc w:val="right"/>
            </w:pPr>
            <w:r>
              <w:rPr>
                <w:sz w:val="17"/>
                <w:szCs w:val="17"/>
              </w:rPr>
              <w:t>37,680</w:t>
            </w:r>
          </w:p>
        </w:tc>
        <w:tc>
          <w:tcPr>
            <w:tcW w:w="1460" w:type="dxa"/>
            <w:tcMar>
              <w:top w:w="40" w:type="dxa"/>
              <w:left w:w="80" w:type="dxa"/>
              <w:bottom w:w="40" w:type="dxa"/>
              <w:right w:w="80" w:type="dxa"/>
            </w:tcMar>
          </w:tcPr>
          <w:p w14:paraId="0AA07321" w14:textId="77777777" w:rsidR="008D5B66" w:rsidRDefault="00E401A7">
            <w:r>
              <w:rPr>
                <w:sz w:val="17"/>
                <w:szCs w:val="17"/>
              </w:rPr>
              <w:t>USGS daily</w:t>
            </w:r>
          </w:p>
        </w:tc>
      </w:tr>
      <w:tr w:rsidR="008D5B66" w14:paraId="1C866835" w14:textId="77777777">
        <w:tc>
          <w:tcPr>
            <w:tcW w:w="700" w:type="dxa"/>
            <w:tcMar>
              <w:top w:w="40" w:type="dxa"/>
              <w:left w:w="80" w:type="dxa"/>
              <w:bottom w:w="40" w:type="dxa"/>
              <w:right w:w="80" w:type="dxa"/>
            </w:tcMar>
          </w:tcPr>
          <w:p w14:paraId="2A8D6FE5" w14:textId="77777777" w:rsidR="008D5B66" w:rsidRDefault="00E401A7">
            <w:pPr>
              <w:jc w:val="right"/>
            </w:pPr>
            <w:r>
              <w:rPr>
                <w:sz w:val="17"/>
                <w:szCs w:val="17"/>
              </w:rPr>
              <w:t>1965</w:t>
            </w:r>
          </w:p>
        </w:tc>
        <w:tc>
          <w:tcPr>
            <w:tcW w:w="1100" w:type="dxa"/>
            <w:tcMar>
              <w:top w:w="40" w:type="dxa"/>
              <w:left w:w="80" w:type="dxa"/>
              <w:bottom w:w="40" w:type="dxa"/>
              <w:right w:w="80" w:type="dxa"/>
            </w:tcMar>
          </w:tcPr>
          <w:p w14:paraId="0F0A5F3D" w14:textId="77777777" w:rsidR="008D5B66" w:rsidRDefault="00E401A7">
            <w:pPr>
              <w:jc w:val="right"/>
            </w:pPr>
            <w:r>
              <w:rPr>
                <w:sz w:val="17"/>
                <w:szCs w:val="17"/>
              </w:rPr>
              <w:t>83,900</w:t>
            </w:r>
          </w:p>
        </w:tc>
        <w:tc>
          <w:tcPr>
            <w:tcW w:w="1400" w:type="dxa"/>
            <w:tcMar>
              <w:top w:w="40" w:type="dxa"/>
              <w:left w:w="80" w:type="dxa"/>
              <w:bottom w:w="40" w:type="dxa"/>
              <w:right w:w="80" w:type="dxa"/>
            </w:tcMar>
          </w:tcPr>
          <w:p w14:paraId="1BF45FBC" w14:textId="77777777" w:rsidR="008D5B66" w:rsidRDefault="00E401A7">
            <w:r>
              <w:rPr>
                <w:sz w:val="17"/>
                <w:szCs w:val="17"/>
              </w:rPr>
              <w:t>USGS peak</w:t>
            </w:r>
          </w:p>
        </w:tc>
        <w:tc>
          <w:tcPr>
            <w:tcW w:w="1100" w:type="dxa"/>
            <w:tcMar>
              <w:top w:w="40" w:type="dxa"/>
              <w:left w:w="80" w:type="dxa"/>
              <w:bottom w:w="40" w:type="dxa"/>
              <w:right w:w="80" w:type="dxa"/>
            </w:tcMar>
          </w:tcPr>
          <w:p w14:paraId="09096819" w14:textId="77777777" w:rsidR="008D5B66" w:rsidRDefault="00E401A7">
            <w:pPr>
              <w:jc w:val="right"/>
            </w:pPr>
            <w:r>
              <w:rPr>
                <w:sz w:val="17"/>
                <w:szCs w:val="17"/>
              </w:rPr>
              <w:t>79,100</w:t>
            </w:r>
          </w:p>
        </w:tc>
        <w:tc>
          <w:tcPr>
            <w:tcW w:w="1400" w:type="dxa"/>
            <w:tcMar>
              <w:top w:w="40" w:type="dxa"/>
              <w:left w:w="80" w:type="dxa"/>
              <w:bottom w:w="40" w:type="dxa"/>
              <w:right w:w="80" w:type="dxa"/>
            </w:tcMar>
          </w:tcPr>
          <w:p w14:paraId="48EB2E6B" w14:textId="77777777" w:rsidR="008D5B66" w:rsidRDefault="00E401A7">
            <w:r>
              <w:rPr>
                <w:sz w:val="17"/>
                <w:szCs w:val="17"/>
              </w:rPr>
              <w:t>USGS daily</w:t>
            </w:r>
          </w:p>
        </w:tc>
        <w:tc>
          <w:tcPr>
            <w:tcW w:w="1100" w:type="dxa"/>
            <w:tcMar>
              <w:top w:w="40" w:type="dxa"/>
              <w:left w:w="80" w:type="dxa"/>
              <w:bottom w:w="40" w:type="dxa"/>
              <w:right w:w="80" w:type="dxa"/>
            </w:tcMar>
          </w:tcPr>
          <w:p w14:paraId="0160A693" w14:textId="77777777" w:rsidR="008D5B66" w:rsidRDefault="00E401A7">
            <w:pPr>
              <w:jc w:val="right"/>
            </w:pPr>
            <w:r>
              <w:rPr>
                <w:sz w:val="17"/>
                <w:szCs w:val="17"/>
              </w:rPr>
              <w:t>68,933</w:t>
            </w:r>
          </w:p>
        </w:tc>
        <w:tc>
          <w:tcPr>
            <w:tcW w:w="1100" w:type="dxa"/>
            <w:tcMar>
              <w:top w:w="40" w:type="dxa"/>
              <w:left w:w="80" w:type="dxa"/>
              <w:bottom w:w="40" w:type="dxa"/>
              <w:right w:w="80" w:type="dxa"/>
            </w:tcMar>
          </w:tcPr>
          <w:p w14:paraId="73E317DC" w14:textId="77777777" w:rsidR="008D5B66" w:rsidRDefault="00E401A7">
            <w:pPr>
              <w:jc w:val="right"/>
            </w:pPr>
            <w:r>
              <w:rPr>
                <w:sz w:val="17"/>
                <w:szCs w:val="17"/>
              </w:rPr>
              <w:t>60,120</w:t>
            </w:r>
          </w:p>
        </w:tc>
        <w:tc>
          <w:tcPr>
            <w:tcW w:w="1460" w:type="dxa"/>
            <w:tcMar>
              <w:top w:w="40" w:type="dxa"/>
              <w:left w:w="80" w:type="dxa"/>
              <w:bottom w:w="40" w:type="dxa"/>
              <w:right w:w="80" w:type="dxa"/>
            </w:tcMar>
          </w:tcPr>
          <w:p w14:paraId="6A17578B" w14:textId="77777777" w:rsidR="008D5B66" w:rsidRDefault="00E401A7">
            <w:r>
              <w:rPr>
                <w:sz w:val="17"/>
                <w:szCs w:val="17"/>
              </w:rPr>
              <w:t>USGS daily</w:t>
            </w:r>
          </w:p>
        </w:tc>
      </w:tr>
      <w:tr w:rsidR="008D5B66" w14:paraId="05E622F1" w14:textId="77777777">
        <w:tc>
          <w:tcPr>
            <w:tcW w:w="700" w:type="dxa"/>
            <w:tcMar>
              <w:top w:w="40" w:type="dxa"/>
              <w:left w:w="80" w:type="dxa"/>
              <w:bottom w:w="40" w:type="dxa"/>
              <w:right w:w="80" w:type="dxa"/>
            </w:tcMar>
          </w:tcPr>
          <w:p w14:paraId="6B5884A1" w14:textId="77777777" w:rsidR="008D5B66" w:rsidRDefault="00E401A7">
            <w:pPr>
              <w:jc w:val="right"/>
            </w:pPr>
            <w:r>
              <w:rPr>
                <w:sz w:val="17"/>
                <w:szCs w:val="17"/>
              </w:rPr>
              <w:lastRenderedPageBreak/>
              <w:t>1966</w:t>
            </w:r>
          </w:p>
        </w:tc>
        <w:tc>
          <w:tcPr>
            <w:tcW w:w="1100" w:type="dxa"/>
            <w:tcMar>
              <w:top w:w="40" w:type="dxa"/>
              <w:left w:w="80" w:type="dxa"/>
              <w:bottom w:w="40" w:type="dxa"/>
              <w:right w:w="80" w:type="dxa"/>
            </w:tcMar>
          </w:tcPr>
          <w:p w14:paraId="3DE50A5A" w14:textId="77777777" w:rsidR="008D5B66" w:rsidRDefault="00E401A7">
            <w:pPr>
              <w:jc w:val="right"/>
            </w:pPr>
            <w:r>
              <w:rPr>
                <w:sz w:val="17"/>
                <w:szCs w:val="17"/>
              </w:rPr>
              <w:t>28,800</w:t>
            </w:r>
          </w:p>
        </w:tc>
        <w:tc>
          <w:tcPr>
            <w:tcW w:w="1400" w:type="dxa"/>
            <w:tcMar>
              <w:top w:w="40" w:type="dxa"/>
              <w:left w:w="80" w:type="dxa"/>
              <w:bottom w:w="40" w:type="dxa"/>
              <w:right w:w="80" w:type="dxa"/>
            </w:tcMar>
          </w:tcPr>
          <w:p w14:paraId="16CAEDE6" w14:textId="77777777" w:rsidR="008D5B66" w:rsidRDefault="00E401A7">
            <w:r>
              <w:rPr>
                <w:sz w:val="17"/>
                <w:szCs w:val="17"/>
              </w:rPr>
              <w:t>USGS peak</w:t>
            </w:r>
          </w:p>
        </w:tc>
        <w:tc>
          <w:tcPr>
            <w:tcW w:w="1100" w:type="dxa"/>
            <w:tcMar>
              <w:top w:w="40" w:type="dxa"/>
              <w:left w:w="80" w:type="dxa"/>
              <w:bottom w:w="40" w:type="dxa"/>
              <w:right w:w="80" w:type="dxa"/>
            </w:tcMar>
          </w:tcPr>
          <w:p w14:paraId="021543CF" w14:textId="77777777" w:rsidR="008D5B66" w:rsidRDefault="00E401A7">
            <w:pPr>
              <w:jc w:val="right"/>
            </w:pPr>
            <w:r>
              <w:rPr>
                <w:sz w:val="17"/>
                <w:szCs w:val="17"/>
              </w:rPr>
              <w:t>27,000</w:t>
            </w:r>
          </w:p>
        </w:tc>
        <w:tc>
          <w:tcPr>
            <w:tcW w:w="1400" w:type="dxa"/>
            <w:tcMar>
              <w:top w:w="40" w:type="dxa"/>
              <w:left w:w="80" w:type="dxa"/>
              <w:bottom w:w="40" w:type="dxa"/>
              <w:right w:w="80" w:type="dxa"/>
            </w:tcMar>
          </w:tcPr>
          <w:p w14:paraId="04D718F8" w14:textId="77777777" w:rsidR="008D5B66" w:rsidRDefault="00E401A7">
            <w:r>
              <w:rPr>
                <w:sz w:val="17"/>
                <w:szCs w:val="17"/>
              </w:rPr>
              <w:t>USGS daily</w:t>
            </w:r>
          </w:p>
        </w:tc>
        <w:tc>
          <w:tcPr>
            <w:tcW w:w="1100" w:type="dxa"/>
            <w:tcMar>
              <w:top w:w="40" w:type="dxa"/>
              <w:left w:w="80" w:type="dxa"/>
              <w:bottom w:w="40" w:type="dxa"/>
              <w:right w:w="80" w:type="dxa"/>
            </w:tcMar>
          </w:tcPr>
          <w:p w14:paraId="4AE5A17C" w14:textId="77777777" w:rsidR="008D5B66" w:rsidRDefault="00E401A7">
            <w:pPr>
              <w:jc w:val="right"/>
            </w:pPr>
            <w:r>
              <w:rPr>
                <w:sz w:val="17"/>
                <w:szCs w:val="17"/>
              </w:rPr>
              <w:t>24,333</w:t>
            </w:r>
          </w:p>
        </w:tc>
        <w:tc>
          <w:tcPr>
            <w:tcW w:w="1100" w:type="dxa"/>
            <w:tcMar>
              <w:top w:w="40" w:type="dxa"/>
              <w:left w:w="80" w:type="dxa"/>
              <w:bottom w:w="40" w:type="dxa"/>
              <w:right w:w="80" w:type="dxa"/>
            </w:tcMar>
          </w:tcPr>
          <w:p w14:paraId="6670F624" w14:textId="77777777" w:rsidR="008D5B66" w:rsidRDefault="00E401A7">
            <w:pPr>
              <w:jc w:val="right"/>
            </w:pPr>
            <w:r>
              <w:rPr>
                <w:sz w:val="17"/>
                <w:szCs w:val="17"/>
              </w:rPr>
              <w:t>22,400</w:t>
            </w:r>
          </w:p>
        </w:tc>
        <w:tc>
          <w:tcPr>
            <w:tcW w:w="1460" w:type="dxa"/>
            <w:tcMar>
              <w:top w:w="40" w:type="dxa"/>
              <w:left w:w="80" w:type="dxa"/>
              <w:bottom w:w="40" w:type="dxa"/>
              <w:right w:w="80" w:type="dxa"/>
            </w:tcMar>
          </w:tcPr>
          <w:p w14:paraId="169FA769" w14:textId="77777777" w:rsidR="008D5B66" w:rsidRDefault="00E401A7">
            <w:r>
              <w:rPr>
                <w:sz w:val="17"/>
                <w:szCs w:val="17"/>
              </w:rPr>
              <w:t>USGS daily</w:t>
            </w:r>
          </w:p>
        </w:tc>
      </w:tr>
      <w:tr w:rsidR="008D5B66" w14:paraId="41F6B549" w14:textId="77777777">
        <w:tc>
          <w:tcPr>
            <w:tcW w:w="700" w:type="dxa"/>
            <w:tcMar>
              <w:top w:w="40" w:type="dxa"/>
              <w:left w:w="80" w:type="dxa"/>
              <w:bottom w:w="40" w:type="dxa"/>
              <w:right w:w="80" w:type="dxa"/>
            </w:tcMar>
          </w:tcPr>
          <w:p w14:paraId="68D72914" w14:textId="77777777" w:rsidR="008D5B66" w:rsidRDefault="00E401A7">
            <w:pPr>
              <w:jc w:val="right"/>
            </w:pPr>
            <w:r>
              <w:rPr>
                <w:sz w:val="17"/>
                <w:szCs w:val="17"/>
              </w:rPr>
              <w:t>1967</w:t>
            </w:r>
          </w:p>
        </w:tc>
        <w:tc>
          <w:tcPr>
            <w:tcW w:w="1100" w:type="dxa"/>
            <w:tcMar>
              <w:top w:w="40" w:type="dxa"/>
              <w:left w:w="80" w:type="dxa"/>
              <w:bottom w:w="40" w:type="dxa"/>
              <w:right w:w="80" w:type="dxa"/>
            </w:tcMar>
          </w:tcPr>
          <w:p w14:paraId="214FC094" w14:textId="77777777" w:rsidR="008D5B66" w:rsidRDefault="00E401A7">
            <w:pPr>
              <w:jc w:val="right"/>
            </w:pPr>
            <w:r>
              <w:rPr>
                <w:sz w:val="17"/>
                <w:szCs w:val="17"/>
              </w:rPr>
              <w:t>65,000</w:t>
            </w:r>
          </w:p>
        </w:tc>
        <w:tc>
          <w:tcPr>
            <w:tcW w:w="1400" w:type="dxa"/>
            <w:tcMar>
              <w:top w:w="40" w:type="dxa"/>
              <w:left w:w="80" w:type="dxa"/>
              <w:bottom w:w="40" w:type="dxa"/>
              <w:right w:w="80" w:type="dxa"/>
            </w:tcMar>
          </w:tcPr>
          <w:p w14:paraId="0B9BBF37" w14:textId="77777777" w:rsidR="008D5B66" w:rsidRDefault="00E401A7">
            <w:r>
              <w:rPr>
                <w:sz w:val="17"/>
                <w:szCs w:val="17"/>
              </w:rPr>
              <w:t>USGS peak</w:t>
            </w:r>
          </w:p>
        </w:tc>
        <w:tc>
          <w:tcPr>
            <w:tcW w:w="1100" w:type="dxa"/>
            <w:tcMar>
              <w:top w:w="40" w:type="dxa"/>
              <w:left w:w="80" w:type="dxa"/>
              <w:bottom w:w="40" w:type="dxa"/>
              <w:right w:w="80" w:type="dxa"/>
            </w:tcMar>
          </w:tcPr>
          <w:p w14:paraId="71036576" w14:textId="77777777" w:rsidR="008D5B66" w:rsidRDefault="00E401A7">
            <w:pPr>
              <w:jc w:val="right"/>
            </w:pPr>
            <w:r>
              <w:rPr>
                <w:sz w:val="17"/>
                <w:szCs w:val="17"/>
              </w:rPr>
              <w:t>58,800</w:t>
            </w:r>
          </w:p>
        </w:tc>
        <w:tc>
          <w:tcPr>
            <w:tcW w:w="1400" w:type="dxa"/>
            <w:tcMar>
              <w:top w:w="40" w:type="dxa"/>
              <w:left w:w="80" w:type="dxa"/>
              <w:bottom w:w="40" w:type="dxa"/>
              <w:right w:w="80" w:type="dxa"/>
            </w:tcMar>
          </w:tcPr>
          <w:p w14:paraId="2A5860D2" w14:textId="77777777" w:rsidR="008D5B66" w:rsidRDefault="00E401A7">
            <w:r>
              <w:rPr>
                <w:sz w:val="17"/>
                <w:szCs w:val="17"/>
              </w:rPr>
              <w:t>USGS daily</w:t>
            </w:r>
          </w:p>
        </w:tc>
        <w:tc>
          <w:tcPr>
            <w:tcW w:w="1100" w:type="dxa"/>
            <w:tcMar>
              <w:top w:w="40" w:type="dxa"/>
              <w:left w:w="80" w:type="dxa"/>
              <w:bottom w:w="40" w:type="dxa"/>
              <w:right w:w="80" w:type="dxa"/>
            </w:tcMar>
          </w:tcPr>
          <w:p w14:paraId="1B8722FF" w14:textId="77777777" w:rsidR="008D5B66" w:rsidRDefault="00E401A7">
            <w:pPr>
              <w:jc w:val="right"/>
            </w:pPr>
            <w:r>
              <w:rPr>
                <w:sz w:val="17"/>
                <w:szCs w:val="17"/>
              </w:rPr>
              <w:t>48,167</w:t>
            </w:r>
          </w:p>
        </w:tc>
        <w:tc>
          <w:tcPr>
            <w:tcW w:w="1100" w:type="dxa"/>
            <w:tcMar>
              <w:top w:w="40" w:type="dxa"/>
              <w:left w:w="80" w:type="dxa"/>
              <w:bottom w:w="40" w:type="dxa"/>
              <w:right w:w="80" w:type="dxa"/>
            </w:tcMar>
          </w:tcPr>
          <w:p w14:paraId="2A5647C9" w14:textId="77777777" w:rsidR="008D5B66" w:rsidRDefault="00E401A7">
            <w:pPr>
              <w:jc w:val="right"/>
            </w:pPr>
            <w:r>
              <w:rPr>
                <w:sz w:val="17"/>
                <w:szCs w:val="17"/>
              </w:rPr>
              <w:t>38,520</w:t>
            </w:r>
          </w:p>
        </w:tc>
        <w:tc>
          <w:tcPr>
            <w:tcW w:w="1460" w:type="dxa"/>
            <w:tcMar>
              <w:top w:w="40" w:type="dxa"/>
              <w:left w:w="80" w:type="dxa"/>
              <w:bottom w:w="40" w:type="dxa"/>
              <w:right w:w="80" w:type="dxa"/>
            </w:tcMar>
          </w:tcPr>
          <w:p w14:paraId="4B0CB7DF" w14:textId="77777777" w:rsidR="008D5B66" w:rsidRDefault="00E401A7">
            <w:r>
              <w:rPr>
                <w:sz w:val="17"/>
                <w:szCs w:val="17"/>
              </w:rPr>
              <w:t>USGS daily</w:t>
            </w:r>
          </w:p>
        </w:tc>
      </w:tr>
      <w:tr w:rsidR="008D5B66" w14:paraId="23A53D92" w14:textId="77777777">
        <w:tc>
          <w:tcPr>
            <w:tcW w:w="700" w:type="dxa"/>
            <w:tcMar>
              <w:top w:w="40" w:type="dxa"/>
              <w:left w:w="80" w:type="dxa"/>
              <w:bottom w:w="40" w:type="dxa"/>
              <w:right w:w="80" w:type="dxa"/>
            </w:tcMar>
          </w:tcPr>
          <w:p w14:paraId="3095921A" w14:textId="77777777" w:rsidR="008D5B66" w:rsidRDefault="00E401A7">
            <w:pPr>
              <w:jc w:val="right"/>
            </w:pPr>
            <w:r>
              <w:rPr>
                <w:sz w:val="17"/>
                <w:szCs w:val="17"/>
              </w:rPr>
              <w:t>1968</w:t>
            </w:r>
          </w:p>
        </w:tc>
        <w:tc>
          <w:tcPr>
            <w:tcW w:w="1100" w:type="dxa"/>
            <w:tcMar>
              <w:top w:w="40" w:type="dxa"/>
              <w:left w:w="80" w:type="dxa"/>
              <w:bottom w:w="40" w:type="dxa"/>
              <w:right w:w="80" w:type="dxa"/>
            </w:tcMar>
          </w:tcPr>
          <w:p w14:paraId="7512CE74" w14:textId="77777777" w:rsidR="008D5B66" w:rsidRDefault="00E401A7">
            <w:pPr>
              <w:jc w:val="right"/>
            </w:pPr>
            <w:r>
              <w:rPr>
                <w:sz w:val="17"/>
                <w:szCs w:val="17"/>
              </w:rPr>
              <w:t>49,500</w:t>
            </w:r>
          </w:p>
        </w:tc>
        <w:tc>
          <w:tcPr>
            <w:tcW w:w="1400" w:type="dxa"/>
            <w:tcMar>
              <w:top w:w="40" w:type="dxa"/>
              <w:left w:w="80" w:type="dxa"/>
              <w:bottom w:w="40" w:type="dxa"/>
              <w:right w:w="80" w:type="dxa"/>
            </w:tcMar>
          </w:tcPr>
          <w:p w14:paraId="6D871E44" w14:textId="77777777" w:rsidR="008D5B66" w:rsidRDefault="00E401A7">
            <w:r>
              <w:rPr>
                <w:sz w:val="17"/>
                <w:szCs w:val="17"/>
              </w:rPr>
              <w:t>USGS peak</w:t>
            </w:r>
          </w:p>
        </w:tc>
        <w:tc>
          <w:tcPr>
            <w:tcW w:w="1100" w:type="dxa"/>
            <w:tcMar>
              <w:top w:w="40" w:type="dxa"/>
              <w:left w:w="80" w:type="dxa"/>
              <w:bottom w:w="40" w:type="dxa"/>
              <w:right w:w="80" w:type="dxa"/>
            </w:tcMar>
          </w:tcPr>
          <w:p w14:paraId="73A106B8" w14:textId="77777777" w:rsidR="008D5B66" w:rsidRDefault="00E401A7">
            <w:pPr>
              <w:jc w:val="right"/>
            </w:pPr>
            <w:r>
              <w:rPr>
                <w:sz w:val="17"/>
                <w:szCs w:val="17"/>
              </w:rPr>
              <w:t>47,600</w:t>
            </w:r>
          </w:p>
        </w:tc>
        <w:tc>
          <w:tcPr>
            <w:tcW w:w="1400" w:type="dxa"/>
            <w:tcMar>
              <w:top w:w="40" w:type="dxa"/>
              <w:left w:w="80" w:type="dxa"/>
              <w:bottom w:w="40" w:type="dxa"/>
              <w:right w:w="80" w:type="dxa"/>
            </w:tcMar>
          </w:tcPr>
          <w:p w14:paraId="038BAFF7" w14:textId="77777777" w:rsidR="008D5B66" w:rsidRDefault="00E401A7">
            <w:r>
              <w:rPr>
                <w:sz w:val="17"/>
                <w:szCs w:val="17"/>
              </w:rPr>
              <w:t>USGS daily</w:t>
            </w:r>
          </w:p>
        </w:tc>
        <w:tc>
          <w:tcPr>
            <w:tcW w:w="1100" w:type="dxa"/>
            <w:tcMar>
              <w:top w:w="40" w:type="dxa"/>
              <w:left w:w="80" w:type="dxa"/>
              <w:bottom w:w="40" w:type="dxa"/>
              <w:right w:w="80" w:type="dxa"/>
            </w:tcMar>
          </w:tcPr>
          <w:p w14:paraId="20EA5898" w14:textId="77777777" w:rsidR="008D5B66" w:rsidRDefault="00E401A7">
            <w:pPr>
              <w:jc w:val="right"/>
            </w:pPr>
            <w:r>
              <w:rPr>
                <w:sz w:val="17"/>
                <w:szCs w:val="17"/>
              </w:rPr>
              <w:t>44,633</w:t>
            </w:r>
          </w:p>
        </w:tc>
        <w:tc>
          <w:tcPr>
            <w:tcW w:w="1100" w:type="dxa"/>
            <w:tcMar>
              <w:top w:w="40" w:type="dxa"/>
              <w:left w:w="80" w:type="dxa"/>
              <w:bottom w:w="40" w:type="dxa"/>
              <w:right w:w="80" w:type="dxa"/>
            </w:tcMar>
          </w:tcPr>
          <w:p w14:paraId="59558C18" w14:textId="77777777" w:rsidR="008D5B66" w:rsidRDefault="00E401A7">
            <w:pPr>
              <w:jc w:val="right"/>
            </w:pPr>
            <w:r>
              <w:rPr>
                <w:sz w:val="17"/>
                <w:szCs w:val="17"/>
              </w:rPr>
              <w:t>42,600</w:t>
            </w:r>
          </w:p>
        </w:tc>
        <w:tc>
          <w:tcPr>
            <w:tcW w:w="1460" w:type="dxa"/>
            <w:tcMar>
              <w:top w:w="40" w:type="dxa"/>
              <w:left w:w="80" w:type="dxa"/>
              <w:bottom w:w="40" w:type="dxa"/>
              <w:right w:w="80" w:type="dxa"/>
            </w:tcMar>
          </w:tcPr>
          <w:p w14:paraId="41EC5C7F" w14:textId="77777777" w:rsidR="008D5B66" w:rsidRDefault="00E401A7">
            <w:r>
              <w:rPr>
                <w:sz w:val="17"/>
                <w:szCs w:val="17"/>
              </w:rPr>
              <w:t>USGS daily</w:t>
            </w:r>
          </w:p>
        </w:tc>
      </w:tr>
      <w:tr w:rsidR="008D5B66" w14:paraId="0E57EBA2" w14:textId="77777777">
        <w:tc>
          <w:tcPr>
            <w:tcW w:w="700" w:type="dxa"/>
            <w:tcMar>
              <w:top w:w="40" w:type="dxa"/>
              <w:left w:w="80" w:type="dxa"/>
              <w:bottom w:w="40" w:type="dxa"/>
              <w:right w:w="80" w:type="dxa"/>
            </w:tcMar>
          </w:tcPr>
          <w:p w14:paraId="1537BDD1" w14:textId="77777777" w:rsidR="008D5B66" w:rsidRDefault="00E401A7">
            <w:pPr>
              <w:jc w:val="right"/>
            </w:pPr>
            <w:r>
              <w:rPr>
                <w:sz w:val="17"/>
                <w:szCs w:val="17"/>
              </w:rPr>
              <w:t>1974</w:t>
            </w:r>
          </w:p>
        </w:tc>
        <w:tc>
          <w:tcPr>
            <w:tcW w:w="1100" w:type="dxa"/>
            <w:tcMar>
              <w:top w:w="40" w:type="dxa"/>
              <w:left w:w="80" w:type="dxa"/>
              <w:bottom w:w="40" w:type="dxa"/>
              <w:right w:w="80" w:type="dxa"/>
            </w:tcMar>
          </w:tcPr>
          <w:p w14:paraId="1679C21C" w14:textId="77777777" w:rsidR="008D5B66" w:rsidRDefault="00E401A7">
            <w:pPr>
              <w:jc w:val="right"/>
            </w:pPr>
            <w:r>
              <w:rPr>
                <w:sz w:val="17"/>
                <w:szCs w:val="17"/>
              </w:rPr>
              <w:t>112,486</w:t>
            </w:r>
          </w:p>
        </w:tc>
        <w:tc>
          <w:tcPr>
            <w:tcW w:w="1400" w:type="dxa"/>
            <w:tcMar>
              <w:top w:w="40" w:type="dxa"/>
              <w:left w:w="80" w:type="dxa"/>
              <w:bottom w:w="40" w:type="dxa"/>
              <w:right w:w="80" w:type="dxa"/>
            </w:tcMar>
          </w:tcPr>
          <w:p w14:paraId="58187513" w14:textId="77777777" w:rsidR="008D5B66" w:rsidRDefault="00E401A7">
            <w:r>
              <w:rPr>
                <w:sz w:val="17"/>
                <w:szCs w:val="17"/>
              </w:rPr>
              <w:t>Regression</w:t>
            </w:r>
          </w:p>
        </w:tc>
        <w:tc>
          <w:tcPr>
            <w:tcW w:w="1100" w:type="dxa"/>
            <w:tcMar>
              <w:top w:w="40" w:type="dxa"/>
              <w:left w:w="80" w:type="dxa"/>
              <w:bottom w:w="40" w:type="dxa"/>
              <w:right w:w="80" w:type="dxa"/>
            </w:tcMar>
          </w:tcPr>
          <w:p w14:paraId="3D504FFD" w14:textId="77777777" w:rsidR="008D5B66" w:rsidRDefault="00E401A7">
            <w:pPr>
              <w:jc w:val="right"/>
            </w:pPr>
            <w:r>
              <w:rPr>
                <w:sz w:val="17"/>
                <w:szCs w:val="17"/>
              </w:rPr>
              <w:t>112,486</w:t>
            </w:r>
          </w:p>
        </w:tc>
        <w:tc>
          <w:tcPr>
            <w:tcW w:w="1400" w:type="dxa"/>
            <w:tcMar>
              <w:top w:w="40" w:type="dxa"/>
              <w:left w:w="80" w:type="dxa"/>
              <w:bottom w:w="40" w:type="dxa"/>
              <w:right w:w="80" w:type="dxa"/>
            </w:tcMar>
          </w:tcPr>
          <w:p w14:paraId="4D1980F0" w14:textId="77777777" w:rsidR="008D5B66" w:rsidRDefault="00E401A7">
            <w:r>
              <w:rPr>
                <w:sz w:val="17"/>
                <w:szCs w:val="17"/>
              </w:rPr>
              <w:t>Mass balance</w:t>
            </w:r>
          </w:p>
        </w:tc>
        <w:tc>
          <w:tcPr>
            <w:tcW w:w="1100" w:type="dxa"/>
            <w:tcMar>
              <w:top w:w="40" w:type="dxa"/>
              <w:left w:w="80" w:type="dxa"/>
              <w:bottom w:w="40" w:type="dxa"/>
              <w:right w:w="80" w:type="dxa"/>
            </w:tcMar>
          </w:tcPr>
          <w:p w14:paraId="667463D5" w14:textId="77777777" w:rsidR="008D5B66" w:rsidRDefault="00E401A7">
            <w:pPr>
              <w:jc w:val="right"/>
            </w:pPr>
            <w:r>
              <w:rPr>
                <w:sz w:val="17"/>
                <w:szCs w:val="17"/>
              </w:rPr>
              <w:t>92,392</w:t>
            </w:r>
          </w:p>
        </w:tc>
        <w:tc>
          <w:tcPr>
            <w:tcW w:w="1100" w:type="dxa"/>
            <w:tcMar>
              <w:top w:w="40" w:type="dxa"/>
              <w:left w:w="80" w:type="dxa"/>
              <w:bottom w:w="40" w:type="dxa"/>
              <w:right w:w="80" w:type="dxa"/>
            </w:tcMar>
          </w:tcPr>
          <w:p w14:paraId="1A26CAC2" w14:textId="77777777" w:rsidR="008D5B66" w:rsidRDefault="00E401A7">
            <w:pPr>
              <w:jc w:val="right"/>
            </w:pPr>
            <w:r>
              <w:rPr>
                <w:sz w:val="17"/>
                <w:szCs w:val="17"/>
              </w:rPr>
              <w:t>74,846</w:t>
            </w:r>
          </w:p>
        </w:tc>
        <w:tc>
          <w:tcPr>
            <w:tcW w:w="1460" w:type="dxa"/>
            <w:tcMar>
              <w:top w:w="40" w:type="dxa"/>
              <w:left w:w="80" w:type="dxa"/>
              <w:bottom w:w="40" w:type="dxa"/>
              <w:right w:w="80" w:type="dxa"/>
            </w:tcMar>
          </w:tcPr>
          <w:p w14:paraId="5D3D28ED" w14:textId="77777777" w:rsidR="008D5B66" w:rsidRDefault="00E401A7">
            <w:r>
              <w:rPr>
                <w:sz w:val="17"/>
                <w:szCs w:val="17"/>
              </w:rPr>
              <w:t>Mass balance</w:t>
            </w:r>
          </w:p>
        </w:tc>
      </w:tr>
      <w:tr w:rsidR="008D5B66" w14:paraId="4A20CEFF" w14:textId="77777777">
        <w:tc>
          <w:tcPr>
            <w:tcW w:w="700" w:type="dxa"/>
            <w:tcMar>
              <w:top w:w="40" w:type="dxa"/>
              <w:left w:w="80" w:type="dxa"/>
              <w:bottom w:w="40" w:type="dxa"/>
              <w:right w:w="80" w:type="dxa"/>
            </w:tcMar>
          </w:tcPr>
          <w:p w14:paraId="5DF77007" w14:textId="77777777" w:rsidR="008D5B66" w:rsidRDefault="00E401A7">
            <w:pPr>
              <w:jc w:val="right"/>
            </w:pPr>
            <w:r>
              <w:rPr>
                <w:sz w:val="17"/>
                <w:szCs w:val="17"/>
              </w:rPr>
              <w:t>1975</w:t>
            </w:r>
          </w:p>
        </w:tc>
        <w:tc>
          <w:tcPr>
            <w:tcW w:w="1100" w:type="dxa"/>
            <w:tcMar>
              <w:top w:w="40" w:type="dxa"/>
              <w:left w:w="80" w:type="dxa"/>
              <w:bottom w:w="40" w:type="dxa"/>
              <w:right w:w="80" w:type="dxa"/>
            </w:tcMar>
          </w:tcPr>
          <w:p w14:paraId="7891B600" w14:textId="77777777" w:rsidR="008D5B66" w:rsidRDefault="00E401A7">
            <w:pPr>
              <w:jc w:val="right"/>
            </w:pPr>
            <w:r>
              <w:rPr>
                <w:sz w:val="17"/>
                <w:szCs w:val="17"/>
              </w:rPr>
              <w:t>76,896</w:t>
            </w:r>
          </w:p>
        </w:tc>
        <w:tc>
          <w:tcPr>
            <w:tcW w:w="1400" w:type="dxa"/>
            <w:tcMar>
              <w:top w:w="40" w:type="dxa"/>
              <w:left w:w="80" w:type="dxa"/>
              <w:bottom w:w="40" w:type="dxa"/>
              <w:right w:w="80" w:type="dxa"/>
            </w:tcMar>
          </w:tcPr>
          <w:p w14:paraId="090008B4" w14:textId="77777777" w:rsidR="008D5B66" w:rsidRDefault="00E401A7">
            <w:r>
              <w:rPr>
                <w:sz w:val="17"/>
                <w:szCs w:val="17"/>
              </w:rPr>
              <w:t>Regression</w:t>
            </w:r>
          </w:p>
        </w:tc>
        <w:tc>
          <w:tcPr>
            <w:tcW w:w="1100" w:type="dxa"/>
            <w:tcMar>
              <w:top w:w="40" w:type="dxa"/>
              <w:left w:w="80" w:type="dxa"/>
              <w:bottom w:w="40" w:type="dxa"/>
              <w:right w:w="80" w:type="dxa"/>
            </w:tcMar>
          </w:tcPr>
          <w:p w14:paraId="615A87AD" w14:textId="77777777" w:rsidR="008D5B66" w:rsidRDefault="00E401A7">
            <w:pPr>
              <w:jc w:val="right"/>
            </w:pPr>
            <w:r>
              <w:rPr>
                <w:sz w:val="17"/>
                <w:szCs w:val="17"/>
              </w:rPr>
              <w:t>71,250</w:t>
            </w:r>
          </w:p>
        </w:tc>
        <w:tc>
          <w:tcPr>
            <w:tcW w:w="1400" w:type="dxa"/>
            <w:tcMar>
              <w:top w:w="40" w:type="dxa"/>
              <w:left w:w="80" w:type="dxa"/>
              <w:bottom w:w="40" w:type="dxa"/>
              <w:right w:w="80" w:type="dxa"/>
            </w:tcMar>
          </w:tcPr>
          <w:p w14:paraId="6913F114" w14:textId="77777777" w:rsidR="008D5B66" w:rsidRDefault="00E401A7">
            <w:r>
              <w:rPr>
                <w:sz w:val="17"/>
                <w:szCs w:val="17"/>
              </w:rPr>
              <w:t>Mass balance</w:t>
            </w:r>
          </w:p>
        </w:tc>
        <w:tc>
          <w:tcPr>
            <w:tcW w:w="1100" w:type="dxa"/>
            <w:tcMar>
              <w:top w:w="40" w:type="dxa"/>
              <w:left w:w="80" w:type="dxa"/>
              <w:bottom w:w="40" w:type="dxa"/>
              <w:right w:w="80" w:type="dxa"/>
            </w:tcMar>
          </w:tcPr>
          <w:p w14:paraId="3D14886C" w14:textId="77777777" w:rsidR="008D5B66" w:rsidRDefault="00E401A7">
            <w:pPr>
              <w:jc w:val="right"/>
            </w:pPr>
            <w:r>
              <w:rPr>
                <w:sz w:val="17"/>
                <w:szCs w:val="17"/>
              </w:rPr>
              <w:t>54,411</w:t>
            </w:r>
          </w:p>
        </w:tc>
        <w:tc>
          <w:tcPr>
            <w:tcW w:w="1100" w:type="dxa"/>
            <w:tcMar>
              <w:top w:w="40" w:type="dxa"/>
              <w:left w:w="80" w:type="dxa"/>
              <w:bottom w:w="40" w:type="dxa"/>
              <w:right w:w="80" w:type="dxa"/>
            </w:tcMar>
          </w:tcPr>
          <w:p w14:paraId="57C27040" w14:textId="77777777" w:rsidR="008D5B66" w:rsidRDefault="00E401A7">
            <w:pPr>
              <w:jc w:val="right"/>
            </w:pPr>
            <w:r>
              <w:rPr>
                <w:sz w:val="17"/>
                <w:szCs w:val="17"/>
              </w:rPr>
              <w:t>50,666</w:t>
            </w:r>
          </w:p>
        </w:tc>
        <w:tc>
          <w:tcPr>
            <w:tcW w:w="1460" w:type="dxa"/>
            <w:tcMar>
              <w:top w:w="40" w:type="dxa"/>
              <w:left w:w="80" w:type="dxa"/>
              <w:bottom w:w="40" w:type="dxa"/>
              <w:right w:w="80" w:type="dxa"/>
            </w:tcMar>
          </w:tcPr>
          <w:p w14:paraId="595918FF" w14:textId="77777777" w:rsidR="008D5B66" w:rsidRDefault="00E401A7">
            <w:r>
              <w:rPr>
                <w:sz w:val="17"/>
                <w:szCs w:val="17"/>
              </w:rPr>
              <w:t>Mass balance</w:t>
            </w:r>
          </w:p>
        </w:tc>
      </w:tr>
      <w:tr w:rsidR="008D5B66" w14:paraId="36DAD459" w14:textId="77777777">
        <w:tc>
          <w:tcPr>
            <w:tcW w:w="700" w:type="dxa"/>
            <w:tcMar>
              <w:top w:w="40" w:type="dxa"/>
              <w:left w:w="80" w:type="dxa"/>
              <w:bottom w:w="40" w:type="dxa"/>
              <w:right w:w="80" w:type="dxa"/>
            </w:tcMar>
          </w:tcPr>
          <w:p w14:paraId="67B1D6BD" w14:textId="77777777" w:rsidR="008D5B66" w:rsidRDefault="00E401A7">
            <w:pPr>
              <w:jc w:val="right"/>
            </w:pPr>
            <w:r>
              <w:rPr>
                <w:sz w:val="17"/>
                <w:szCs w:val="17"/>
              </w:rPr>
              <w:t>1976</w:t>
            </w:r>
          </w:p>
        </w:tc>
        <w:tc>
          <w:tcPr>
            <w:tcW w:w="1100" w:type="dxa"/>
            <w:tcMar>
              <w:top w:w="40" w:type="dxa"/>
              <w:left w:w="80" w:type="dxa"/>
              <w:bottom w:w="40" w:type="dxa"/>
              <w:right w:w="80" w:type="dxa"/>
            </w:tcMar>
          </w:tcPr>
          <w:p w14:paraId="2C880327" w14:textId="77777777" w:rsidR="008D5B66" w:rsidRDefault="00E401A7">
            <w:pPr>
              <w:jc w:val="right"/>
            </w:pPr>
            <w:r>
              <w:rPr>
                <w:sz w:val="17"/>
                <w:szCs w:val="17"/>
              </w:rPr>
              <w:t>124,946</w:t>
            </w:r>
          </w:p>
        </w:tc>
        <w:tc>
          <w:tcPr>
            <w:tcW w:w="1400" w:type="dxa"/>
            <w:tcMar>
              <w:top w:w="40" w:type="dxa"/>
              <w:left w:w="80" w:type="dxa"/>
              <w:bottom w:w="40" w:type="dxa"/>
              <w:right w:w="80" w:type="dxa"/>
            </w:tcMar>
          </w:tcPr>
          <w:p w14:paraId="78EDB79F" w14:textId="77777777" w:rsidR="008D5B66" w:rsidRDefault="00E401A7">
            <w:r>
              <w:rPr>
                <w:sz w:val="17"/>
                <w:szCs w:val="17"/>
              </w:rPr>
              <w:t>Regression</w:t>
            </w:r>
          </w:p>
        </w:tc>
        <w:tc>
          <w:tcPr>
            <w:tcW w:w="1100" w:type="dxa"/>
            <w:tcMar>
              <w:top w:w="40" w:type="dxa"/>
              <w:left w:w="80" w:type="dxa"/>
              <w:bottom w:w="40" w:type="dxa"/>
              <w:right w:w="80" w:type="dxa"/>
            </w:tcMar>
          </w:tcPr>
          <w:p w14:paraId="52AA4167" w14:textId="77777777" w:rsidR="008D5B66" w:rsidRDefault="00E401A7">
            <w:pPr>
              <w:jc w:val="right"/>
            </w:pPr>
            <w:r>
              <w:rPr>
                <w:sz w:val="17"/>
                <w:szCs w:val="17"/>
              </w:rPr>
              <w:t>110,190</w:t>
            </w:r>
          </w:p>
        </w:tc>
        <w:tc>
          <w:tcPr>
            <w:tcW w:w="1400" w:type="dxa"/>
            <w:tcMar>
              <w:top w:w="40" w:type="dxa"/>
              <w:left w:w="80" w:type="dxa"/>
              <w:bottom w:w="40" w:type="dxa"/>
              <w:right w:w="80" w:type="dxa"/>
            </w:tcMar>
          </w:tcPr>
          <w:p w14:paraId="689BE2F5" w14:textId="77777777" w:rsidR="008D5B66" w:rsidRDefault="00E401A7">
            <w:r>
              <w:rPr>
                <w:sz w:val="17"/>
                <w:szCs w:val="17"/>
              </w:rPr>
              <w:t>Mass balance</w:t>
            </w:r>
          </w:p>
        </w:tc>
        <w:tc>
          <w:tcPr>
            <w:tcW w:w="1100" w:type="dxa"/>
            <w:tcMar>
              <w:top w:w="40" w:type="dxa"/>
              <w:left w:w="80" w:type="dxa"/>
              <w:bottom w:w="40" w:type="dxa"/>
              <w:right w:w="80" w:type="dxa"/>
            </w:tcMar>
          </w:tcPr>
          <w:p w14:paraId="3F5EC957" w14:textId="77777777" w:rsidR="008D5B66" w:rsidRDefault="00E401A7">
            <w:pPr>
              <w:jc w:val="right"/>
            </w:pPr>
            <w:r>
              <w:rPr>
                <w:sz w:val="17"/>
                <w:szCs w:val="17"/>
              </w:rPr>
              <w:t>106,676</w:t>
            </w:r>
          </w:p>
        </w:tc>
        <w:tc>
          <w:tcPr>
            <w:tcW w:w="1100" w:type="dxa"/>
            <w:tcMar>
              <w:top w:w="40" w:type="dxa"/>
              <w:left w:w="80" w:type="dxa"/>
              <w:bottom w:w="40" w:type="dxa"/>
              <w:right w:w="80" w:type="dxa"/>
            </w:tcMar>
          </w:tcPr>
          <w:p w14:paraId="325EDD82" w14:textId="77777777" w:rsidR="008D5B66" w:rsidRDefault="00E401A7">
            <w:pPr>
              <w:jc w:val="right"/>
            </w:pPr>
            <w:r>
              <w:rPr>
                <w:sz w:val="17"/>
                <w:szCs w:val="17"/>
              </w:rPr>
              <w:t>91,422</w:t>
            </w:r>
          </w:p>
        </w:tc>
        <w:tc>
          <w:tcPr>
            <w:tcW w:w="1460" w:type="dxa"/>
            <w:tcMar>
              <w:top w:w="40" w:type="dxa"/>
              <w:left w:w="80" w:type="dxa"/>
              <w:bottom w:w="40" w:type="dxa"/>
              <w:right w:w="80" w:type="dxa"/>
            </w:tcMar>
          </w:tcPr>
          <w:p w14:paraId="7C6481F7" w14:textId="77777777" w:rsidR="008D5B66" w:rsidRDefault="00E401A7">
            <w:r>
              <w:rPr>
                <w:sz w:val="17"/>
                <w:szCs w:val="17"/>
              </w:rPr>
              <w:t>Mass balance</w:t>
            </w:r>
          </w:p>
        </w:tc>
      </w:tr>
      <w:tr w:rsidR="008D5B66" w14:paraId="6DBC9B15" w14:textId="77777777">
        <w:tc>
          <w:tcPr>
            <w:tcW w:w="700" w:type="dxa"/>
            <w:tcMar>
              <w:top w:w="40" w:type="dxa"/>
              <w:left w:w="80" w:type="dxa"/>
              <w:bottom w:w="40" w:type="dxa"/>
              <w:right w:w="80" w:type="dxa"/>
            </w:tcMar>
          </w:tcPr>
          <w:p w14:paraId="0411184D" w14:textId="77777777" w:rsidR="008D5B66" w:rsidRDefault="00E401A7">
            <w:pPr>
              <w:jc w:val="right"/>
            </w:pPr>
            <w:r>
              <w:rPr>
                <w:sz w:val="17"/>
                <w:szCs w:val="17"/>
              </w:rPr>
              <w:t>1977</w:t>
            </w:r>
          </w:p>
        </w:tc>
        <w:tc>
          <w:tcPr>
            <w:tcW w:w="1100" w:type="dxa"/>
            <w:tcMar>
              <w:top w:w="40" w:type="dxa"/>
              <w:left w:w="80" w:type="dxa"/>
              <w:bottom w:w="40" w:type="dxa"/>
              <w:right w:w="80" w:type="dxa"/>
            </w:tcMar>
          </w:tcPr>
          <w:p w14:paraId="1EDDFDC5" w14:textId="77777777" w:rsidR="008D5B66" w:rsidRDefault="00E401A7">
            <w:pPr>
              <w:jc w:val="right"/>
            </w:pPr>
            <w:r>
              <w:rPr>
                <w:sz w:val="17"/>
                <w:szCs w:val="17"/>
              </w:rPr>
              <w:t>19,899</w:t>
            </w:r>
          </w:p>
        </w:tc>
        <w:tc>
          <w:tcPr>
            <w:tcW w:w="1400" w:type="dxa"/>
            <w:tcMar>
              <w:top w:w="40" w:type="dxa"/>
              <w:left w:w="80" w:type="dxa"/>
              <w:bottom w:w="40" w:type="dxa"/>
              <w:right w:w="80" w:type="dxa"/>
            </w:tcMar>
          </w:tcPr>
          <w:p w14:paraId="455D2018" w14:textId="77777777" w:rsidR="008D5B66" w:rsidRDefault="00E401A7">
            <w:r>
              <w:rPr>
                <w:sz w:val="17"/>
                <w:szCs w:val="17"/>
              </w:rPr>
              <w:t>Regression</w:t>
            </w:r>
          </w:p>
        </w:tc>
        <w:tc>
          <w:tcPr>
            <w:tcW w:w="1100" w:type="dxa"/>
            <w:tcMar>
              <w:top w:w="40" w:type="dxa"/>
              <w:left w:w="80" w:type="dxa"/>
              <w:bottom w:w="40" w:type="dxa"/>
              <w:right w:w="80" w:type="dxa"/>
            </w:tcMar>
          </w:tcPr>
          <w:p w14:paraId="20A51508" w14:textId="77777777" w:rsidR="008D5B66" w:rsidRDefault="00E401A7">
            <w:pPr>
              <w:jc w:val="right"/>
            </w:pPr>
            <w:r>
              <w:rPr>
                <w:sz w:val="17"/>
                <w:szCs w:val="17"/>
              </w:rPr>
              <w:t>16,299</w:t>
            </w:r>
          </w:p>
        </w:tc>
        <w:tc>
          <w:tcPr>
            <w:tcW w:w="1400" w:type="dxa"/>
            <w:tcMar>
              <w:top w:w="40" w:type="dxa"/>
              <w:left w:w="80" w:type="dxa"/>
              <w:bottom w:w="40" w:type="dxa"/>
              <w:right w:w="80" w:type="dxa"/>
            </w:tcMar>
          </w:tcPr>
          <w:p w14:paraId="7824A55A" w14:textId="77777777" w:rsidR="008D5B66" w:rsidRDefault="00E401A7">
            <w:r>
              <w:rPr>
                <w:sz w:val="17"/>
                <w:szCs w:val="17"/>
              </w:rPr>
              <w:t>Mass balance</w:t>
            </w:r>
          </w:p>
        </w:tc>
        <w:tc>
          <w:tcPr>
            <w:tcW w:w="1100" w:type="dxa"/>
            <w:tcMar>
              <w:top w:w="40" w:type="dxa"/>
              <w:left w:w="80" w:type="dxa"/>
              <w:bottom w:w="40" w:type="dxa"/>
              <w:right w:w="80" w:type="dxa"/>
            </w:tcMar>
          </w:tcPr>
          <w:p w14:paraId="30E8588B" w14:textId="77777777" w:rsidR="008D5B66" w:rsidRDefault="00E401A7">
            <w:pPr>
              <w:jc w:val="right"/>
            </w:pPr>
            <w:r>
              <w:rPr>
                <w:sz w:val="17"/>
                <w:szCs w:val="17"/>
              </w:rPr>
              <w:t>14,752</w:t>
            </w:r>
          </w:p>
        </w:tc>
        <w:tc>
          <w:tcPr>
            <w:tcW w:w="1100" w:type="dxa"/>
            <w:tcMar>
              <w:top w:w="40" w:type="dxa"/>
              <w:left w:w="80" w:type="dxa"/>
              <w:bottom w:w="40" w:type="dxa"/>
              <w:right w:w="80" w:type="dxa"/>
            </w:tcMar>
          </w:tcPr>
          <w:p w14:paraId="5C99A73C" w14:textId="77777777" w:rsidR="008D5B66" w:rsidRDefault="00E401A7">
            <w:pPr>
              <w:jc w:val="right"/>
            </w:pPr>
            <w:r>
              <w:rPr>
                <w:sz w:val="17"/>
                <w:szCs w:val="17"/>
              </w:rPr>
              <w:t>14,436</w:t>
            </w:r>
          </w:p>
        </w:tc>
        <w:tc>
          <w:tcPr>
            <w:tcW w:w="1460" w:type="dxa"/>
            <w:tcMar>
              <w:top w:w="40" w:type="dxa"/>
              <w:left w:w="80" w:type="dxa"/>
              <w:bottom w:w="40" w:type="dxa"/>
              <w:right w:w="80" w:type="dxa"/>
            </w:tcMar>
          </w:tcPr>
          <w:p w14:paraId="0DB1815E" w14:textId="77777777" w:rsidR="008D5B66" w:rsidRDefault="00E401A7">
            <w:r>
              <w:rPr>
                <w:sz w:val="17"/>
                <w:szCs w:val="17"/>
              </w:rPr>
              <w:t>Mass balance</w:t>
            </w:r>
          </w:p>
        </w:tc>
      </w:tr>
      <w:tr w:rsidR="008D5B66" w14:paraId="6FE66FBD" w14:textId="77777777">
        <w:tc>
          <w:tcPr>
            <w:tcW w:w="700" w:type="dxa"/>
            <w:tcMar>
              <w:top w:w="40" w:type="dxa"/>
              <w:left w:w="80" w:type="dxa"/>
              <w:bottom w:w="40" w:type="dxa"/>
              <w:right w:w="80" w:type="dxa"/>
            </w:tcMar>
          </w:tcPr>
          <w:p w14:paraId="77966DB6" w14:textId="77777777" w:rsidR="008D5B66" w:rsidRDefault="00E401A7">
            <w:pPr>
              <w:jc w:val="right"/>
            </w:pPr>
            <w:r>
              <w:rPr>
                <w:sz w:val="17"/>
                <w:szCs w:val="17"/>
              </w:rPr>
              <w:t>1978</w:t>
            </w:r>
          </w:p>
        </w:tc>
        <w:tc>
          <w:tcPr>
            <w:tcW w:w="1100" w:type="dxa"/>
            <w:tcMar>
              <w:top w:w="40" w:type="dxa"/>
              <w:left w:w="80" w:type="dxa"/>
              <w:bottom w:w="40" w:type="dxa"/>
              <w:right w:w="80" w:type="dxa"/>
            </w:tcMar>
          </w:tcPr>
          <w:p w14:paraId="60FBCD56" w14:textId="77777777" w:rsidR="008D5B66" w:rsidRDefault="00E401A7">
            <w:pPr>
              <w:jc w:val="right"/>
            </w:pPr>
            <w:r>
              <w:rPr>
                <w:sz w:val="17"/>
                <w:szCs w:val="17"/>
              </w:rPr>
              <w:t>131,885</w:t>
            </w:r>
          </w:p>
        </w:tc>
        <w:tc>
          <w:tcPr>
            <w:tcW w:w="1400" w:type="dxa"/>
            <w:tcMar>
              <w:top w:w="40" w:type="dxa"/>
              <w:left w:w="80" w:type="dxa"/>
              <w:bottom w:w="40" w:type="dxa"/>
              <w:right w:w="80" w:type="dxa"/>
            </w:tcMar>
          </w:tcPr>
          <w:p w14:paraId="37013D93" w14:textId="77777777" w:rsidR="008D5B66" w:rsidRDefault="00E401A7">
            <w:r>
              <w:rPr>
                <w:sz w:val="17"/>
                <w:szCs w:val="17"/>
              </w:rPr>
              <w:t>Regression</w:t>
            </w:r>
          </w:p>
        </w:tc>
        <w:tc>
          <w:tcPr>
            <w:tcW w:w="1100" w:type="dxa"/>
            <w:tcMar>
              <w:top w:w="40" w:type="dxa"/>
              <w:left w:w="80" w:type="dxa"/>
              <w:bottom w:w="40" w:type="dxa"/>
              <w:right w:w="80" w:type="dxa"/>
            </w:tcMar>
          </w:tcPr>
          <w:p w14:paraId="45A4085E" w14:textId="77777777" w:rsidR="008D5B66" w:rsidRDefault="00E401A7">
            <w:pPr>
              <w:jc w:val="right"/>
            </w:pPr>
            <w:r>
              <w:rPr>
                <w:sz w:val="17"/>
                <w:szCs w:val="17"/>
              </w:rPr>
              <w:t>110,965</w:t>
            </w:r>
          </w:p>
        </w:tc>
        <w:tc>
          <w:tcPr>
            <w:tcW w:w="1400" w:type="dxa"/>
            <w:tcMar>
              <w:top w:w="40" w:type="dxa"/>
              <w:left w:w="80" w:type="dxa"/>
              <w:bottom w:w="40" w:type="dxa"/>
              <w:right w:w="80" w:type="dxa"/>
            </w:tcMar>
          </w:tcPr>
          <w:p w14:paraId="40E1E16E" w14:textId="77777777" w:rsidR="008D5B66" w:rsidRDefault="00E401A7">
            <w:r>
              <w:rPr>
                <w:sz w:val="17"/>
                <w:szCs w:val="17"/>
              </w:rPr>
              <w:t>Mass balance</w:t>
            </w:r>
          </w:p>
        </w:tc>
        <w:tc>
          <w:tcPr>
            <w:tcW w:w="1100" w:type="dxa"/>
            <w:tcMar>
              <w:top w:w="40" w:type="dxa"/>
              <w:left w:w="80" w:type="dxa"/>
              <w:bottom w:w="40" w:type="dxa"/>
              <w:right w:w="80" w:type="dxa"/>
            </w:tcMar>
          </w:tcPr>
          <w:p w14:paraId="3492064A" w14:textId="77777777" w:rsidR="008D5B66" w:rsidRDefault="00E401A7">
            <w:pPr>
              <w:jc w:val="right"/>
            </w:pPr>
            <w:r>
              <w:rPr>
                <w:sz w:val="17"/>
                <w:szCs w:val="17"/>
              </w:rPr>
              <w:t>94,793</w:t>
            </w:r>
          </w:p>
        </w:tc>
        <w:tc>
          <w:tcPr>
            <w:tcW w:w="1100" w:type="dxa"/>
            <w:tcMar>
              <w:top w:w="40" w:type="dxa"/>
              <w:left w:w="80" w:type="dxa"/>
              <w:bottom w:w="40" w:type="dxa"/>
              <w:right w:w="80" w:type="dxa"/>
            </w:tcMar>
          </w:tcPr>
          <w:p w14:paraId="610809BD" w14:textId="77777777" w:rsidR="008D5B66" w:rsidRDefault="00E401A7">
            <w:pPr>
              <w:jc w:val="right"/>
            </w:pPr>
            <w:r>
              <w:rPr>
                <w:sz w:val="17"/>
                <w:szCs w:val="17"/>
              </w:rPr>
              <w:t>74,569</w:t>
            </w:r>
          </w:p>
        </w:tc>
        <w:tc>
          <w:tcPr>
            <w:tcW w:w="1460" w:type="dxa"/>
            <w:tcMar>
              <w:top w:w="40" w:type="dxa"/>
              <w:left w:w="80" w:type="dxa"/>
              <w:bottom w:w="40" w:type="dxa"/>
              <w:right w:w="80" w:type="dxa"/>
            </w:tcMar>
          </w:tcPr>
          <w:p w14:paraId="0C6A9518" w14:textId="77777777" w:rsidR="008D5B66" w:rsidRDefault="00E401A7">
            <w:r>
              <w:rPr>
                <w:sz w:val="17"/>
                <w:szCs w:val="17"/>
              </w:rPr>
              <w:t>Mass balance</w:t>
            </w:r>
          </w:p>
        </w:tc>
      </w:tr>
      <w:tr w:rsidR="008D5B66" w14:paraId="57D43AD7" w14:textId="77777777">
        <w:tc>
          <w:tcPr>
            <w:tcW w:w="700" w:type="dxa"/>
            <w:tcMar>
              <w:top w:w="40" w:type="dxa"/>
              <w:left w:w="80" w:type="dxa"/>
              <w:bottom w:w="40" w:type="dxa"/>
              <w:right w:w="80" w:type="dxa"/>
            </w:tcMar>
          </w:tcPr>
          <w:p w14:paraId="7659A470" w14:textId="77777777" w:rsidR="008D5B66" w:rsidRDefault="00E401A7">
            <w:pPr>
              <w:jc w:val="right"/>
            </w:pPr>
            <w:r>
              <w:rPr>
                <w:sz w:val="17"/>
                <w:szCs w:val="17"/>
              </w:rPr>
              <w:t>1979</w:t>
            </w:r>
          </w:p>
        </w:tc>
        <w:tc>
          <w:tcPr>
            <w:tcW w:w="1100" w:type="dxa"/>
            <w:tcMar>
              <w:top w:w="40" w:type="dxa"/>
              <w:left w:w="80" w:type="dxa"/>
              <w:bottom w:w="40" w:type="dxa"/>
              <w:right w:w="80" w:type="dxa"/>
            </w:tcMar>
          </w:tcPr>
          <w:p w14:paraId="68064369" w14:textId="77777777" w:rsidR="008D5B66" w:rsidRDefault="00E401A7">
            <w:pPr>
              <w:jc w:val="right"/>
            </w:pPr>
            <w:r>
              <w:rPr>
                <w:sz w:val="17"/>
                <w:szCs w:val="17"/>
              </w:rPr>
              <w:t>51,587</w:t>
            </w:r>
          </w:p>
        </w:tc>
        <w:tc>
          <w:tcPr>
            <w:tcW w:w="1400" w:type="dxa"/>
            <w:tcMar>
              <w:top w:w="40" w:type="dxa"/>
              <w:left w:w="80" w:type="dxa"/>
              <w:bottom w:w="40" w:type="dxa"/>
              <w:right w:w="80" w:type="dxa"/>
            </w:tcMar>
          </w:tcPr>
          <w:p w14:paraId="5355148B" w14:textId="77777777" w:rsidR="008D5B66" w:rsidRDefault="00E401A7">
            <w:r>
              <w:rPr>
                <w:sz w:val="17"/>
                <w:szCs w:val="17"/>
              </w:rPr>
              <w:t>Regression</w:t>
            </w:r>
          </w:p>
        </w:tc>
        <w:tc>
          <w:tcPr>
            <w:tcW w:w="1100" w:type="dxa"/>
            <w:tcMar>
              <w:top w:w="40" w:type="dxa"/>
              <w:left w:w="80" w:type="dxa"/>
              <w:bottom w:w="40" w:type="dxa"/>
              <w:right w:w="80" w:type="dxa"/>
            </w:tcMar>
          </w:tcPr>
          <w:p w14:paraId="02020CF0" w14:textId="77777777" w:rsidR="008D5B66" w:rsidRDefault="00E401A7">
            <w:pPr>
              <w:jc w:val="right"/>
            </w:pPr>
            <w:r>
              <w:rPr>
                <w:sz w:val="17"/>
                <w:szCs w:val="17"/>
              </w:rPr>
              <w:t>40,506</w:t>
            </w:r>
          </w:p>
        </w:tc>
        <w:tc>
          <w:tcPr>
            <w:tcW w:w="1400" w:type="dxa"/>
            <w:tcMar>
              <w:top w:w="40" w:type="dxa"/>
              <w:left w:w="80" w:type="dxa"/>
              <w:bottom w:w="40" w:type="dxa"/>
              <w:right w:w="80" w:type="dxa"/>
            </w:tcMar>
          </w:tcPr>
          <w:p w14:paraId="23B71101" w14:textId="77777777" w:rsidR="008D5B66" w:rsidRDefault="00E401A7">
            <w:r>
              <w:rPr>
                <w:sz w:val="17"/>
                <w:szCs w:val="17"/>
              </w:rPr>
              <w:t>Mass balance</w:t>
            </w:r>
          </w:p>
        </w:tc>
        <w:tc>
          <w:tcPr>
            <w:tcW w:w="1100" w:type="dxa"/>
            <w:tcMar>
              <w:top w:w="40" w:type="dxa"/>
              <w:left w:w="80" w:type="dxa"/>
              <w:bottom w:w="40" w:type="dxa"/>
              <w:right w:w="80" w:type="dxa"/>
            </w:tcMar>
          </w:tcPr>
          <w:p w14:paraId="41142796" w14:textId="77777777" w:rsidR="008D5B66" w:rsidRDefault="00E401A7">
            <w:pPr>
              <w:jc w:val="right"/>
            </w:pPr>
            <w:r>
              <w:rPr>
                <w:sz w:val="17"/>
                <w:szCs w:val="17"/>
              </w:rPr>
              <w:t>28,000</w:t>
            </w:r>
          </w:p>
        </w:tc>
        <w:tc>
          <w:tcPr>
            <w:tcW w:w="1100" w:type="dxa"/>
            <w:tcMar>
              <w:top w:w="40" w:type="dxa"/>
              <w:left w:w="80" w:type="dxa"/>
              <w:bottom w:w="40" w:type="dxa"/>
              <w:right w:w="80" w:type="dxa"/>
            </w:tcMar>
          </w:tcPr>
          <w:p w14:paraId="3D3F7644" w14:textId="77777777" w:rsidR="008D5B66" w:rsidRDefault="00E401A7">
            <w:pPr>
              <w:jc w:val="right"/>
            </w:pPr>
            <w:r>
              <w:rPr>
                <w:sz w:val="17"/>
                <w:szCs w:val="17"/>
              </w:rPr>
              <w:t>25,107</w:t>
            </w:r>
          </w:p>
        </w:tc>
        <w:tc>
          <w:tcPr>
            <w:tcW w:w="1460" w:type="dxa"/>
            <w:tcMar>
              <w:top w:w="40" w:type="dxa"/>
              <w:left w:w="80" w:type="dxa"/>
              <w:bottom w:w="40" w:type="dxa"/>
              <w:right w:w="80" w:type="dxa"/>
            </w:tcMar>
          </w:tcPr>
          <w:p w14:paraId="46A8E133" w14:textId="77777777" w:rsidR="008D5B66" w:rsidRDefault="00E401A7">
            <w:r>
              <w:rPr>
                <w:sz w:val="17"/>
                <w:szCs w:val="17"/>
              </w:rPr>
              <w:t>Mass balance</w:t>
            </w:r>
          </w:p>
        </w:tc>
      </w:tr>
      <w:tr w:rsidR="008D5B66" w14:paraId="1DD2DA74" w14:textId="77777777">
        <w:tc>
          <w:tcPr>
            <w:tcW w:w="700" w:type="dxa"/>
            <w:tcMar>
              <w:top w:w="40" w:type="dxa"/>
              <w:left w:w="80" w:type="dxa"/>
              <w:bottom w:w="40" w:type="dxa"/>
              <w:right w:w="80" w:type="dxa"/>
            </w:tcMar>
          </w:tcPr>
          <w:p w14:paraId="03E237BB" w14:textId="77777777" w:rsidR="008D5B66" w:rsidRDefault="00E401A7">
            <w:pPr>
              <w:jc w:val="right"/>
            </w:pPr>
            <w:r>
              <w:rPr>
                <w:sz w:val="17"/>
                <w:szCs w:val="17"/>
              </w:rPr>
              <w:t>1980</w:t>
            </w:r>
          </w:p>
        </w:tc>
        <w:tc>
          <w:tcPr>
            <w:tcW w:w="1100" w:type="dxa"/>
            <w:tcMar>
              <w:top w:w="40" w:type="dxa"/>
              <w:left w:w="80" w:type="dxa"/>
              <w:bottom w:w="40" w:type="dxa"/>
              <w:right w:w="80" w:type="dxa"/>
            </w:tcMar>
          </w:tcPr>
          <w:p w14:paraId="1880AA72" w14:textId="77777777" w:rsidR="008D5B66" w:rsidRDefault="00E401A7">
            <w:pPr>
              <w:jc w:val="right"/>
            </w:pPr>
            <w:r>
              <w:rPr>
                <w:sz w:val="17"/>
                <w:szCs w:val="17"/>
              </w:rPr>
              <w:t>101,895</w:t>
            </w:r>
          </w:p>
        </w:tc>
        <w:tc>
          <w:tcPr>
            <w:tcW w:w="1400" w:type="dxa"/>
            <w:tcMar>
              <w:top w:w="40" w:type="dxa"/>
              <w:left w:w="80" w:type="dxa"/>
              <w:bottom w:w="40" w:type="dxa"/>
              <w:right w:w="80" w:type="dxa"/>
            </w:tcMar>
          </w:tcPr>
          <w:p w14:paraId="1B17A305" w14:textId="77777777" w:rsidR="008D5B66" w:rsidRDefault="00E401A7">
            <w:r>
              <w:rPr>
                <w:sz w:val="17"/>
                <w:szCs w:val="17"/>
              </w:rPr>
              <w:t>Regression</w:t>
            </w:r>
          </w:p>
        </w:tc>
        <w:tc>
          <w:tcPr>
            <w:tcW w:w="1100" w:type="dxa"/>
            <w:tcMar>
              <w:top w:w="40" w:type="dxa"/>
              <w:left w:w="80" w:type="dxa"/>
              <w:bottom w:w="40" w:type="dxa"/>
              <w:right w:w="80" w:type="dxa"/>
            </w:tcMar>
          </w:tcPr>
          <w:p w14:paraId="74D5B4DB" w14:textId="77777777" w:rsidR="008D5B66" w:rsidRDefault="00E401A7">
            <w:pPr>
              <w:jc w:val="right"/>
            </w:pPr>
            <w:r>
              <w:rPr>
                <w:sz w:val="17"/>
                <w:szCs w:val="17"/>
              </w:rPr>
              <w:t>42,737</w:t>
            </w:r>
          </w:p>
        </w:tc>
        <w:tc>
          <w:tcPr>
            <w:tcW w:w="1400" w:type="dxa"/>
            <w:tcMar>
              <w:top w:w="40" w:type="dxa"/>
              <w:left w:w="80" w:type="dxa"/>
              <w:bottom w:w="40" w:type="dxa"/>
              <w:right w:w="80" w:type="dxa"/>
            </w:tcMar>
          </w:tcPr>
          <w:p w14:paraId="45881EAF" w14:textId="77777777" w:rsidR="008D5B66" w:rsidRDefault="00E401A7">
            <w:r>
              <w:rPr>
                <w:sz w:val="17"/>
                <w:szCs w:val="17"/>
              </w:rPr>
              <w:t>Mass balance</w:t>
            </w:r>
          </w:p>
        </w:tc>
        <w:tc>
          <w:tcPr>
            <w:tcW w:w="1100" w:type="dxa"/>
            <w:tcMar>
              <w:top w:w="40" w:type="dxa"/>
              <w:left w:w="80" w:type="dxa"/>
              <w:bottom w:w="40" w:type="dxa"/>
              <w:right w:w="80" w:type="dxa"/>
            </w:tcMar>
          </w:tcPr>
          <w:p w14:paraId="120DF36C" w14:textId="77777777" w:rsidR="008D5B66" w:rsidRDefault="00E401A7">
            <w:pPr>
              <w:jc w:val="right"/>
            </w:pPr>
            <w:r>
              <w:rPr>
                <w:sz w:val="17"/>
                <w:szCs w:val="17"/>
              </w:rPr>
              <w:t>37,116</w:t>
            </w:r>
          </w:p>
        </w:tc>
        <w:tc>
          <w:tcPr>
            <w:tcW w:w="1100" w:type="dxa"/>
            <w:tcMar>
              <w:top w:w="40" w:type="dxa"/>
              <w:left w:w="80" w:type="dxa"/>
              <w:bottom w:w="40" w:type="dxa"/>
              <w:right w:w="80" w:type="dxa"/>
            </w:tcMar>
          </w:tcPr>
          <w:p w14:paraId="3C403387" w14:textId="77777777" w:rsidR="008D5B66" w:rsidRDefault="00E401A7">
            <w:pPr>
              <w:jc w:val="right"/>
            </w:pPr>
            <w:r>
              <w:rPr>
                <w:sz w:val="17"/>
                <w:szCs w:val="17"/>
              </w:rPr>
              <w:t>32,514</w:t>
            </w:r>
          </w:p>
        </w:tc>
        <w:tc>
          <w:tcPr>
            <w:tcW w:w="1460" w:type="dxa"/>
            <w:tcMar>
              <w:top w:w="40" w:type="dxa"/>
              <w:left w:w="80" w:type="dxa"/>
              <w:bottom w:w="40" w:type="dxa"/>
              <w:right w:w="80" w:type="dxa"/>
            </w:tcMar>
          </w:tcPr>
          <w:p w14:paraId="06058BDA" w14:textId="77777777" w:rsidR="008D5B66" w:rsidRDefault="00E401A7">
            <w:r>
              <w:rPr>
                <w:sz w:val="17"/>
                <w:szCs w:val="17"/>
              </w:rPr>
              <w:t>Mass balance</w:t>
            </w:r>
          </w:p>
        </w:tc>
      </w:tr>
      <w:tr w:rsidR="008D5B66" w14:paraId="029DD185" w14:textId="77777777">
        <w:tc>
          <w:tcPr>
            <w:tcW w:w="700" w:type="dxa"/>
            <w:tcMar>
              <w:top w:w="40" w:type="dxa"/>
              <w:left w:w="80" w:type="dxa"/>
              <w:bottom w:w="40" w:type="dxa"/>
              <w:right w:w="80" w:type="dxa"/>
            </w:tcMar>
          </w:tcPr>
          <w:p w14:paraId="3D1346B8" w14:textId="77777777" w:rsidR="008D5B66" w:rsidRDefault="00E401A7">
            <w:pPr>
              <w:jc w:val="right"/>
            </w:pPr>
            <w:r>
              <w:rPr>
                <w:sz w:val="17"/>
                <w:szCs w:val="17"/>
              </w:rPr>
              <w:t>1981</w:t>
            </w:r>
          </w:p>
        </w:tc>
        <w:tc>
          <w:tcPr>
            <w:tcW w:w="1100" w:type="dxa"/>
            <w:tcMar>
              <w:top w:w="40" w:type="dxa"/>
              <w:left w:w="80" w:type="dxa"/>
              <w:bottom w:w="40" w:type="dxa"/>
              <w:right w:w="80" w:type="dxa"/>
            </w:tcMar>
          </w:tcPr>
          <w:p w14:paraId="278CCBA0" w14:textId="77777777" w:rsidR="008D5B66" w:rsidRDefault="00E401A7">
            <w:pPr>
              <w:jc w:val="right"/>
            </w:pPr>
            <w:r>
              <w:rPr>
                <w:sz w:val="17"/>
                <w:szCs w:val="17"/>
              </w:rPr>
              <w:t>88,345</w:t>
            </w:r>
          </w:p>
        </w:tc>
        <w:tc>
          <w:tcPr>
            <w:tcW w:w="1400" w:type="dxa"/>
            <w:tcMar>
              <w:top w:w="40" w:type="dxa"/>
              <w:left w:w="80" w:type="dxa"/>
              <w:bottom w:w="40" w:type="dxa"/>
              <w:right w:w="80" w:type="dxa"/>
            </w:tcMar>
          </w:tcPr>
          <w:p w14:paraId="5F6C773D" w14:textId="77777777" w:rsidR="008D5B66" w:rsidRDefault="00E401A7">
            <w:r>
              <w:rPr>
                <w:sz w:val="17"/>
                <w:szCs w:val="17"/>
              </w:rPr>
              <w:t>Regression</w:t>
            </w:r>
          </w:p>
        </w:tc>
        <w:tc>
          <w:tcPr>
            <w:tcW w:w="1100" w:type="dxa"/>
            <w:tcMar>
              <w:top w:w="40" w:type="dxa"/>
              <w:left w:w="80" w:type="dxa"/>
              <w:bottom w:w="40" w:type="dxa"/>
              <w:right w:w="80" w:type="dxa"/>
            </w:tcMar>
          </w:tcPr>
          <w:p w14:paraId="5F274F40" w14:textId="77777777" w:rsidR="008D5B66" w:rsidRDefault="00E401A7">
            <w:pPr>
              <w:jc w:val="right"/>
            </w:pPr>
            <w:r>
              <w:rPr>
                <w:sz w:val="17"/>
                <w:szCs w:val="17"/>
              </w:rPr>
              <w:t>86,532</w:t>
            </w:r>
          </w:p>
        </w:tc>
        <w:tc>
          <w:tcPr>
            <w:tcW w:w="1400" w:type="dxa"/>
            <w:tcMar>
              <w:top w:w="40" w:type="dxa"/>
              <w:left w:w="80" w:type="dxa"/>
              <w:bottom w:w="40" w:type="dxa"/>
              <w:right w:w="80" w:type="dxa"/>
            </w:tcMar>
          </w:tcPr>
          <w:p w14:paraId="02184044" w14:textId="77777777" w:rsidR="008D5B66" w:rsidRDefault="00E401A7">
            <w:r>
              <w:rPr>
                <w:sz w:val="17"/>
                <w:szCs w:val="17"/>
              </w:rPr>
              <w:t>Mass balance</w:t>
            </w:r>
          </w:p>
        </w:tc>
        <w:tc>
          <w:tcPr>
            <w:tcW w:w="1100" w:type="dxa"/>
            <w:tcMar>
              <w:top w:w="40" w:type="dxa"/>
              <w:left w:w="80" w:type="dxa"/>
              <w:bottom w:w="40" w:type="dxa"/>
              <w:right w:w="80" w:type="dxa"/>
            </w:tcMar>
          </w:tcPr>
          <w:p w14:paraId="77662766" w14:textId="77777777" w:rsidR="008D5B66" w:rsidRDefault="00E401A7">
            <w:pPr>
              <w:jc w:val="right"/>
            </w:pPr>
            <w:r>
              <w:rPr>
                <w:sz w:val="17"/>
                <w:szCs w:val="17"/>
              </w:rPr>
              <w:t>71,889</w:t>
            </w:r>
          </w:p>
        </w:tc>
        <w:tc>
          <w:tcPr>
            <w:tcW w:w="1100" w:type="dxa"/>
            <w:tcMar>
              <w:top w:w="40" w:type="dxa"/>
              <w:left w:w="80" w:type="dxa"/>
              <w:bottom w:w="40" w:type="dxa"/>
              <w:right w:w="80" w:type="dxa"/>
            </w:tcMar>
          </w:tcPr>
          <w:p w14:paraId="250264D3" w14:textId="77777777" w:rsidR="008D5B66" w:rsidRDefault="00E401A7">
            <w:pPr>
              <w:jc w:val="right"/>
            </w:pPr>
            <w:r>
              <w:rPr>
                <w:sz w:val="17"/>
                <w:szCs w:val="17"/>
              </w:rPr>
              <w:t>57,905</w:t>
            </w:r>
          </w:p>
        </w:tc>
        <w:tc>
          <w:tcPr>
            <w:tcW w:w="1460" w:type="dxa"/>
            <w:tcMar>
              <w:top w:w="40" w:type="dxa"/>
              <w:left w:w="80" w:type="dxa"/>
              <w:bottom w:w="40" w:type="dxa"/>
              <w:right w:w="80" w:type="dxa"/>
            </w:tcMar>
          </w:tcPr>
          <w:p w14:paraId="67E2CB4A" w14:textId="77777777" w:rsidR="008D5B66" w:rsidRDefault="00E401A7">
            <w:r>
              <w:rPr>
                <w:sz w:val="17"/>
                <w:szCs w:val="17"/>
              </w:rPr>
              <w:t>Mass balance</w:t>
            </w:r>
          </w:p>
        </w:tc>
      </w:tr>
      <w:tr w:rsidR="008D5B66" w14:paraId="5F566424" w14:textId="77777777">
        <w:tc>
          <w:tcPr>
            <w:tcW w:w="700" w:type="dxa"/>
            <w:tcMar>
              <w:top w:w="40" w:type="dxa"/>
              <w:left w:w="80" w:type="dxa"/>
              <w:bottom w:w="40" w:type="dxa"/>
              <w:right w:w="80" w:type="dxa"/>
            </w:tcMar>
          </w:tcPr>
          <w:p w14:paraId="7B7B838D" w14:textId="77777777" w:rsidR="008D5B66" w:rsidRDefault="00E401A7">
            <w:pPr>
              <w:jc w:val="right"/>
            </w:pPr>
            <w:r>
              <w:rPr>
                <w:sz w:val="17"/>
                <w:szCs w:val="17"/>
              </w:rPr>
              <w:t>1982</w:t>
            </w:r>
          </w:p>
        </w:tc>
        <w:tc>
          <w:tcPr>
            <w:tcW w:w="1100" w:type="dxa"/>
            <w:tcMar>
              <w:top w:w="40" w:type="dxa"/>
              <w:left w:w="80" w:type="dxa"/>
              <w:bottom w:w="40" w:type="dxa"/>
              <w:right w:w="80" w:type="dxa"/>
            </w:tcMar>
          </w:tcPr>
          <w:p w14:paraId="4C72A6D2" w14:textId="77777777" w:rsidR="008D5B66" w:rsidRDefault="00E401A7">
            <w:pPr>
              <w:jc w:val="right"/>
            </w:pPr>
            <w:r>
              <w:rPr>
                <w:sz w:val="17"/>
                <w:szCs w:val="17"/>
              </w:rPr>
              <w:t>84,883</w:t>
            </w:r>
          </w:p>
        </w:tc>
        <w:tc>
          <w:tcPr>
            <w:tcW w:w="1400" w:type="dxa"/>
            <w:tcMar>
              <w:top w:w="40" w:type="dxa"/>
              <w:left w:w="80" w:type="dxa"/>
              <w:bottom w:w="40" w:type="dxa"/>
              <w:right w:w="80" w:type="dxa"/>
            </w:tcMar>
          </w:tcPr>
          <w:p w14:paraId="657694BD" w14:textId="77777777" w:rsidR="008D5B66" w:rsidRDefault="00E401A7">
            <w:r>
              <w:rPr>
                <w:sz w:val="17"/>
                <w:szCs w:val="17"/>
              </w:rPr>
              <w:t>Regression</w:t>
            </w:r>
          </w:p>
        </w:tc>
        <w:tc>
          <w:tcPr>
            <w:tcW w:w="1100" w:type="dxa"/>
            <w:tcMar>
              <w:top w:w="40" w:type="dxa"/>
              <w:left w:w="80" w:type="dxa"/>
              <w:bottom w:w="40" w:type="dxa"/>
              <w:right w:w="80" w:type="dxa"/>
            </w:tcMar>
          </w:tcPr>
          <w:p w14:paraId="1134F752" w14:textId="77777777" w:rsidR="008D5B66" w:rsidRDefault="00E401A7">
            <w:pPr>
              <w:jc w:val="right"/>
            </w:pPr>
            <w:r>
              <w:rPr>
                <w:sz w:val="17"/>
                <w:szCs w:val="17"/>
              </w:rPr>
              <w:t>77,900</w:t>
            </w:r>
          </w:p>
        </w:tc>
        <w:tc>
          <w:tcPr>
            <w:tcW w:w="1400" w:type="dxa"/>
            <w:tcMar>
              <w:top w:w="40" w:type="dxa"/>
              <w:left w:w="80" w:type="dxa"/>
              <w:bottom w:w="40" w:type="dxa"/>
              <w:right w:w="80" w:type="dxa"/>
            </w:tcMar>
          </w:tcPr>
          <w:p w14:paraId="3800C467" w14:textId="77777777" w:rsidR="008D5B66" w:rsidRDefault="00E401A7">
            <w:r>
              <w:rPr>
                <w:sz w:val="17"/>
                <w:szCs w:val="17"/>
              </w:rPr>
              <w:t>Mass balance</w:t>
            </w:r>
          </w:p>
        </w:tc>
        <w:tc>
          <w:tcPr>
            <w:tcW w:w="1100" w:type="dxa"/>
            <w:tcMar>
              <w:top w:w="40" w:type="dxa"/>
              <w:left w:w="80" w:type="dxa"/>
              <w:bottom w:w="40" w:type="dxa"/>
              <w:right w:w="80" w:type="dxa"/>
            </w:tcMar>
          </w:tcPr>
          <w:p w14:paraId="107B856D" w14:textId="77777777" w:rsidR="008D5B66" w:rsidRDefault="00E401A7">
            <w:pPr>
              <w:jc w:val="right"/>
            </w:pPr>
            <w:r>
              <w:rPr>
                <w:sz w:val="17"/>
                <w:szCs w:val="17"/>
              </w:rPr>
              <w:t>62,871</w:t>
            </w:r>
          </w:p>
        </w:tc>
        <w:tc>
          <w:tcPr>
            <w:tcW w:w="1100" w:type="dxa"/>
            <w:tcMar>
              <w:top w:w="40" w:type="dxa"/>
              <w:left w:w="80" w:type="dxa"/>
              <w:bottom w:w="40" w:type="dxa"/>
              <w:right w:w="80" w:type="dxa"/>
            </w:tcMar>
          </w:tcPr>
          <w:p w14:paraId="6DBA708D" w14:textId="77777777" w:rsidR="008D5B66" w:rsidRDefault="00E401A7">
            <w:pPr>
              <w:jc w:val="right"/>
            </w:pPr>
            <w:r>
              <w:rPr>
                <w:sz w:val="17"/>
                <w:szCs w:val="17"/>
              </w:rPr>
              <w:t>60,342</w:t>
            </w:r>
          </w:p>
        </w:tc>
        <w:tc>
          <w:tcPr>
            <w:tcW w:w="1460" w:type="dxa"/>
            <w:tcMar>
              <w:top w:w="40" w:type="dxa"/>
              <w:left w:w="80" w:type="dxa"/>
              <w:bottom w:w="40" w:type="dxa"/>
              <w:right w:w="80" w:type="dxa"/>
            </w:tcMar>
          </w:tcPr>
          <w:p w14:paraId="247CB5C7" w14:textId="77777777" w:rsidR="008D5B66" w:rsidRDefault="00E401A7">
            <w:r>
              <w:rPr>
                <w:sz w:val="17"/>
                <w:szCs w:val="17"/>
              </w:rPr>
              <w:t>Mass balance</w:t>
            </w:r>
          </w:p>
        </w:tc>
      </w:tr>
      <w:tr w:rsidR="008D5B66" w14:paraId="47525F1E" w14:textId="77777777">
        <w:tc>
          <w:tcPr>
            <w:tcW w:w="700" w:type="dxa"/>
            <w:tcMar>
              <w:top w:w="40" w:type="dxa"/>
              <w:left w:w="80" w:type="dxa"/>
              <w:bottom w:w="40" w:type="dxa"/>
              <w:right w:w="80" w:type="dxa"/>
            </w:tcMar>
          </w:tcPr>
          <w:p w14:paraId="104C928C" w14:textId="77777777" w:rsidR="008D5B66" w:rsidRDefault="00E401A7">
            <w:pPr>
              <w:jc w:val="right"/>
            </w:pPr>
            <w:r>
              <w:rPr>
                <w:sz w:val="17"/>
                <w:szCs w:val="17"/>
              </w:rPr>
              <w:t>1983</w:t>
            </w:r>
          </w:p>
        </w:tc>
        <w:tc>
          <w:tcPr>
            <w:tcW w:w="1100" w:type="dxa"/>
            <w:tcMar>
              <w:top w:w="40" w:type="dxa"/>
              <w:left w:w="80" w:type="dxa"/>
              <w:bottom w:w="40" w:type="dxa"/>
              <w:right w:w="80" w:type="dxa"/>
            </w:tcMar>
          </w:tcPr>
          <w:p w14:paraId="649EB3B0" w14:textId="77777777" w:rsidR="008D5B66" w:rsidRDefault="00E401A7">
            <w:pPr>
              <w:jc w:val="right"/>
            </w:pPr>
            <w:r>
              <w:rPr>
                <w:sz w:val="17"/>
                <w:szCs w:val="17"/>
              </w:rPr>
              <w:t>82,466</w:t>
            </w:r>
          </w:p>
        </w:tc>
        <w:tc>
          <w:tcPr>
            <w:tcW w:w="1400" w:type="dxa"/>
            <w:tcMar>
              <w:top w:w="40" w:type="dxa"/>
              <w:left w:w="80" w:type="dxa"/>
              <w:bottom w:w="40" w:type="dxa"/>
              <w:right w:w="80" w:type="dxa"/>
            </w:tcMar>
          </w:tcPr>
          <w:p w14:paraId="376054EF" w14:textId="77777777" w:rsidR="008D5B66" w:rsidRDefault="00E401A7">
            <w:r>
              <w:rPr>
                <w:sz w:val="17"/>
                <w:szCs w:val="17"/>
              </w:rPr>
              <w:t>Regression</w:t>
            </w:r>
          </w:p>
        </w:tc>
        <w:tc>
          <w:tcPr>
            <w:tcW w:w="1100" w:type="dxa"/>
            <w:tcMar>
              <w:top w:w="40" w:type="dxa"/>
              <w:left w:w="80" w:type="dxa"/>
              <w:bottom w:w="40" w:type="dxa"/>
              <w:right w:w="80" w:type="dxa"/>
            </w:tcMar>
          </w:tcPr>
          <w:p w14:paraId="05A7212E" w14:textId="77777777" w:rsidR="008D5B66" w:rsidRDefault="00E401A7">
            <w:pPr>
              <w:jc w:val="right"/>
            </w:pPr>
            <w:r>
              <w:rPr>
                <w:sz w:val="17"/>
                <w:szCs w:val="17"/>
              </w:rPr>
              <w:t>72,298</w:t>
            </w:r>
          </w:p>
        </w:tc>
        <w:tc>
          <w:tcPr>
            <w:tcW w:w="1400" w:type="dxa"/>
            <w:tcMar>
              <w:top w:w="40" w:type="dxa"/>
              <w:left w:w="80" w:type="dxa"/>
              <w:bottom w:w="40" w:type="dxa"/>
              <w:right w:w="80" w:type="dxa"/>
            </w:tcMar>
          </w:tcPr>
          <w:p w14:paraId="77B098B5" w14:textId="77777777" w:rsidR="008D5B66" w:rsidRDefault="00E401A7">
            <w:r>
              <w:rPr>
                <w:sz w:val="17"/>
                <w:szCs w:val="17"/>
              </w:rPr>
              <w:t>Mass balance</w:t>
            </w:r>
          </w:p>
        </w:tc>
        <w:tc>
          <w:tcPr>
            <w:tcW w:w="1100" w:type="dxa"/>
            <w:tcMar>
              <w:top w:w="40" w:type="dxa"/>
              <w:left w:w="80" w:type="dxa"/>
              <w:bottom w:w="40" w:type="dxa"/>
              <w:right w:w="80" w:type="dxa"/>
            </w:tcMar>
          </w:tcPr>
          <w:p w14:paraId="4CDF3E08" w14:textId="77777777" w:rsidR="008D5B66" w:rsidRDefault="00E401A7">
            <w:pPr>
              <w:jc w:val="right"/>
            </w:pPr>
            <w:r>
              <w:rPr>
                <w:sz w:val="17"/>
                <w:szCs w:val="17"/>
              </w:rPr>
              <w:t>55,966</w:t>
            </w:r>
          </w:p>
        </w:tc>
        <w:tc>
          <w:tcPr>
            <w:tcW w:w="1100" w:type="dxa"/>
            <w:tcMar>
              <w:top w:w="40" w:type="dxa"/>
              <w:left w:w="80" w:type="dxa"/>
              <w:bottom w:w="40" w:type="dxa"/>
              <w:right w:w="80" w:type="dxa"/>
            </w:tcMar>
          </w:tcPr>
          <w:p w14:paraId="2B5B9080" w14:textId="77777777" w:rsidR="008D5B66" w:rsidRDefault="00E401A7">
            <w:pPr>
              <w:jc w:val="right"/>
            </w:pPr>
            <w:r>
              <w:rPr>
                <w:sz w:val="17"/>
                <w:szCs w:val="17"/>
              </w:rPr>
              <w:t>52,485</w:t>
            </w:r>
          </w:p>
        </w:tc>
        <w:tc>
          <w:tcPr>
            <w:tcW w:w="1460" w:type="dxa"/>
            <w:tcMar>
              <w:top w:w="40" w:type="dxa"/>
              <w:left w:w="80" w:type="dxa"/>
              <w:bottom w:w="40" w:type="dxa"/>
              <w:right w:w="80" w:type="dxa"/>
            </w:tcMar>
          </w:tcPr>
          <w:p w14:paraId="72C33EF0" w14:textId="77777777" w:rsidR="008D5B66" w:rsidRDefault="00E401A7">
            <w:r>
              <w:rPr>
                <w:sz w:val="17"/>
                <w:szCs w:val="17"/>
              </w:rPr>
              <w:t>Mass balance</w:t>
            </w:r>
          </w:p>
        </w:tc>
      </w:tr>
      <w:tr w:rsidR="008D5B66" w14:paraId="2FA3243D" w14:textId="77777777">
        <w:tc>
          <w:tcPr>
            <w:tcW w:w="700" w:type="dxa"/>
            <w:tcMar>
              <w:top w:w="40" w:type="dxa"/>
              <w:left w:w="80" w:type="dxa"/>
              <w:bottom w:w="40" w:type="dxa"/>
              <w:right w:w="80" w:type="dxa"/>
            </w:tcMar>
          </w:tcPr>
          <w:p w14:paraId="3E17EB53" w14:textId="77777777" w:rsidR="008D5B66" w:rsidRDefault="00E401A7">
            <w:pPr>
              <w:jc w:val="right"/>
            </w:pPr>
            <w:r>
              <w:rPr>
                <w:sz w:val="17"/>
                <w:szCs w:val="17"/>
              </w:rPr>
              <w:t>1984</w:t>
            </w:r>
          </w:p>
        </w:tc>
        <w:tc>
          <w:tcPr>
            <w:tcW w:w="1100" w:type="dxa"/>
            <w:tcMar>
              <w:top w:w="40" w:type="dxa"/>
              <w:left w:w="80" w:type="dxa"/>
              <w:bottom w:w="40" w:type="dxa"/>
              <w:right w:w="80" w:type="dxa"/>
            </w:tcMar>
          </w:tcPr>
          <w:p w14:paraId="36AB986F" w14:textId="77777777" w:rsidR="008D5B66" w:rsidRDefault="00E401A7">
            <w:pPr>
              <w:jc w:val="right"/>
            </w:pPr>
            <w:r>
              <w:rPr>
                <w:sz w:val="17"/>
                <w:szCs w:val="17"/>
              </w:rPr>
              <w:t>57,352</w:t>
            </w:r>
          </w:p>
        </w:tc>
        <w:tc>
          <w:tcPr>
            <w:tcW w:w="1400" w:type="dxa"/>
            <w:tcMar>
              <w:top w:w="40" w:type="dxa"/>
              <w:left w:w="80" w:type="dxa"/>
              <w:bottom w:w="40" w:type="dxa"/>
              <w:right w:w="80" w:type="dxa"/>
            </w:tcMar>
          </w:tcPr>
          <w:p w14:paraId="7003A686" w14:textId="77777777" w:rsidR="008D5B66" w:rsidRDefault="00E401A7">
            <w:r>
              <w:rPr>
                <w:sz w:val="17"/>
                <w:szCs w:val="17"/>
              </w:rPr>
              <w:t>Regression</w:t>
            </w:r>
          </w:p>
        </w:tc>
        <w:tc>
          <w:tcPr>
            <w:tcW w:w="1100" w:type="dxa"/>
            <w:tcMar>
              <w:top w:w="40" w:type="dxa"/>
              <w:left w:w="80" w:type="dxa"/>
              <w:bottom w:w="40" w:type="dxa"/>
              <w:right w:w="80" w:type="dxa"/>
            </w:tcMar>
          </w:tcPr>
          <w:p w14:paraId="57185877" w14:textId="77777777" w:rsidR="008D5B66" w:rsidRDefault="00E401A7">
            <w:pPr>
              <w:jc w:val="right"/>
            </w:pPr>
            <w:r>
              <w:rPr>
                <w:sz w:val="17"/>
                <w:szCs w:val="17"/>
              </w:rPr>
              <w:t>57,352</w:t>
            </w:r>
          </w:p>
        </w:tc>
        <w:tc>
          <w:tcPr>
            <w:tcW w:w="1400" w:type="dxa"/>
            <w:tcMar>
              <w:top w:w="40" w:type="dxa"/>
              <w:left w:w="80" w:type="dxa"/>
              <w:bottom w:w="40" w:type="dxa"/>
              <w:right w:w="80" w:type="dxa"/>
            </w:tcMar>
          </w:tcPr>
          <w:p w14:paraId="5C06BBC0" w14:textId="77777777" w:rsidR="008D5B66" w:rsidRDefault="00E401A7">
            <w:r>
              <w:rPr>
                <w:sz w:val="17"/>
                <w:szCs w:val="17"/>
              </w:rPr>
              <w:t>Mass balance</w:t>
            </w:r>
          </w:p>
        </w:tc>
        <w:tc>
          <w:tcPr>
            <w:tcW w:w="1100" w:type="dxa"/>
            <w:tcMar>
              <w:top w:w="40" w:type="dxa"/>
              <w:left w:w="80" w:type="dxa"/>
              <w:bottom w:w="40" w:type="dxa"/>
              <w:right w:w="80" w:type="dxa"/>
            </w:tcMar>
          </w:tcPr>
          <w:p w14:paraId="095D8B85" w14:textId="77777777" w:rsidR="008D5B66" w:rsidRDefault="00E401A7">
            <w:pPr>
              <w:jc w:val="right"/>
            </w:pPr>
            <w:r>
              <w:rPr>
                <w:sz w:val="17"/>
                <w:szCs w:val="17"/>
              </w:rPr>
              <w:t>46,702</w:t>
            </w:r>
          </w:p>
        </w:tc>
        <w:tc>
          <w:tcPr>
            <w:tcW w:w="1100" w:type="dxa"/>
            <w:tcMar>
              <w:top w:w="40" w:type="dxa"/>
              <w:left w:w="80" w:type="dxa"/>
              <w:bottom w:w="40" w:type="dxa"/>
              <w:right w:w="80" w:type="dxa"/>
            </w:tcMar>
          </w:tcPr>
          <w:p w14:paraId="64BE2DD4" w14:textId="77777777" w:rsidR="008D5B66" w:rsidRDefault="00E401A7">
            <w:pPr>
              <w:jc w:val="right"/>
            </w:pPr>
            <w:r>
              <w:rPr>
                <w:sz w:val="17"/>
                <w:szCs w:val="17"/>
              </w:rPr>
              <w:t>38,367</w:t>
            </w:r>
          </w:p>
        </w:tc>
        <w:tc>
          <w:tcPr>
            <w:tcW w:w="1460" w:type="dxa"/>
            <w:tcMar>
              <w:top w:w="40" w:type="dxa"/>
              <w:left w:w="80" w:type="dxa"/>
              <w:bottom w:w="40" w:type="dxa"/>
              <w:right w:w="80" w:type="dxa"/>
            </w:tcMar>
          </w:tcPr>
          <w:p w14:paraId="6EF106EA" w14:textId="77777777" w:rsidR="008D5B66" w:rsidRDefault="00E401A7">
            <w:r>
              <w:rPr>
                <w:sz w:val="17"/>
                <w:szCs w:val="17"/>
              </w:rPr>
              <w:t>Mass balance</w:t>
            </w:r>
          </w:p>
        </w:tc>
      </w:tr>
      <w:tr w:rsidR="008D5B66" w14:paraId="32BFECE6" w14:textId="77777777">
        <w:tc>
          <w:tcPr>
            <w:tcW w:w="700" w:type="dxa"/>
            <w:tcMar>
              <w:top w:w="40" w:type="dxa"/>
              <w:left w:w="80" w:type="dxa"/>
              <w:bottom w:w="40" w:type="dxa"/>
              <w:right w:w="80" w:type="dxa"/>
            </w:tcMar>
          </w:tcPr>
          <w:p w14:paraId="20B1FAEC" w14:textId="77777777" w:rsidR="008D5B66" w:rsidRDefault="00E401A7">
            <w:pPr>
              <w:jc w:val="right"/>
            </w:pPr>
            <w:r>
              <w:rPr>
                <w:sz w:val="17"/>
                <w:szCs w:val="17"/>
              </w:rPr>
              <w:t>1985</w:t>
            </w:r>
          </w:p>
        </w:tc>
        <w:tc>
          <w:tcPr>
            <w:tcW w:w="1100" w:type="dxa"/>
            <w:tcMar>
              <w:top w:w="40" w:type="dxa"/>
              <w:left w:w="80" w:type="dxa"/>
              <w:bottom w:w="40" w:type="dxa"/>
              <w:right w:w="80" w:type="dxa"/>
            </w:tcMar>
          </w:tcPr>
          <w:p w14:paraId="66F40381" w14:textId="77777777" w:rsidR="008D5B66" w:rsidRDefault="00E401A7">
            <w:pPr>
              <w:jc w:val="right"/>
            </w:pPr>
            <w:r>
              <w:rPr>
                <w:sz w:val="17"/>
                <w:szCs w:val="17"/>
              </w:rPr>
              <w:t>33,098</w:t>
            </w:r>
          </w:p>
        </w:tc>
        <w:tc>
          <w:tcPr>
            <w:tcW w:w="1400" w:type="dxa"/>
            <w:tcMar>
              <w:top w:w="40" w:type="dxa"/>
              <w:left w:w="80" w:type="dxa"/>
              <w:bottom w:w="40" w:type="dxa"/>
              <w:right w:w="80" w:type="dxa"/>
            </w:tcMar>
          </w:tcPr>
          <w:p w14:paraId="3A37488D" w14:textId="77777777" w:rsidR="008D5B66" w:rsidRDefault="00E401A7">
            <w:r>
              <w:rPr>
                <w:sz w:val="17"/>
                <w:szCs w:val="17"/>
              </w:rPr>
              <w:t>Regression</w:t>
            </w:r>
          </w:p>
        </w:tc>
        <w:tc>
          <w:tcPr>
            <w:tcW w:w="1100" w:type="dxa"/>
            <w:tcMar>
              <w:top w:w="40" w:type="dxa"/>
              <w:left w:w="80" w:type="dxa"/>
              <w:bottom w:w="40" w:type="dxa"/>
              <w:right w:w="80" w:type="dxa"/>
            </w:tcMar>
          </w:tcPr>
          <w:p w14:paraId="75E71725" w14:textId="77777777" w:rsidR="008D5B66" w:rsidRDefault="00E401A7">
            <w:pPr>
              <w:jc w:val="right"/>
            </w:pPr>
            <w:r>
              <w:rPr>
                <w:sz w:val="17"/>
                <w:szCs w:val="17"/>
              </w:rPr>
              <w:t>33,098</w:t>
            </w:r>
          </w:p>
        </w:tc>
        <w:tc>
          <w:tcPr>
            <w:tcW w:w="1400" w:type="dxa"/>
            <w:tcMar>
              <w:top w:w="40" w:type="dxa"/>
              <w:left w:w="80" w:type="dxa"/>
              <w:bottom w:w="40" w:type="dxa"/>
              <w:right w:w="80" w:type="dxa"/>
            </w:tcMar>
          </w:tcPr>
          <w:p w14:paraId="3D6FE30C" w14:textId="77777777" w:rsidR="008D5B66" w:rsidRDefault="00E401A7">
            <w:r>
              <w:rPr>
                <w:sz w:val="17"/>
                <w:szCs w:val="17"/>
              </w:rPr>
              <w:t>Mass balance</w:t>
            </w:r>
          </w:p>
        </w:tc>
        <w:tc>
          <w:tcPr>
            <w:tcW w:w="1100" w:type="dxa"/>
            <w:tcMar>
              <w:top w:w="40" w:type="dxa"/>
              <w:left w:w="80" w:type="dxa"/>
              <w:bottom w:w="40" w:type="dxa"/>
              <w:right w:w="80" w:type="dxa"/>
            </w:tcMar>
          </w:tcPr>
          <w:p w14:paraId="08661FE6" w14:textId="77777777" w:rsidR="008D5B66" w:rsidRDefault="00E401A7">
            <w:pPr>
              <w:jc w:val="right"/>
            </w:pPr>
            <w:r>
              <w:rPr>
                <w:sz w:val="17"/>
                <w:szCs w:val="17"/>
              </w:rPr>
              <w:t>28,765</w:t>
            </w:r>
          </w:p>
        </w:tc>
        <w:tc>
          <w:tcPr>
            <w:tcW w:w="1100" w:type="dxa"/>
            <w:tcMar>
              <w:top w:w="40" w:type="dxa"/>
              <w:left w:w="80" w:type="dxa"/>
              <w:bottom w:w="40" w:type="dxa"/>
              <w:right w:w="80" w:type="dxa"/>
            </w:tcMar>
          </w:tcPr>
          <w:p w14:paraId="50E27A8B" w14:textId="77777777" w:rsidR="008D5B66" w:rsidRDefault="00E401A7">
            <w:pPr>
              <w:jc w:val="right"/>
            </w:pPr>
            <w:r>
              <w:rPr>
                <w:sz w:val="17"/>
                <w:szCs w:val="17"/>
              </w:rPr>
              <w:t>23,969</w:t>
            </w:r>
          </w:p>
        </w:tc>
        <w:tc>
          <w:tcPr>
            <w:tcW w:w="1460" w:type="dxa"/>
            <w:tcMar>
              <w:top w:w="40" w:type="dxa"/>
              <w:left w:w="80" w:type="dxa"/>
              <w:bottom w:w="40" w:type="dxa"/>
              <w:right w:w="80" w:type="dxa"/>
            </w:tcMar>
          </w:tcPr>
          <w:p w14:paraId="1B8404FC" w14:textId="77777777" w:rsidR="008D5B66" w:rsidRDefault="00E401A7">
            <w:r>
              <w:rPr>
                <w:sz w:val="17"/>
                <w:szCs w:val="17"/>
              </w:rPr>
              <w:t>Mass balance</w:t>
            </w:r>
          </w:p>
        </w:tc>
      </w:tr>
      <w:tr w:rsidR="008D5B66" w14:paraId="1D9B7E5D" w14:textId="77777777">
        <w:tc>
          <w:tcPr>
            <w:tcW w:w="700" w:type="dxa"/>
            <w:tcMar>
              <w:top w:w="40" w:type="dxa"/>
              <w:left w:w="80" w:type="dxa"/>
              <w:bottom w:w="40" w:type="dxa"/>
              <w:right w:w="80" w:type="dxa"/>
            </w:tcMar>
          </w:tcPr>
          <w:p w14:paraId="07EFF39F" w14:textId="77777777" w:rsidR="008D5B66" w:rsidRDefault="00E401A7">
            <w:pPr>
              <w:jc w:val="right"/>
            </w:pPr>
            <w:r>
              <w:rPr>
                <w:sz w:val="17"/>
                <w:szCs w:val="17"/>
              </w:rPr>
              <w:t>1986</w:t>
            </w:r>
          </w:p>
        </w:tc>
        <w:tc>
          <w:tcPr>
            <w:tcW w:w="1100" w:type="dxa"/>
            <w:tcMar>
              <w:top w:w="40" w:type="dxa"/>
              <w:left w:w="80" w:type="dxa"/>
              <w:bottom w:w="40" w:type="dxa"/>
              <w:right w:w="80" w:type="dxa"/>
            </w:tcMar>
          </w:tcPr>
          <w:p w14:paraId="1B61D9DB" w14:textId="77777777" w:rsidR="008D5B66" w:rsidRDefault="00E401A7">
            <w:pPr>
              <w:jc w:val="right"/>
            </w:pPr>
            <w:r>
              <w:rPr>
                <w:sz w:val="17"/>
                <w:szCs w:val="17"/>
              </w:rPr>
              <w:t>95,135</w:t>
            </w:r>
          </w:p>
        </w:tc>
        <w:tc>
          <w:tcPr>
            <w:tcW w:w="1400" w:type="dxa"/>
            <w:tcMar>
              <w:top w:w="40" w:type="dxa"/>
              <w:left w:w="80" w:type="dxa"/>
              <w:bottom w:w="40" w:type="dxa"/>
              <w:right w:w="80" w:type="dxa"/>
            </w:tcMar>
          </w:tcPr>
          <w:p w14:paraId="13EF57CA" w14:textId="77777777" w:rsidR="008D5B66" w:rsidRDefault="00E401A7">
            <w:r>
              <w:rPr>
                <w:sz w:val="17"/>
                <w:szCs w:val="17"/>
              </w:rPr>
              <w:t>Regression</w:t>
            </w:r>
          </w:p>
        </w:tc>
        <w:tc>
          <w:tcPr>
            <w:tcW w:w="1100" w:type="dxa"/>
            <w:tcMar>
              <w:top w:w="40" w:type="dxa"/>
              <w:left w:w="80" w:type="dxa"/>
              <w:bottom w:w="40" w:type="dxa"/>
              <w:right w:w="80" w:type="dxa"/>
            </w:tcMar>
          </w:tcPr>
          <w:p w14:paraId="6007A0D2" w14:textId="77777777" w:rsidR="008D5B66" w:rsidRDefault="00E401A7">
            <w:pPr>
              <w:jc w:val="right"/>
            </w:pPr>
            <w:r>
              <w:rPr>
                <w:sz w:val="17"/>
                <w:szCs w:val="17"/>
              </w:rPr>
              <w:t>83,652</w:t>
            </w:r>
          </w:p>
        </w:tc>
        <w:tc>
          <w:tcPr>
            <w:tcW w:w="1400" w:type="dxa"/>
            <w:tcMar>
              <w:top w:w="40" w:type="dxa"/>
              <w:left w:w="80" w:type="dxa"/>
              <w:bottom w:w="40" w:type="dxa"/>
              <w:right w:w="80" w:type="dxa"/>
            </w:tcMar>
          </w:tcPr>
          <w:p w14:paraId="1FB17A39" w14:textId="77777777" w:rsidR="008D5B66" w:rsidRDefault="00E401A7">
            <w:r>
              <w:rPr>
                <w:sz w:val="17"/>
                <w:szCs w:val="17"/>
              </w:rPr>
              <w:t>Mass balance</w:t>
            </w:r>
          </w:p>
        </w:tc>
        <w:tc>
          <w:tcPr>
            <w:tcW w:w="1100" w:type="dxa"/>
            <w:tcMar>
              <w:top w:w="40" w:type="dxa"/>
              <w:left w:w="80" w:type="dxa"/>
              <w:bottom w:w="40" w:type="dxa"/>
              <w:right w:w="80" w:type="dxa"/>
            </w:tcMar>
          </w:tcPr>
          <w:p w14:paraId="76AA9FB1" w14:textId="77777777" w:rsidR="008D5B66" w:rsidRDefault="00E401A7">
            <w:pPr>
              <w:jc w:val="right"/>
            </w:pPr>
            <w:r>
              <w:rPr>
                <w:sz w:val="17"/>
                <w:szCs w:val="17"/>
              </w:rPr>
              <w:t>62,163</w:t>
            </w:r>
          </w:p>
        </w:tc>
        <w:tc>
          <w:tcPr>
            <w:tcW w:w="1100" w:type="dxa"/>
            <w:tcMar>
              <w:top w:w="40" w:type="dxa"/>
              <w:left w:w="80" w:type="dxa"/>
              <w:bottom w:w="40" w:type="dxa"/>
              <w:right w:w="80" w:type="dxa"/>
            </w:tcMar>
          </w:tcPr>
          <w:p w14:paraId="0ABD31FB" w14:textId="77777777" w:rsidR="008D5B66" w:rsidRDefault="00E401A7">
            <w:pPr>
              <w:jc w:val="right"/>
            </w:pPr>
            <w:r>
              <w:rPr>
                <w:sz w:val="17"/>
                <w:szCs w:val="17"/>
              </w:rPr>
              <w:t>52,287</w:t>
            </w:r>
          </w:p>
        </w:tc>
        <w:tc>
          <w:tcPr>
            <w:tcW w:w="1460" w:type="dxa"/>
            <w:tcMar>
              <w:top w:w="40" w:type="dxa"/>
              <w:left w:w="80" w:type="dxa"/>
              <w:bottom w:w="40" w:type="dxa"/>
              <w:right w:w="80" w:type="dxa"/>
            </w:tcMar>
          </w:tcPr>
          <w:p w14:paraId="17331439" w14:textId="77777777" w:rsidR="008D5B66" w:rsidRDefault="00E401A7">
            <w:r>
              <w:rPr>
                <w:sz w:val="17"/>
                <w:szCs w:val="17"/>
              </w:rPr>
              <w:t>Mass balance</w:t>
            </w:r>
          </w:p>
        </w:tc>
      </w:tr>
      <w:tr w:rsidR="008D5B66" w14:paraId="4463D4AB" w14:textId="77777777">
        <w:tc>
          <w:tcPr>
            <w:tcW w:w="700" w:type="dxa"/>
            <w:tcMar>
              <w:top w:w="40" w:type="dxa"/>
              <w:left w:w="80" w:type="dxa"/>
              <w:bottom w:w="40" w:type="dxa"/>
              <w:right w:w="80" w:type="dxa"/>
            </w:tcMar>
          </w:tcPr>
          <w:p w14:paraId="714B7D57" w14:textId="77777777" w:rsidR="008D5B66" w:rsidRDefault="00E401A7">
            <w:pPr>
              <w:jc w:val="right"/>
            </w:pPr>
            <w:r>
              <w:rPr>
                <w:sz w:val="17"/>
                <w:szCs w:val="17"/>
              </w:rPr>
              <w:t>1987</w:t>
            </w:r>
          </w:p>
        </w:tc>
        <w:tc>
          <w:tcPr>
            <w:tcW w:w="1100" w:type="dxa"/>
            <w:tcMar>
              <w:top w:w="40" w:type="dxa"/>
              <w:left w:w="80" w:type="dxa"/>
              <w:bottom w:w="40" w:type="dxa"/>
              <w:right w:w="80" w:type="dxa"/>
            </w:tcMar>
          </w:tcPr>
          <w:p w14:paraId="78145E59" w14:textId="77777777" w:rsidR="008D5B66" w:rsidRDefault="00E401A7">
            <w:pPr>
              <w:jc w:val="right"/>
            </w:pPr>
            <w:r>
              <w:rPr>
                <w:sz w:val="17"/>
                <w:szCs w:val="17"/>
              </w:rPr>
              <w:t>103,298</w:t>
            </w:r>
          </w:p>
        </w:tc>
        <w:tc>
          <w:tcPr>
            <w:tcW w:w="1400" w:type="dxa"/>
            <w:tcMar>
              <w:top w:w="40" w:type="dxa"/>
              <w:left w:w="80" w:type="dxa"/>
              <w:bottom w:w="40" w:type="dxa"/>
              <w:right w:w="80" w:type="dxa"/>
            </w:tcMar>
          </w:tcPr>
          <w:p w14:paraId="40748454" w14:textId="77777777" w:rsidR="008D5B66" w:rsidRDefault="00E401A7">
            <w:r>
              <w:rPr>
                <w:sz w:val="17"/>
                <w:szCs w:val="17"/>
              </w:rPr>
              <w:t>Regression</w:t>
            </w:r>
          </w:p>
        </w:tc>
        <w:tc>
          <w:tcPr>
            <w:tcW w:w="1100" w:type="dxa"/>
            <w:tcMar>
              <w:top w:w="40" w:type="dxa"/>
              <w:left w:w="80" w:type="dxa"/>
              <w:bottom w:w="40" w:type="dxa"/>
              <w:right w:w="80" w:type="dxa"/>
            </w:tcMar>
          </w:tcPr>
          <w:p w14:paraId="51055811" w14:textId="77777777" w:rsidR="008D5B66" w:rsidRDefault="00E401A7">
            <w:pPr>
              <w:jc w:val="right"/>
            </w:pPr>
            <w:r>
              <w:rPr>
                <w:sz w:val="17"/>
                <w:szCs w:val="17"/>
              </w:rPr>
              <w:t>90,982</w:t>
            </w:r>
          </w:p>
        </w:tc>
        <w:tc>
          <w:tcPr>
            <w:tcW w:w="1400" w:type="dxa"/>
            <w:tcMar>
              <w:top w:w="40" w:type="dxa"/>
              <w:left w:w="80" w:type="dxa"/>
              <w:bottom w:w="40" w:type="dxa"/>
              <w:right w:w="80" w:type="dxa"/>
            </w:tcMar>
          </w:tcPr>
          <w:p w14:paraId="55105DF0" w14:textId="77777777" w:rsidR="008D5B66" w:rsidRDefault="00E401A7">
            <w:r>
              <w:rPr>
                <w:sz w:val="17"/>
                <w:szCs w:val="17"/>
              </w:rPr>
              <w:t>Mass balance</w:t>
            </w:r>
          </w:p>
        </w:tc>
        <w:tc>
          <w:tcPr>
            <w:tcW w:w="1100" w:type="dxa"/>
            <w:tcMar>
              <w:top w:w="40" w:type="dxa"/>
              <w:left w:w="80" w:type="dxa"/>
              <w:bottom w:w="40" w:type="dxa"/>
              <w:right w:w="80" w:type="dxa"/>
            </w:tcMar>
          </w:tcPr>
          <w:p w14:paraId="6FF0B140" w14:textId="77777777" w:rsidR="008D5B66" w:rsidRDefault="00E401A7">
            <w:pPr>
              <w:jc w:val="right"/>
            </w:pPr>
            <w:r>
              <w:rPr>
                <w:sz w:val="17"/>
                <w:szCs w:val="17"/>
              </w:rPr>
              <w:t>61,617</w:t>
            </w:r>
          </w:p>
        </w:tc>
        <w:tc>
          <w:tcPr>
            <w:tcW w:w="1100" w:type="dxa"/>
            <w:tcMar>
              <w:top w:w="40" w:type="dxa"/>
              <w:left w:w="80" w:type="dxa"/>
              <w:bottom w:w="40" w:type="dxa"/>
              <w:right w:w="80" w:type="dxa"/>
            </w:tcMar>
          </w:tcPr>
          <w:p w14:paraId="7FCCE81F" w14:textId="77777777" w:rsidR="008D5B66" w:rsidRDefault="00E401A7">
            <w:pPr>
              <w:jc w:val="right"/>
            </w:pPr>
            <w:r>
              <w:rPr>
                <w:sz w:val="17"/>
                <w:szCs w:val="17"/>
              </w:rPr>
              <w:t>50,210</w:t>
            </w:r>
          </w:p>
        </w:tc>
        <w:tc>
          <w:tcPr>
            <w:tcW w:w="1460" w:type="dxa"/>
            <w:tcMar>
              <w:top w:w="40" w:type="dxa"/>
              <w:left w:w="80" w:type="dxa"/>
              <w:bottom w:w="40" w:type="dxa"/>
              <w:right w:w="80" w:type="dxa"/>
            </w:tcMar>
          </w:tcPr>
          <w:p w14:paraId="72F1E179" w14:textId="77777777" w:rsidR="008D5B66" w:rsidRDefault="00E401A7">
            <w:r>
              <w:rPr>
                <w:sz w:val="17"/>
                <w:szCs w:val="17"/>
              </w:rPr>
              <w:t>Mass balance</w:t>
            </w:r>
          </w:p>
        </w:tc>
      </w:tr>
      <w:tr w:rsidR="008D5B66" w14:paraId="720EB6EF" w14:textId="77777777">
        <w:tc>
          <w:tcPr>
            <w:tcW w:w="700" w:type="dxa"/>
            <w:tcMar>
              <w:top w:w="40" w:type="dxa"/>
              <w:left w:w="80" w:type="dxa"/>
              <w:bottom w:w="40" w:type="dxa"/>
              <w:right w:w="80" w:type="dxa"/>
            </w:tcMar>
          </w:tcPr>
          <w:p w14:paraId="44E28BBF" w14:textId="77777777" w:rsidR="008D5B66" w:rsidRDefault="00E401A7">
            <w:pPr>
              <w:jc w:val="right"/>
            </w:pPr>
            <w:r>
              <w:rPr>
                <w:sz w:val="17"/>
                <w:szCs w:val="17"/>
              </w:rPr>
              <w:t>1988</w:t>
            </w:r>
          </w:p>
        </w:tc>
        <w:tc>
          <w:tcPr>
            <w:tcW w:w="1100" w:type="dxa"/>
            <w:tcMar>
              <w:top w:w="40" w:type="dxa"/>
              <w:left w:w="80" w:type="dxa"/>
              <w:bottom w:w="40" w:type="dxa"/>
              <w:right w:w="80" w:type="dxa"/>
            </w:tcMar>
          </w:tcPr>
          <w:p w14:paraId="4218003E" w14:textId="77777777" w:rsidR="008D5B66" w:rsidRDefault="00E401A7">
            <w:pPr>
              <w:jc w:val="right"/>
            </w:pPr>
            <w:r>
              <w:rPr>
                <w:sz w:val="17"/>
                <w:szCs w:val="17"/>
              </w:rPr>
              <w:t>61,876</w:t>
            </w:r>
          </w:p>
        </w:tc>
        <w:tc>
          <w:tcPr>
            <w:tcW w:w="1400" w:type="dxa"/>
            <w:tcMar>
              <w:top w:w="40" w:type="dxa"/>
              <w:left w:w="80" w:type="dxa"/>
              <w:bottom w:w="40" w:type="dxa"/>
              <w:right w:w="80" w:type="dxa"/>
            </w:tcMar>
          </w:tcPr>
          <w:p w14:paraId="2DCE2CE8" w14:textId="77777777" w:rsidR="008D5B66" w:rsidRDefault="00E401A7">
            <w:r>
              <w:rPr>
                <w:sz w:val="17"/>
                <w:szCs w:val="17"/>
              </w:rPr>
              <w:t>Regression</w:t>
            </w:r>
          </w:p>
        </w:tc>
        <w:tc>
          <w:tcPr>
            <w:tcW w:w="1100" w:type="dxa"/>
            <w:tcMar>
              <w:top w:w="40" w:type="dxa"/>
              <w:left w:w="80" w:type="dxa"/>
              <w:bottom w:w="40" w:type="dxa"/>
              <w:right w:w="80" w:type="dxa"/>
            </w:tcMar>
          </w:tcPr>
          <w:p w14:paraId="599D86B6" w14:textId="77777777" w:rsidR="008D5B66" w:rsidRDefault="00E401A7">
            <w:pPr>
              <w:jc w:val="right"/>
            </w:pPr>
            <w:r>
              <w:rPr>
                <w:sz w:val="17"/>
                <w:szCs w:val="17"/>
              </w:rPr>
              <w:t>59,525</w:t>
            </w:r>
          </w:p>
        </w:tc>
        <w:tc>
          <w:tcPr>
            <w:tcW w:w="1400" w:type="dxa"/>
            <w:tcMar>
              <w:top w:w="40" w:type="dxa"/>
              <w:left w:w="80" w:type="dxa"/>
              <w:bottom w:w="40" w:type="dxa"/>
              <w:right w:w="80" w:type="dxa"/>
            </w:tcMar>
          </w:tcPr>
          <w:p w14:paraId="0B45EA6F" w14:textId="77777777" w:rsidR="008D5B66" w:rsidRDefault="00E401A7">
            <w:r>
              <w:rPr>
                <w:sz w:val="17"/>
                <w:szCs w:val="17"/>
              </w:rPr>
              <w:t>Mass balance</w:t>
            </w:r>
          </w:p>
        </w:tc>
        <w:tc>
          <w:tcPr>
            <w:tcW w:w="1100" w:type="dxa"/>
            <w:tcMar>
              <w:top w:w="40" w:type="dxa"/>
              <w:left w:w="80" w:type="dxa"/>
              <w:bottom w:w="40" w:type="dxa"/>
              <w:right w:w="80" w:type="dxa"/>
            </w:tcMar>
          </w:tcPr>
          <w:p w14:paraId="143F5089" w14:textId="77777777" w:rsidR="008D5B66" w:rsidRDefault="00E401A7">
            <w:pPr>
              <w:jc w:val="right"/>
            </w:pPr>
            <w:r>
              <w:rPr>
                <w:sz w:val="17"/>
                <w:szCs w:val="17"/>
              </w:rPr>
              <w:t>39,029</w:t>
            </w:r>
          </w:p>
        </w:tc>
        <w:tc>
          <w:tcPr>
            <w:tcW w:w="1100" w:type="dxa"/>
            <w:tcMar>
              <w:top w:w="40" w:type="dxa"/>
              <w:left w:w="80" w:type="dxa"/>
              <w:bottom w:w="40" w:type="dxa"/>
              <w:right w:w="80" w:type="dxa"/>
            </w:tcMar>
          </w:tcPr>
          <w:p w14:paraId="5C0151B0" w14:textId="77777777" w:rsidR="008D5B66" w:rsidRDefault="00E401A7">
            <w:pPr>
              <w:jc w:val="right"/>
            </w:pPr>
            <w:r>
              <w:rPr>
                <w:sz w:val="17"/>
                <w:szCs w:val="17"/>
              </w:rPr>
              <w:t>30,728</w:t>
            </w:r>
          </w:p>
        </w:tc>
        <w:tc>
          <w:tcPr>
            <w:tcW w:w="1460" w:type="dxa"/>
            <w:tcMar>
              <w:top w:w="40" w:type="dxa"/>
              <w:left w:w="80" w:type="dxa"/>
              <w:bottom w:w="40" w:type="dxa"/>
              <w:right w:w="80" w:type="dxa"/>
            </w:tcMar>
          </w:tcPr>
          <w:p w14:paraId="39A7B670" w14:textId="77777777" w:rsidR="008D5B66" w:rsidRDefault="00E401A7">
            <w:r>
              <w:rPr>
                <w:sz w:val="17"/>
                <w:szCs w:val="17"/>
              </w:rPr>
              <w:t>Mass balance</w:t>
            </w:r>
          </w:p>
        </w:tc>
      </w:tr>
      <w:tr w:rsidR="008D5B66" w14:paraId="1B55F8C6" w14:textId="77777777">
        <w:tc>
          <w:tcPr>
            <w:tcW w:w="700" w:type="dxa"/>
            <w:tcMar>
              <w:top w:w="40" w:type="dxa"/>
              <w:left w:w="80" w:type="dxa"/>
              <w:bottom w:w="40" w:type="dxa"/>
              <w:right w:w="80" w:type="dxa"/>
            </w:tcMar>
          </w:tcPr>
          <w:p w14:paraId="398CDD45" w14:textId="77777777" w:rsidR="008D5B66" w:rsidRDefault="00E401A7">
            <w:pPr>
              <w:jc w:val="right"/>
            </w:pPr>
            <w:r>
              <w:rPr>
                <w:sz w:val="17"/>
                <w:szCs w:val="17"/>
              </w:rPr>
              <w:t>1989</w:t>
            </w:r>
          </w:p>
        </w:tc>
        <w:tc>
          <w:tcPr>
            <w:tcW w:w="1100" w:type="dxa"/>
            <w:tcMar>
              <w:top w:w="40" w:type="dxa"/>
              <w:left w:w="80" w:type="dxa"/>
              <w:bottom w:w="40" w:type="dxa"/>
              <w:right w:w="80" w:type="dxa"/>
            </w:tcMar>
          </w:tcPr>
          <w:p w14:paraId="6C117003" w14:textId="77777777" w:rsidR="008D5B66" w:rsidRDefault="00E401A7">
            <w:pPr>
              <w:jc w:val="right"/>
            </w:pPr>
            <w:r>
              <w:rPr>
                <w:sz w:val="17"/>
                <w:szCs w:val="17"/>
              </w:rPr>
              <w:t>28,884</w:t>
            </w:r>
          </w:p>
        </w:tc>
        <w:tc>
          <w:tcPr>
            <w:tcW w:w="1400" w:type="dxa"/>
            <w:tcMar>
              <w:top w:w="40" w:type="dxa"/>
              <w:left w:w="80" w:type="dxa"/>
              <w:bottom w:w="40" w:type="dxa"/>
              <w:right w:w="80" w:type="dxa"/>
            </w:tcMar>
          </w:tcPr>
          <w:p w14:paraId="74031C05" w14:textId="77777777" w:rsidR="008D5B66" w:rsidRDefault="00E401A7">
            <w:r>
              <w:rPr>
                <w:sz w:val="17"/>
                <w:szCs w:val="17"/>
              </w:rPr>
              <w:t>Regression</w:t>
            </w:r>
          </w:p>
        </w:tc>
        <w:tc>
          <w:tcPr>
            <w:tcW w:w="1100" w:type="dxa"/>
            <w:tcMar>
              <w:top w:w="40" w:type="dxa"/>
              <w:left w:w="80" w:type="dxa"/>
              <w:bottom w:w="40" w:type="dxa"/>
              <w:right w:w="80" w:type="dxa"/>
            </w:tcMar>
          </w:tcPr>
          <w:p w14:paraId="3656F29D" w14:textId="77777777" w:rsidR="008D5B66" w:rsidRDefault="00E401A7">
            <w:pPr>
              <w:jc w:val="right"/>
            </w:pPr>
            <w:r>
              <w:rPr>
                <w:sz w:val="17"/>
                <w:szCs w:val="17"/>
              </w:rPr>
              <w:t>23,674</w:t>
            </w:r>
          </w:p>
        </w:tc>
        <w:tc>
          <w:tcPr>
            <w:tcW w:w="1400" w:type="dxa"/>
            <w:tcMar>
              <w:top w:w="40" w:type="dxa"/>
              <w:left w:w="80" w:type="dxa"/>
              <w:bottom w:w="40" w:type="dxa"/>
              <w:right w:w="80" w:type="dxa"/>
            </w:tcMar>
          </w:tcPr>
          <w:p w14:paraId="40A6422F" w14:textId="77777777" w:rsidR="008D5B66" w:rsidRDefault="00E401A7">
            <w:r>
              <w:rPr>
                <w:sz w:val="17"/>
                <w:szCs w:val="17"/>
              </w:rPr>
              <w:t>Mass balance</w:t>
            </w:r>
          </w:p>
        </w:tc>
        <w:tc>
          <w:tcPr>
            <w:tcW w:w="1100" w:type="dxa"/>
            <w:tcMar>
              <w:top w:w="40" w:type="dxa"/>
              <w:left w:w="80" w:type="dxa"/>
              <w:bottom w:w="40" w:type="dxa"/>
              <w:right w:w="80" w:type="dxa"/>
            </w:tcMar>
          </w:tcPr>
          <w:p w14:paraId="4545D40C" w14:textId="77777777" w:rsidR="008D5B66" w:rsidRDefault="00E401A7">
            <w:pPr>
              <w:jc w:val="right"/>
            </w:pPr>
            <w:r>
              <w:rPr>
                <w:sz w:val="17"/>
                <w:szCs w:val="17"/>
              </w:rPr>
              <w:t>21,120</w:t>
            </w:r>
          </w:p>
        </w:tc>
        <w:tc>
          <w:tcPr>
            <w:tcW w:w="1100" w:type="dxa"/>
            <w:tcMar>
              <w:top w:w="40" w:type="dxa"/>
              <w:left w:w="80" w:type="dxa"/>
              <w:bottom w:w="40" w:type="dxa"/>
              <w:right w:w="80" w:type="dxa"/>
            </w:tcMar>
          </w:tcPr>
          <w:p w14:paraId="22E4BB6F" w14:textId="77777777" w:rsidR="008D5B66" w:rsidRDefault="00E401A7">
            <w:pPr>
              <w:jc w:val="right"/>
            </w:pPr>
            <w:r>
              <w:rPr>
                <w:sz w:val="17"/>
                <w:szCs w:val="17"/>
              </w:rPr>
              <w:t>19,496</w:t>
            </w:r>
          </w:p>
        </w:tc>
        <w:tc>
          <w:tcPr>
            <w:tcW w:w="1460" w:type="dxa"/>
            <w:tcMar>
              <w:top w:w="40" w:type="dxa"/>
              <w:left w:w="80" w:type="dxa"/>
              <w:bottom w:w="40" w:type="dxa"/>
              <w:right w:w="80" w:type="dxa"/>
            </w:tcMar>
          </w:tcPr>
          <w:p w14:paraId="3BF75A74" w14:textId="77777777" w:rsidR="008D5B66" w:rsidRDefault="00E401A7">
            <w:r>
              <w:rPr>
                <w:sz w:val="17"/>
                <w:szCs w:val="17"/>
              </w:rPr>
              <w:t>Mass balance</w:t>
            </w:r>
          </w:p>
        </w:tc>
      </w:tr>
      <w:tr w:rsidR="008D5B66" w14:paraId="3F52FE96" w14:textId="77777777">
        <w:tc>
          <w:tcPr>
            <w:tcW w:w="700" w:type="dxa"/>
            <w:tcMar>
              <w:top w:w="40" w:type="dxa"/>
              <w:left w:w="80" w:type="dxa"/>
              <w:bottom w:w="40" w:type="dxa"/>
              <w:right w:w="80" w:type="dxa"/>
            </w:tcMar>
          </w:tcPr>
          <w:p w14:paraId="4C35753B" w14:textId="77777777" w:rsidR="008D5B66" w:rsidRDefault="00E401A7">
            <w:pPr>
              <w:jc w:val="right"/>
            </w:pPr>
            <w:r>
              <w:rPr>
                <w:sz w:val="17"/>
                <w:szCs w:val="17"/>
              </w:rPr>
              <w:t>1990</w:t>
            </w:r>
          </w:p>
        </w:tc>
        <w:tc>
          <w:tcPr>
            <w:tcW w:w="1100" w:type="dxa"/>
            <w:tcMar>
              <w:top w:w="40" w:type="dxa"/>
              <w:left w:w="80" w:type="dxa"/>
              <w:bottom w:w="40" w:type="dxa"/>
              <w:right w:w="80" w:type="dxa"/>
            </w:tcMar>
          </w:tcPr>
          <w:p w14:paraId="39DF4634" w14:textId="77777777" w:rsidR="008D5B66" w:rsidRDefault="00E401A7">
            <w:pPr>
              <w:jc w:val="right"/>
            </w:pPr>
            <w:r>
              <w:rPr>
                <w:sz w:val="17"/>
                <w:szCs w:val="17"/>
              </w:rPr>
              <w:t>124,824</w:t>
            </w:r>
          </w:p>
        </w:tc>
        <w:tc>
          <w:tcPr>
            <w:tcW w:w="1400" w:type="dxa"/>
            <w:tcMar>
              <w:top w:w="40" w:type="dxa"/>
              <w:left w:w="80" w:type="dxa"/>
              <w:bottom w:w="40" w:type="dxa"/>
              <w:right w:w="80" w:type="dxa"/>
            </w:tcMar>
          </w:tcPr>
          <w:p w14:paraId="459516B3" w14:textId="77777777" w:rsidR="008D5B66" w:rsidRDefault="00E401A7">
            <w:r>
              <w:rPr>
                <w:sz w:val="17"/>
                <w:szCs w:val="17"/>
              </w:rPr>
              <w:t>Regression</w:t>
            </w:r>
          </w:p>
        </w:tc>
        <w:tc>
          <w:tcPr>
            <w:tcW w:w="1100" w:type="dxa"/>
            <w:tcMar>
              <w:top w:w="40" w:type="dxa"/>
              <w:left w:w="80" w:type="dxa"/>
              <w:bottom w:w="40" w:type="dxa"/>
              <w:right w:w="80" w:type="dxa"/>
            </w:tcMar>
          </w:tcPr>
          <w:p w14:paraId="0394BAC1" w14:textId="77777777" w:rsidR="008D5B66" w:rsidRDefault="00E401A7">
            <w:pPr>
              <w:jc w:val="right"/>
            </w:pPr>
            <w:r>
              <w:rPr>
                <w:sz w:val="17"/>
                <w:szCs w:val="17"/>
              </w:rPr>
              <w:t>95,400</w:t>
            </w:r>
          </w:p>
        </w:tc>
        <w:tc>
          <w:tcPr>
            <w:tcW w:w="1400" w:type="dxa"/>
            <w:tcMar>
              <w:top w:w="40" w:type="dxa"/>
              <w:left w:w="80" w:type="dxa"/>
              <w:bottom w:w="40" w:type="dxa"/>
              <w:right w:w="80" w:type="dxa"/>
            </w:tcMar>
          </w:tcPr>
          <w:p w14:paraId="7BCD3CE6" w14:textId="77777777" w:rsidR="008D5B66" w:rsidRDefault="00E401A7">
            <w:r>
              <w:rPr>
                <w:sz w:val="17"/>
                <w:szCs w:val="17"/>
              </w:rPr>
              <w:t>Mass balance</w:t>
            </w:r>
          </w:p>
        </w:tc>
        <w:tc>
          <w:tcPr>
            <w:tcW w:w="1100" w:type="dxa"/>
            <w:tcMar>
              <w:top w:w="40" w:type="dxa"/>
              <w:left w:w="80" w:type="dxa"/>
              <w:bottom w:w="40" w:type="dxa"/>
              <w:right w:w="80" w:type="dxa"/>
            </w:tcMar>
          </w:tcPr>
          <w:p w14:paraId="0BA64C01" w14:textId="77777777" w:rsidR="008D5B66" w:rsidRDefault="00E401A7">
            <w:pPr>
              <w:jc w:val="right"/>
            </w:pPr>
            <w:r>
              <w:rPr>
                <w:sz w:val="17"/>
                <w:szCs w:val="17"/>
              </w:rPr>
              <w:t>76,113</w:t>
            </w:r>
          </w:p>
        </w:tc>
        <w:tc>
          <w:tcPr>
            <w:tcW w:w="1100" w:type="dxa"/>
            <w:tcMar>
              <w:top w:w="40" w:type="dxa"/>
              <w:left w:w="80" w:type="dxa"/>
              <w:bottom w:w="40" w:type="dxa"/>
              <w:right w:w="80" w:type="dxa"/>
            </w:tcMar>
          </w:tcPr>
          <w:p w14:paraId="05BE6D00" w14:textId="77777777" w:rsidR="008D5B66" w:rsidRDefault="00E401A7">
            <w:pPr>
              <w:jc w:val="right"/>
            </w:pPr>
            <w:r>
              <w:rPr>
                <w:sz w:val="17"/>
                <w:szCs w:val="17"/>
              </w:rPr>
              <w:t>59,391</w:t>
            </w:r>
          </w:p>
        </w:tc>
        <w:tc>
          <w:tcPr>
            <w:tcW w:w="1460" w:type="dxa"/>
            <w:tcMar>
              <w:top w:w="40" w:type="dxa"/>
              <w:left w:w="80" w:type="dxa"/>
              <w:bottom w:w="40" w:type="dxa"/>
              <w:right w:w="80" w:type="dxa"/>
            </w:tcMar>
          </w:tcPr>
          <w:p w14:paraId="75685A09" w14:textId="77777777" w:rsidR="008D5B66" w:rsidRDefault="00E401A7">
            <w:r>
              <w:rPr>
                <w:sz w:val="17"/>
                <w:szCs w:val="17"/>
              </w:rPr>
              <w:t>Mass balance</w:t>
            </w:r>
          </w:p>
        </w:tc>
      </w:tr>
      <w:tr w:rsidR="008D5B66" w14:paraId="6946CB17" w14:textId="77777777">
        <w:tc>
          <w:tcPr>
            <w:tcW w:w="700" w:type="dxa"/>
            <w:tcMar>
              <w:top w:w="40" w:type="dxa"/>
              <w:left w:w="80" w:type="dxa"/>
              <w:bottom w:w="40" w:type="dxa"/>
              <w:right w:w="80" w:type="dxa"/>
            </w:tcMar>
          </w:tcPr>
          <w:p w14:paraId="6DFD88F2" w14:textId="77777777" w:rsidR="008D5B66" w:rsidRDefault="00E401A7">
            <w:pPr>
              <w:jc w:val="right"/>
            </w:pPr>
            <w:r>
              <w:rPr>
                <w:sz w:val="17"/>
                <w:szCs w:val="17"/>
              </w:rPr>
              <w:t>1991</w:t>
            </w:r>
          </w:p>
        </w:tc>
        <w:tc>
          <w:tcPr>
            <w:tcW w:w="1100" w:type="dxa"/>
            <w:tcMar>
              <w:top w:w="40" w:type="dxa"/>
              <w:left w:w="80" w:type="dxa"/>
              <w:bottom w:w="40" w:type="dxa"/>
              <w:right w:w="80" w:type="dxa"/>
            </w:tcMar>
          </w:tcPr>
          <w:p w14:paraId="327B9E8E" w14:textId="77777777" w:rsidR="008D5B66" w:rsidRDefault="00E401A7">
            <w:pPr>
              <w:jc w:val="right"/>
            </w:pPr>
            <w:r>
              <w:rPr>
                <w:sz w:val="17"/>
                <w:szCs w:val="17"/>
              </w:rPr>
              <w:t>110,107</w:t>
            </w:r>
          </w:p>
        </w:tc>
        <w:tc>
          <w:tcPr>
            <w:tcW w:w="1400" w:type="dxa"/>
            <w:tcMar>
              <w:top w:w="40" w:type="dxa"/>
              <w:left w:w="80" w:type="dxa"/>
              <w:bottom w:w="40" w:type="dxa"/>
              <w:right w:w="80" w:type="dxa"/>
            </w:tcMar>
          </w:tcPr>
          <w:p w14:paraId="4B7E8421" w14:textId="77777777" w:rsidR="008D5B66" w:rsidRDefault="00E401A7">
            <w:r>
              <w:rPr>
                <w:sz w:val="17"/>
                <w:szCs w:val="17"/>
              </w:rPr>
              <w:t>Regression</w:t>
            </w:r>
          </w:p>
        </w:tc>
        <w:tc>
          <w:tcPr>
            <w:tcW w:w="1100" w:type="dxa"/>
            <w:tcMar>
              <w:top w:w="40" w:type="dxa"/>
              <w:left w:w="80" w:type="dxa"/>
              <w:bottom w:w="40" w:type="dxa"/>
              <w:right w:w="80" w:type="dxa"/>
            </w:tcMar>
          </w:tcPr>
          <w:p w14:paraId="4F9FB7F6" w14:textId="77777777" w:rsidR="008D5B66" w:rsidRDefault="00E401A7">
            <w:pPr>
              <w:jc w:val="right"/>
            </w:pPr>
            <w:r>
              <w:rPr>
                <w:sz w:val="17"/>
                <w:szCs w:val="17"/>
              </w:rPr>
              <w:t>104,020</w:t>
            </w:r>
          </w:p>
        </w:tc>
        <w:tc>
          <w:tcPr>
            <w:tcW w:w="1400" w:type="dxa"/>
            <w:tcMar>
              <w:top w:w="40" w:type="dxa"/>
              <w:left w:w="80" w:type="dxa"/>
              <w:bottom w:w="40" w:type="dxa"/>
              <w:right w:w="80" w:type="dxa"/>
            </w:tcMar>
          </w:tcPr>
          <w:p w14:paraId="3D612744" w14:textId="77777777" w:rsidR="008D5B66" w:rsidRDefault="00E401A7">
            <w:r>
              <w:rPr>
                <w:sz w:val="17"/>
                <w:szCs w:val="17"/>
              </w:rPr>
              <w:t>Mass balance</w:t>
            </w:r>
          </w:p>
        </w:tc>
        <w:tc>
          <w:tcPr>
            <w:tcW w:w="1100" w:type="dxa"/>
            <w:tcMar>
              <w:top w:w="40" w:type="dxa"/>
              <w:left w:w="80" w:type="dxa"/>
              <w:bottom w:w="40" w:type="dxa"/>
              <w:right w:w="80" w:type="dxa"/>
            </w:tcMar>
          </w:tcPr>
          <w:p w14:paraId="532C3FCE" w14:textId="77777777" w:rsidR="008D5B66" w:rsidRDefault="00E401A7">
            <w:pPr>
              <w:jc w:val="right"/>
            </w:pPr>
            <w:r>
              <w:rPr>
                <w:sz w:val="17"/>
                <w:szCs w:val="17"/>
              </w:rPr>
              <w:t>75,569</w:t>
            </w:r>
          </w:p>
        </w:tc>
        <w:tc>
          <w:tcPr>
            <w:tcW w:w="1100" w:type="dxa"/>
            <w:tcMar>
              <w:top w:w="40" w:type="dxa"/>
              <w:left w:w="80" w:type="dxa"/>
              <w:bottom w:w="40" w:type="dxa"/>
              <w:right w:w="80" w:type="dxa"/>
            </w:tcMar>
          </w:tcPr>
          <w:p w14:paraId="6398B573" w14:textId="77777777" w:rsidR="008D5B66" w:rsidRDefault="00E401A7">
            <w:pPr>
              <w:jc w:val="right"/>
            </w:pPr>
            <w:r>
              <w:rPr>
                <w:sz w:val="17"/>
                <w:szCs w:val="17"/>
              </w:rPr>
              <w:t>58,070</w:t>
            </w:r>
          </w:p>
        </w:tc>
        <w:tc>
          <w:tcPr>
            <w:tcW w:w="1460" w:type="dxa"/>
            <w:tcMar>
              <w:top w:w="40" w:type="dxa"/>
              <w:left w:w="80" w:type="dxa"/>
              <w:bottom w:w="40" w:type="dxa"/>
              <w:right w:w="80" w:type="dxa"/>
            </w:tcMar>
          </w:tcPr>
          <w:p w14:paraId="7475E107" w14:textId="77777777" w:rsidR="008D5B66" w:rsidRDefault="00E401A7">
            <w:r>
              <w:rPr>
                <w:sz w:val="17"/>
                <w:szCs w:val="17"/>
              </w:rPr>
              <w:t>Mass balance</w:t>
            </w:r>
          </w:p>
        </w:tc>
      </w:tr>
      <w:tr w:rsidR="008D5B66" w14:paraId="3CC1652A" w14:textId="77777777">
        <w:tc>
          <w:tcPr>
            <w:tcW w:w="700" w:type="dxa"/>
            <w:tcMar>
              <w:top w:w="40" w:type="dxa"/>
              <w:left w:w="80" w:type="dxa"/>
              <w:bottom w:w="40" w:type="dxa"/>
              <w:right w:w="80" w:type="dxa"/>
            </w:tcMar>
          </w:tcPr>
          <w:p w14:paraId="5BEA33CE" w14:textId="77777777" w:rsidR="008D5B66" w:rsidRDefault="00E401A7">
            <w:pPr>
              <w:jc w:val="right"/>
            </w:pPr>
            <w:r>
              <w:rPr>
                <w:sz w:val="17"/>
                <w:szCs w:val="17"/>
              </w:rPr>
              <w:t>1992</w:t>
            </w:r>
          </w:p>
        </w:tc>
        <w:tc>
          <w:tcPr>
            <w:tcW w:w="1100" w:type="dxa"/>
            <w:tcMar>
              <w:top w:w="40" w:type="dxa"/>
              <w:left w:w="80" w:type="dxa"/>
              <w:bottom w:w="40" w:type="dxa"/>
              <w:right w:w="80" w:type="dxa"/>
            </w:tcMar>
          </w:tcPr>
          <w:p w14:paraId="42D248BE" w14:textId="77777777" w:rsidR="008D5B66" w:rsidRDefault="00E401A7">
            <w:pPr>
              <w:jc w:val="right"/>
            </w:pPr>
            <w:r>
              <w:rPr>
                <w:sz w:val="17"/>
                <w:szCs w:val="17"/>
              </w:rPr>
              <w:t>51,845</w:t>
            </w:r>
          </w:p>
        </w:tc>
        <w:tc>
          <w:tcPr>
            <w:tcW w:w="1400" w:type="dxa"/>
            <w:tcMar>
              <w:top w:w="40" w:type="dxa"/>
              <w:left w:w="80" w:type="dxa"/>
              <w:bottom w:w="40" w:type="dxa"/>
              <w:right w:w="80" w:type="dxa"/>
            </w:tcMar>
          </w:tcPr>
          <w:p w14:paraId="183D71E0" w14:textId="77777777" w:rsidR="008D5B66" w:rsidRDefault="00E401A7">
            <w:r>
              <w:rPr>
                <w:sz w:val="17"/>
                <w:szCs w:val="17"/>
              </w:rPr>
              <w:t>Holdout</w:t>
            </w:r>
          </w:p>
        </w:tc>
        <w:tc>
          <w:tcPr>
            <w:tcW w:w="1100" w:type="dxa"/>
            <w:tcMar>
              <w:top w:w="40" w:type="dxa"/>
              <w:left w:w="80" w:type="dxa"/>
              <w:bottom w:w="40" w:type="dxa"/>
              <w:right w:w="80" w:type="dxa"/>
            </w:tcMar>
          </w:tcPr>
          <w:p w14:paraId="0846517B" w14:textId="77777777" w:rsidR="008D5B66" w:rsidRDefault="00E401A7">
            <w:pPr>
              <w:jc w:val="right"/>
            </w:pPr>
            <w:r>
              <w:rPr>
                <w:sz w:val="17"/>
                <w:szCs w:val="17"/>
              </w:rPr>
              <w:t>43,323</w:t>
            </w:r>
          </w:p>
        </w:tc>
        <w:tc>
          <w:tcPr>
            <w:tcW w:w="1400" w:type="dxa"/>
            <w:tcMar>
              <w:top w:w="40" w:type="dxa"/>
              <w:left w:w="80" w:type="dxa"/>
              <w:bottom w:w="40" w:type="dxa"/>
              <w:right w:w="80" w:type="dxa"/>
            </w:tcMar>
          </w:tcPr>
          <w:p w14:paraId="0CB08A84" w14:textId="77777777" w:rsidR="008D5B66" w:rsidRDefault="00E401A7">
            <w:r>
              <w:rPr>
                <w:sz w:val="17"/>
                <w:szCs w:val="17"/>
              </w:rPr>
              <w:t>Holdout</w:t>
            </w:r>
          </w:p>
        </w:tc>
        <w:tc>
          <w:tcPr>
            <w:tcW w:w="1100" w:type="dxa"/>
            <w:tcMar>
              <w:top w:w="40" w:type="dxa"/>
              <w:left w:w="80" w:type="dxa"/>
              <w:bottom w:w="40" w:type="dxa"/>
              <w:right w:w="80" w:type="dxa"/>
            </w:tcMar>
          </w:tcPr>
          <w:p w14:paraId="6BBEB195" w14:textId="77777777" w:rsidR="008D5B66" w:rsidRDefault="00E401A7">
            <w:pPr>
              <w:jc w:val="right"/>
            </w:pPr>
            <w:r>
              <w:rPr>
                <w:sz w:val="17"/>
                <w:szCs w:val="17"/>
              </w:rPr>
              <w:t>38,240</w:t>
            </w:r>
          </w:p>
        </w:tc>
        <w:tc>
          <w:tcPr>
            <w:tcW w:w="1100" w:type="dxa"/>
            <w:tcMar>
              <w:top w:w="40" w:type="dxa"/>
              <w:left w:w="80" w:type="dxa"/>
              <w:bottom w:w="40" w:type="dxa"/>
              <w:right w:w="80" w:type="dxa"/>
            </w:tcMar>
          </w:tcPr>
          <w:p w14:paraId="0DAF93D9" w14:textId="77777777" w:rsidR="008D5B66" w:rsidRDefault="00E401A7">
            <w:pPr>
              <w:jc w:val="right"/>
            </w:pPr>
            <w:r>
              <w:rPr>
                <w:sz w:val="17"/>
                <w:szCs w:val="17"/>
              </w:rPr>
              <w:t>35,850</w:t>
            </w:r>
          </w:p>
        </w:tc>
        <w:tc>
          <w:tcPr>
            <w:tcW w:w="1460" w:type="dxa"/>
            <w:tcMar>
              <w:top w:w="40" w:type="dxa"/>
              <w:left w:w="80" w:type="dxa"/>
              <w:bottom w:w="40" w:type="dxa"/>
              <w:right w:w="80" w:type="dxa"/>
            </w:tcMar>
          </w:tcPr>
          <w:p w14:paraId="23C7A2E8" w14:textId="77777777" w:rsidR="008D5B66" w:rsidRDefault="00E401A7">
            <w:r>
              <w:rPr>
                <w:sz w:val="17"/>
                <w:szCs w:val="17"/>
              </w:rPr>
              <w:t>Mass balance</w:t>
            </w:r>
          </w:p>
        </w:tc>
      </w:tr>
      <w:tr w:rsidR="008D5B66" w14:paraId="555397A2" w14:textId="77777777">
        <w:tc>
          <w:tcPr>
            <w:tcW w:w="700" w:type="dxa"/>
            <w:tcMar>
              <w:top w:w="40" w:type="dxa"/>
              <w:left w:w="80" w:type="dxa"/>
              <w:bottom w:w="40" w:type="dxa"/>
              <w:right w:w="80" w:type="dxa"/>
            </w:tcMar>
          </w:tcPr>
          <w:p w14:paraId="6252CFA7" w14:textId="77777777" w:rsidR="008D5B66" w:rsidRDefault="00E401A7">
            <w:pPr>
              <w:jc w:val="right"/>
            </w:pPr>
            <w:r>
              <w:rPr>
                <w:sz w:val="17"/>
                <w:szCs w:val="17"/>
              </w:rPr>
              <w:t>1993</w:t>
            </w:r>
          </w:p>
        </w:tc>
        <w:tc>
          <w:tcPr>
            <w:tcW w:w="1100" w:type="dxa"/>
            <w:tcMar>
              <w:top w:w="40" w:type="dxa"/>
              <w:left w:w="80" w:type="dxa"/>
              <w:bottom w:w="40" w:type="dxa"/>
              <w:right w:w="80" w:type="dxa"/>
            </w:tcMar>
          </w:tcPr>
          <w:p w14:paraId="1DF519E1" w14:textId="77777777" w:rsidR="008D5B66" w:rsidRDefault="00E401A7">
            <w:pPr>
              <w:jc w:val="right"/>
            </w:pPr>
            <w:r>
              <w:rPr>
                <w:sz w:val="17"/>
                <w:szCs w:val="17"/>
              </w:rPr>
              <w:t>33,272</w:t>
            </w:r>
          </w:p>
        </w:tc>
        <w:tc>
          <w:tcPr>
            <w:tcW w:w="1400" w:type="dxa"/>
            <w:tcMar>
              <w:top w:w="40" w:type="dxa"/>
              <w:left w:w="80" w:type="dxa"/>
              <w:bottom w:w="40" w:type="dxa"/>
              <w:right w:w="80" w:type="dxa"/>
            </w:tcMar>
          </w:tcPr>
          <w:p w14:paraId="5EEE88E7" w14:textId="77777777" w:rsidR="008D5B66" w:rsidRDefault="00E401A7">
            <w:r>
              <w:rPr>
                <w:sz w:val="17"/>
                <w:szCs w:val="17"/>
              </w:rPr>
              <w:t>Regression</w:t>
            </w:r>
          </w:p>
        </w:tc>
        <w:tc>
          <w:tcPr>
            <w:tcW w:w="1100" w:type="dxa"/>
            <w:tcMar>
              <w:top w:w="40" w:type="dxa"/>
              <w:left w:w="80" w:type="dxa"/>
              <w:bottom w:w="40" w:type="dxa"/>
              <w:right w:w="80" w:type="dxa"/>
            </w:tcMar>
          </w:tcPr>
          <w:p w14:paraId="000700A8" w14:textId="77777777" w:rsidR="008D5B66" w:rsidRDefault="00E401A7">
            <w:pPr>
              <w:jc w:val="right"/>
            </w:pPr>
            <w:r>
              <w:rPr>
                <w:sz w:val="17"/>
                <w:szCs w:val="17"/>
              </w:rPr>
              <w:t>31,533</w:t>
            </w:r>
          </w:p>
        </w:tc>
        <w:tc>
          <w:tcPr>
            <w:tcW w:w="1400" w:type="dxa"/>
            <w:tcMar>
              <w:top w:w="40" w:type="dxa"/>
              <w:left w:w="80" w:type="dxa"/>
              <w:bottom w:w="40" w:type="dxa"/>
              <w:right w:w="80" w:type="dxa"/>
            </w:tcMar>
          </w:tcPr>
          <w:p w14:paraId="27B0CE60" w14:textId="77777777" w:rsidR="008D5B66" w:rsidRDefault="00E401A7">
            <w:r>
              <w:rPr>
                <w:sz w:val="17"/>
                <w:szCs w:val="17"/>
              </w:rPr>
              <w:t>Mass balance</w:t>
            </w:r>
          </w:p>
        </w:tc>
        <w:tc>
          <w:tcPr>
            <w:tcW w:w="1100" w:type="dxa"/>
            <w:tcMar>
              <w:top w:w="40" w:type="dxa"/>
              <w:left w:w="80" w:type="dxa"/>
              <w:bottom w:w="40" w:type="dxa"/>
              <w:right w:w="80" w:type="dxa"/>
            </w:tcMar>
          </w:tcPr>
          <w:p w14:paraId="44EA0C32" w14:textId="77777777" w:rsidR="008D5B66" w:rsidRDefault="00E401A7">
            <w:pPr>
              <w:jc w:val="right"/>
            </w:pPr>
            <w:r>
              <w:rPr>
                <w:sz w:val="17"/>
                <w:szCs w:val="17"/>
              </w:rPr>
              <w:t>26,576</w:t>
            </w:r>
          </w:p>
        </w:tc>
        <w:tc>
          <w:tcPr>
            <w:tcW w:w="1100" w:type="dxa"/>
            <w:tcMar>
              <w:top w:w="40" w:type="dxa"/>
              <w:left w:w="80" w:type="dxa"/>
              <w:bottom w:w="40" w:type="dxa"/>
              <w:right w:w="80" w:type="dxa"/>
            </w:tcMar>
          </w:tcPr>
          <w:p w14:paraId="61E2C10A" w14:textId="77777777" w:rsidR="008D5B66" w:rsidRDefault="00E401A7">
            <w:pPr>
              <w:jc w:val="right"/>
            </w:pPr>
            <w:r>
              <w:rPr>
                <w:sz w:val="17"/>
                <w:szCs w:val="17"/>
              </w:rPr>
              <w:t>21,802</w:t>
            </w:r>
          </w:p>
        </w:tc>
        <w:tc>
          <w:tcPr>
            <w:tcW w:w="1460" w:type="dxa"/>
            <w:tcMar>
              <w:top w:w="40" w:type="dxa"/>
              <w:left w:w="80" w:type="dxa"/>
              <w:bottom w:w="40" w:type="dxa"/>
              <w:right w:w="80" w:type="dxa"/>
            </w:tcMar>
          </w:tcPr>
          <w:p w14:paraId="53148588" w14:textId="77777777" w:rsidR="008D5B66" w:rsidRDefault="00E401A7">
            <w:r>
              <w:rPr>
                <w:sz w:val="17"/>
                <w:szCs w:val="17"/>
              </w:rPr>
              <w:t>Mass balance</w:t>
            </w:r>
          </w:p>
        </w:tc>
      </w:tr>
      <w:tr w:rsidR="008D5B66" w14:paraId="4D47DBFA" w14:textId="77777777">
        <w:tc>
          <w:tcPr>
            <w:tcW w:w="700" w:type="dxa"/>
            <w:tcMar>
              <w:top w:w="40" w:type="dxa"/>
              <w:left w:w="80" w:type="dxa"/>
              <w:bottom w:w="40" w:type="dxa"/>
              <w:right w:w="80" w:type="dxa"/>
            </w:tcMar>
          </w:tcPr>
          <w:p w14:paraId="02ED0AE8" w14:textId="77777777" w:rsidR="008D5B66" w:rsidRDefault="00E401A7">
            <w:pPr>
              <w:jc w:val="right"/>
            </w:pPr>
            <w:r>
              <w:rPr>
                <w:sz w:val="17"/>
                <w:szCs w:val="17"/>
              </w:rPr>
              <w:t>1994</w:t>
            </w:r>
          </w:p>
        </w:tc>
        <w:tc>
          <w:tcPr>
            <w:tcW w:w="1100" w:type="dxa"/>
            <w:tcMar>
              <w:top w:w="40" w:type="dxa"/>
              <w:left w:w="80" w:type="dxa"/>
              <w:bottom w:w="40" w:type="dxa"/>
              <w:right w:w="80" w:type="dxa"/>
            </w:tcMar>
          </w:tcPr>
          <w:p w14:paraId="5AC80CB8" w14:textId="77777777" w:rsidR="008D5B66" w:rsidRDefault="00E401A7">
            <w:pPr>
              <w:jc w:val="right"/>
            </w:pPr>
            <w:r>
              <w:rPr>
                <w:sz w:val="17"/>
                <w:szCs w:val="17"/>
              </w:rPr>
              <w:t>26,300</w:t>
            </w:r>
          </w:p>
        </w:tc>
        <w:tc>
          <w:tcPr>
            <w:tcW w:w="1400" w:type="dxa"/>
            <w:tcMar>
              <w:top w:w="40" w:type="dxa"/>
              <w:left w:w="80" w:type="dxa"/>
              <w:bottom w:w="40" w:type="dxa"/>
              <w:right w:w="80" w:type="dxa"/>
            </w:tcMar>
          </w:tcPr>
          <w:p w14:paraId="479CCFA7" w14:textId="77777777" w:rsidR="008D5B66" w:rsidRDefault="00E401A7">
            <w:r>
              <w:rPr>
                <w:sz w:val="17"/>
                <w:szCs w:val="17"/>
              </w:rPr>
              <w:t>Regression</w:t>
            </w:r>
          </w:p>
        </w:tc>
        <w:tc>
          <w:tcPr>
            <w:tcW w:w="1100" w:type="dxa"/>
            <w:tcMar>
              <w:top w:w="40" w:type="dxa"/>
              <w:left w:w="80" w:type="dxa"/>
              <w:bottom w:w="40" w:type="dxa"/>
              <w:right w:w="80" w:type="dxa"/>
            </w:tcMar>
          </w:tcPr>
          <w:p w14:paraId="65D71E38" w14:textId="77777777" w:rsidR="008D5B66" w:rsidRDefault="00E401A7">
            <w:pPr>
              <w:jc w:val="right"/>
            </w:pPr>
            <w:r>
              <w:rPr>
                <w:sz w:val="17"/>
                <w:szCs w:val="17"/>
              </w:rPr>
              <w:t>26,300</w:t>
            </w:r>
          </w:p>
        </w:tc>
        <w:tc>
          <w:tcPr>
            <w:tcW w:w="1400" w:type="dxa"/>
            <w:tcMar>
              <w:top w:w="40" w:type="dxa"/>
              <w:left w:w="80" w:type="dxa"/>
              <w:bottom w:w="40" w:type="dxa"/>
              <w:right w:w="80" w:type="dxa"/>
            </w:tcMar>
          </w:tcPr>
          <w:p w14:paraId="08AF4169" w14:textId="77777777" w:rsidR="008D5B66" w:rsidRDefault="00E401A7">
            <w:r>
              <w:rPr>
                <w:sz w:val="17"/>
                <w:szCs w:val="17"/>
              </w:rPr>
              <w:t>Mass balance</w:t>
            </w:r>
          </w:p>
        </w:tc>
        <w:tc>
          <w:tcPr>
            <w:tcW w:w="1100" w:type="dxa"/>
            <w:tcMar>
              <w:top w:w="40" w:type="dxa"/>
              <w:left w:w="80" w:type="dxa"/>
              <w:bottom w:w="40" w:type="dxa"/>
              <w:right w:w="80" w:type="dxa"/>
            </w:tcMar>
          </w:tcPr>
          <w:p w14:paraId="466CFE4F" w14:textId="77777777" w:rsidR="008D5B66" w:rsidRDefault="00E401A7">
            <w:pPr>
              <w:jc w:val="right"/>
            </w:pPr>
            <w:r>
              <w:rPr>
                <w:sz w:val="17"/>
                <w:szCs w:val="17"/>
              </w:rPr>
              <w:t>24,710</w:t>
            </w:r>
          </w:p>
        </w:tc>
        <w:tc>
          <w:tcPr>
            <w:tcW w:w="1100" w:type="dxa"/>
            <w:tcMar>
              <w:top w:w="40" w:type="dxa"/>
              <w:left w:w="80" w:type="dxa"/>
              <w:bottom w:w="40" w:type="dxa"/>
              <w:right w:w="80" w:type="dxa"/>
            </w:tcMar>
          </w:tcPr>
          <w:p w14:paraId="5E64FA22" w14:textId="77777777" w:rsidR="008D5B66" w:rsidRDefault="00E401A7">
            <w:pPr>
              <w:jc w:val="right"/>
            </w:pPr>
            <w:r>
              <w:rPr>
                <w:sz w:val="17"/>
                <w:szCs w:val="17"/>
              </w:rPr>
              <w:t>22,556</w:t>
            </w:r>
          </w:p>
        </w:tc>
        <w:tc>
          <w:tcPr>
            <w:tcW w:w="1460" w:type="dxa"/>
            <w:tcMar>
              <w:top w:w="40" w:type="dxa"/>
              <w:left w:w="80" w:type="dxa"/>
              <w:bottom w:w="40" w:type="dxa"/>
              <w:right w:w="80" w:type="dxa"/>
            </w:tcMar>
          </w:tcPr>
          <w:p w14:paraId="62DCD798" w14:textId="77777777" w:rsidR="008D5B66" w:rsidRDefault="00E401A7">
            <w:r>
              <w:rPr>
                <w:sz w:val="17"/>
                <w:szCs w:val="17"/>
              </w:rPr>
              <w:t>Mass balance</w:t>
            </w:r>
          </w:p>
        </w:tc>
      </w:tr>
      <w:tr w:rsidR="008D5B66" w14:paraId="247B1245" w14:textId="77777777">
        <w:tc>
          <w:tcPr>
            <w:tcW w:w="700" w:type="dxa"/>
            <w:tcMar>
              <w:top w:w="40" w:type="dxa"/>
              <w:left w:w="80" w:type="dxa"/>
              <w:bottom w:w="40" w:type="dxa"/>
              <w:right w:w="80" w:type="dxa"/>
            </w:tcMar>
          </w:tcPr>
          <w:p w14:paraId="58CEE607" w14:textId="77777777" w:rsidR="008D5B66" w:rsidRDefault="00E401A7">
            <w:pPr>
              <w:jc w:val="right"/>
            </w:pPr>
            <w:r>
              <w:rPr>
                <w:sz w:val="17"/>
                <w:szCs w:val="17"/>
              </w:rPr>
              <w:t>1995</w:t>
            </w:r>
          </w:p>
        </w:tc>
        <w:tc>
          <w:tcPr>
            <w:tcW w:w="1100" w:type="dxa"/>
            <w:tcMar>
              <w:top w:w="40" w:type="dxa"/>
              <w:left w:w="80" w:type="dxa"/>
              <w:bottom w:w="40" w:type="dxa"/>
              <w:right w:w="80" w:type="dxa"/>
            </w:tcMar>
          </w:tcPr>
          <w:p w14:paraId="145B7D14" w14:textId="77777777" w:rsidR="008D5B66" w:rsidRDefault="00E401A7">
            <w:pPr>
              <w:jc w:val="right"/>
            </w:pPr>
            <w:r>
              <w:rPr>
                <w:sz w:val="17"/>
                <w:szCs w:val="17"/>
              </w:rPr>
              <w:t>64,114</w:t>
            </w:r>
          </w:p>
        </w:tc>
        <w:tc>
          <w:tcPr>
            <w:tcW w:w="1400" w:type="dxa"/>
            <w:tcMar>
              <w:top w:w="40" w:type="dxa"/>
              <w:left w:w="80" w:type="dxa"/>
              <w:bottom w:w="40" w:type="dxa"/>
              <w:right w:w="80" w:type="dxa"/>
            </w:tcMar>
          </w:tcPr>
          <w:p w14:paraId="14DA1646" w14:textId="77777777" w:rsidR="008D5B66" w:rsidRDefault="00E401A7">
            <w:r>
              <w:rPr>
                <w:sz w:val="17"/>
                <w:szCs w:val="17"/>
              </w:rPr>
              <w:t>Regression</w:t>
            </w:r>
          </w:p>
        </w:tc>
        <w:tc>
          <w:tcPr>
            <w:tcW w:w="1100" w:type="dxa"/>
            <w:tcMar>
              <w:top w:w="40" w:type="dxa"/>
              <w:left w:w="80" w:type="dxa"/>
              <w:bottom w:w="40" w:type="dxa"/>
              <w:right w:w="80" w:type="dxa"/>
            </w:tcMar>
          </w:tcPr>
          <w:p w14:paraId="0D954324" w14:textId="77777777" w:rsidR="008D5B66" w:rsidRDefault="00E401A7">
            <w:pPr>
              <w:jc w:val="right"/>
            </w:pPr>
            <w:r>
              <w:rPr>
                <w:sz w:val="17"/>
                <w:szCs w:val="17"/>
              </w:rPr>
              <w:t>59,736</w:t>
            </w:r>
          </w:p>
        </w:tc>
        <w:tc>
          <w:tcPr>
            <w:tcW w:w="1400" w:type="dxa"/>
            <w:tcMar>
              <w:top w:w="40" w:type="dxa"/>
              <w:left w:w="80" w:type="dxa"/>
              <w:bottom w:w="40" w:type="dxa"/>
              <w:right w:w="80" w:type="dxa"/>
            </w:tcMar>
          </w:tcPr>
          <w:p w14:paraId="323D6909" w14:textId="77777777" w:rsidR="008D5B66" w:rsidRDefault="00E401A7">
            <w:r>
              <w:rPr>
                <w:sz w:val="17"/>
                <w:szCs w:val="17"/>
              </w:rPr>
              <w:t>Mass balance</w:t>
            </w:r>
          </w:p>
        </w:tc>
        <w:tc>
          <w:tcPr>
            <w:tcW w:w="1100" w:type="dxa"/>
            <w:tcMar>
              <w:top w:w="40" w:type="dxa"/>
              <w:left w:w="80" w:type="dxa"/>
              <w:bottom w:w="40" w:type="dxa"/>
              <w:right w:w="80" w:type="dxa"/>
            </w:tcMar>
          </w:tcPr>
          <w:p w14:paraId="78F35782" w14:textId="77777777" w:rsidR="008D5B66" w:rsidRDefault="00E401A7">
            <w:pPr>
              <w:jc w:val="right"/>
            </w:pPr>
            <w:r>
              <w:rPr>
                <w:sz w:val="17"/>
                <w:szCs w:val="17"/>
              </w:rPr>
              <w:t>48,317</w:t>
            </w:r>
          </w:p>
        </w:tc>
        <w:tc>
          <w:tcPr>
            <w:tcW w:w="1100" w:type="dxa"/>
            <w:tcMar>
              <w:top w:w="40" w:type="dxa"/>
              <w:left w:w="80" w:type="dxa"/>
              <w:bottom w:w="40" w:type="dxa"/>
              <w:right w:w="80" w:type="dxa"/>
            </w:tcMar>
          </w:tcPr>
          <w:p w14:paraId="2A70FCE1" w14:textId="77777777" w:rsidR="008D5B66" w:rsidRDefault="00E401A7">
            <w:pPr>
              <w:jc w:val="right"/>
            </w:pPr>
            <w:r>
              <w:rPr>
                <w:sz w:val="17"/>
                <w:szCs w:val="17"/>
              </w:rPr>
              <w:t>39,125</w:t>
            </w:r>
          </w:p>
        </w:tc>
        <w:tc>
          <w:tcPr>
            <w:tcW w:w="1460" w:type="dxa"/>
            <w:tcMar>
              <w:top w:w="40" w:type="dxa"/>
              <w:left w:w="80" w:type="dxa"/>
              <w:bottom w:w="40" w:type="dxa"/>
              <w:right w:w="80" w:type="dxa"/>
            </w:tcMar>
          </w:tcPr>
          <w:p w14:paraId="4BA217E2" w14:textId="77777777" w:rsidR="008D5B66" w:rsidRDefault="00E401A7">
            <w:r>
              <w:rPr>
                <w:sz w:val="17"/>
                <w:szCs w:val="17"/>
              </w:rPr>
              <w:t>Mass balance</w:t>
            </w:r>
          </w:p>
        </w:tc>
      </w:tr>
      <w:tr w:rsidR="008D5B66" w14:paraId="0A182AD1" w14:textId="77777777">
        <w:tc>
          <w:tcPr>
            <w:tcW w:w="700" w:type="dxa"/>
            <w:tcMar>
              <w:top w:w="40" w:type="dxa"/>
              <w:left w:w="80" w:type="dxa"/>
              <w:bottom w:w="40" w:type="dxa"/>
              <w:right w:w="80" w:type="dxa"/>
            </w:tcMar>
          </w:tcPr>
          <w:p w14:paraId="20789A64" w14:textId="77777777" w:rsidR="008D5B66" w:rsidRDefault="00E401A7">
            <w:pPr>
              <w:jc w:val="right"/>
            </w:pPr>
            <w:r>
              <w:rPr>
                <w:sz w:val="17"/>
                <w:szCs w:val="17"/>
              </w:rPr>
              <w:t>1996</w:t>
            </w:r>
          </w:p>
        </w:tc>
        <w:tc>
          <w:tcPr>
            <w:tcW w:w="1100" w:type="dxa"/>
            <w:tcMar>
              <w:top w:w="40" w:type="dxa"/>
              <w:left w:w="80" w:type="dxa"/>
              <w:bottom w:w="40" w:type="dxa"/>
              <w:right w:w="80" w:type="dxa"/>
            </w:tcMar>
          </w:tcPr>
          <w:p w14:paraId="4DC7A014" w14:textId="77777777" w:rsidR="008D5B66" w:rsidRDefault="00E401A7">
            <w:pPr>
              <w:jc w:val="right"/>
            </w:pPr>
            <w:r>
              <w:rPr>
                <w:sz w:val="17"/>
                <w:szCs w:val="17"/>
              </w:rPr>
              <w:t>176,855</w:t>
            </w:r>
          </w:p>
        </w:tc>
        <w:tc>
          <w:tcPr>
            <w:tcW w:w="1400" w:type="dxa"/>
            <w:tcMar>
              <w:top w:w="40" w:type="dxa"/>
              <w:left w:w="80" w:type="dxa"/>
              <w:bottom w:w="40" w:type="dxa"/>
              <w:right w:w="80" w:type="dxa"/>
            </w:tcMar>
          </w:tcPr>
          <w:p w14:paraId="7E55107B" w14:textId="77777777" w:rsidR="008D5B66" w:rsidRDefault="00E401A7">
            <w:r>
              <w:rPr>
                <w:sz w:val="17"/>
                <w:szCs w:val="17"/>
              </w:rPr>
              <w:t>Regression</w:t>
            </w:r>
          </w:p>
        </w:tc>
        <w:tc>
          <w:tcPr>
            <w:tcW w:w="1100" w:type="dxa"/>
            <w:tcMar>
              <w:top w:w="40" w:type="dxa"/>
              <w:left w:w="80" w:type="dxa"/>
              <w:bottom w:w="40" w:type="dxa"/>
              <w:right w:w="80" w:type="dxa"/>
            </w:tcMar>
          </w:tcPr>
          <w:p w14:paraId="20662A22" w14:textId="77777777" w:rsidR="008D5B66" w:rsidRDefault="00E401A7">
            <w:pPr>
              <w:jc w:val="right"/>
            </w:pPr>
            <w:r>
              <w:rPr>
                <w:sz w:val="17"/>
                <w:szCs w:val="17"/>
              </w:rPr>
              <w:t>170,280</w:t>
            </w:r>
          </w:p>
        </w:tc>
        <w:tc>
          <w:tcPr>
            <w:tcW w:w="1400" w:type="dxa"/>
            <w:tcMar>
              <w:top w:w="40" w:type="dxa"/>
              <w:left w:w="80" w:type="dxa"/>
              <w:bottom w:w="40" w:type="dxa"/>
              <w:right w:w="80" w:type="dxa"/>
            </w:tcMar>
          </w:tcPr>
          <w:p w14:paraId="0A6B201D" w14:textId="77777777" w:rsidR="008D5B66" w:rsidRDefault="00E401A7">
            <w:r>
              <w:rPr>
                <w:sz w:val="17"/>
                <w:szCs w:val="17"/>
              </w:rPr>
              <w:t>Mass balance</w:t>
            </w:r>
          </w:p>
        </w:tc>
        <w:tc>
          <w:tcPr>
            <w:tcW w:w="1100" w:type="dxa"/>
            <w:tcMar>
              <w:top w:w="40" w:type="dxa"/>
              <w:left w:w="80" w:type="dxa"/>
              <w:bottom w:w="40" w:type="dxa"/>
              <w:right w:w="80" w:type="dxa"/>
            </w:tcMar>
          </w:tcPr>
          <w:p w14:paraId="4ABBB022" w14:textId="77777777" w:rsidR="008D5B66" w:rsidRDefault="00E401A7">
            <w:pPr>
              <w:jc w:val="right"/>
            </w:pPr>
            <w:r>
              <w:rPr>
                <w:sz w:val="17"/>
                <w:szCs w:val="17"/>
              </w:rPr>
              <w:t>139,807</w:t>
            </w:r>
          </w:p>
        </w:tc>
        <w:tc>
          <w:tcPr>
            <w:tcW w:w="1100" w:type="dxa"/>
            <w:tcMar>
              <w:top w:w="40" w:type="dxa"/>
              <w:left w:w="80" w:type="dxa"/>
              <w:bottom w:w="40" w:type="dxa"/>
              <w:right w:w="80" w:type="dxa"/>
            </w:tcMar>
          </w:tcPr>
          <w:p w14:paraId="1D60D9A7" w14:textId="77777777" w:rsidR="008D5B66" w:rsidRDefault="00E401A7">
            <w:pPr>
              <w:jc w:val="right"/>
            </w:pPr>
            <w:r>
              <w:rPr>
                <w:sz w:val="17"/>
                <w:szCs w:val="17"/>
              </w:rPr>
              <w:t>108,126</w:t>
            </w:r>
          </w:p>
        </w:tc>
        <w:tc>
          <w:tcPr>
            <w:tcW w:w="1460" w:type="dxa"/>
            <w:tcMar>
              <w:top w:w="40" w:type="dxa"/>
              <w:left w:w="80" w:type="dxa"/>
              <w:bottom w:w="40" w:type="dxa"/>
              <w:right w:w="80" w:type="dxa"/>
            </w:tcMar>
          </w:tcPr>
          <w:p w14:paraId="278A9238" w14:textId="77777777" w:rsidR="008D5B66" w:rsidRDefault="00E401A7">
            <w:r>
              <w:rPr>
                <w:sz w:val="17"/>
                <w:szCs w:val="17"/>
              </w:rPr>
              <w:t>Mass balance</w:t>
            </w:r>
          </w:p>
        </w:tc>
      </w:tr>
      <w:tr w:rsidR="008D5B66" w14:paraId="10FA5DB3" w14:textId="77777777">
        <w:tc>
          <w:tcPr>
            <w:tcW w:w="700" w:type="dxa"/>
            <w:tcMar>
              <w:top w:w="40" w:type="dxa"/>
              <w:left w:w="80" w:type="dxa"/>
              <w:bottom w:w="40" w:type="dxa"/>
              <w:right w:w="80" w:type="dxa"/>
            </w:tcMar>
          </w:tcPr>
          <w:p w14:paraId="5C2F3771" w14:textId="77777777" w:rsidR="008D5B66" w:rsidRDefault="00E401A7">
            <w:pPr>
              <w:jc w:val="right"/>
            </w:pPr>
            <w:r>
              <w:rPr>
                <w:sz w:val="17"/>
                <w:szCs w:val="17"/>
              </w:rPr>
              <w:t>1997</w:t>
            </w:r>
          </w:p>
        </w:tc>
        <w:tc>
          <w:tcPr>
            <w:tcW w:w="1100" w:type="dxa"/>
            <w:tcMar>
              <w:top w:w="40" w:type="dxa"/>
              <w:left w:w="80" w:type="dxa"/>
              <w:bottom w:w="40" w:type="dxa"/>
              <w:right w:w="80" w:type="dxa"/>
            </w:tcMar>
          </w:tcPr>
          <w:p w14:paraId="1A6EC7A4" w14:textId="77777777" w:rsidR="008D5B66" w:rsidRDefault="00E401A7">
            <w:pPr>
              <w:jc w:val="right"/>
            </w:pPr>
            <w:r>
              <w:rPr>
                <w:sz w:val="17"/>
                <w:szCs w:val="17"/>
              </w:rPr>
              <w:t>86,921</w:t>
            </w:r>
          </w:p>
        </w:tc>
        <w:tc>
          <w:tcPr>
            <w:tcW w:w="1400" w:type="dxa"/>
            <w:tcMar>
              <w:top w:w="40" w:type="dxa"/>
              <w:left w:w="80" w:type="dxa"/>
              <w:bottom w:w="40" w:type="dxa"/>
              <w:right w:w="80" w:type="dxa"/>
            </w:tcMar>
          </w:tcPr>
          <w:p w14:paraId="26ED8D09" w14:textId="77777777" w:rsidR="008D5B66" w:rsidRDefault="00E401A7">
            <w:r>
              <w:rPr>
                <w:sz w:val="17"/>
                <w:szCs w:val="17"/>
              </w:rPr>
              <w:t>Holdout</w:t>
            </w:r>
          </w:p>
        </w:tc>
        <w:tc>
          <w:tcPr>
            <w:tcW w:w="1100" w:type="dxa"/>
            <w:tcMar>
              <w:top w:w="40" w:type="dxa"/>
              <w:left w:w="80" w:type="dxa"/>
              <w:bottom w:w="40" w:type="dxa"/>
              <w:right w:w="80" w:type="dxa"/>
            </w:tcMar>
          </w:tcPr>
          <w:p w14:paraId="02485D6D" w14:textId="77777777" w:rsidR="008D5B66" w:rsidRDefault="00E401A7">
            <w:pPr>
              <w:jc w:val="right"/>
            </w:pPr>
            <w:r>
              <w:rPr>
                <w:sz w:val="17"/>
                <w:szCs w:val="17"/>
              </w:rPr>
              <w:t>83,113</w:t>
            </w:r>
          </w:p>
        </w:tc>
        <w:tc>
          <w:tcPr>
            <w:tcW w:w="1400" w:type="dxa"/>
            <w:tcMar>
              <w:top w:w="40" w:type="dxa"/>
              <w:left w:w="80" w:type="dxa"/>
              <w:bottom w:w="40" w:type="dxa"/>
              <w:right w:w="80" w:type="dxa"/>
            </w:tcMar>
          </w:tcPr>
          <w:p w14:paraId="2D34D931" w14:textId="77777777" w:rsidR="008D5B66" w:rsidRDefault="00E401A7">
            <w:r>
              <w:rPr>
                <w:sz w:val="17"/>
                <w:szCs w:val="17"/>
              </w:rPr>
              <w:t>Holdout</w:t>
            </w:r>
          </w:p>
        </w:tc>
        <w:tc>
          <w:tcPr>
            <w:tcW w:w="1100" w:type="dxa"/>
            <w:tcMar>
              <w:top w:w="40" w:type="dxa"/>
              <w:left w:w="80" w:type="dxa"/>
              <w:bottom w:w="40" w:type="dxa"/>
              <w:right w:w="80" w:type="dxa"/>
            </w:tcMar>
          </w:tcPr>
          <w:p w14:paraId="5F7D084A" w14:textId="77777777" w:rsidR="008D5B66" w:rsidRDefault="00E401A7">
            <w:pPr>
              <w:jc w:val="right"/>
            </w:pPr>
            <w:r>
              <w:rPr>
                <w:sz w:val="17"/>
                <w:szCs w:val="17"/>
              </w:rPr>
              <w:t>74,563</w:t>
            </w:r>
          </w:p>
        </w:tc>
        <w:tc>
          <w:tcPr>
            <w:tcW w:w="1100" w:type="dxa"/>
            <w:tcMar>
              <w:top w:w="40" w:type="dxa"/>
              <w:left w:w="80" w:type="dxa"/>
              <w:bottom w:w="40" w:type="dxa"/>
              <w:right w:w="80" w:type="dxa"/>
            </w:tcMar>
          </w:tcPr>
          <w:p w14:paraId="5AB3E768" w14:textId="77777777" w:rsidR="008D5B66" w:rsidRDefault="00E401A7">
            <w:pPr>
              <w:jc w:val="right"/>
            </w:pPr>
            <w:r>
              <w:rPr>
                <w:sz w:val="17"/>
                <w:szCs w:val="17"/>
              </w:rPr>
              <w:t>69,706</w:t>
            </w:r>
          </w:p>
        </w:tc>
        <w:tc>
          <w:tcPr>
            <w:tcW w:w="1460" w:type="dxa"/>
            <w:tcMar>
              <w:top w:w="40" w:type="dxa"/>
              <w:left w:w="80" w:type="dxa"/>
              <w:bottom w:w="40" w:type="dxa"/>
              <w:right w:w="80" w:type="dxa"/>
            </w:tcMar>
          </w:tcPr>
          <w:p w14:paraId="42C16988" w14:textId="77777777" w:rsidR="008D5B66" w:rsidRDefault="00E401A7">
            <w:r>
              <w:rPr>
                <w:sz w:val="17"/>
                <w:szCs w:val="17"/>
              </w:rPr>
              <w:t>Mass balance</w:t>
            </w:r>
          </w:p>
        </w:tc>
      </w:tr>
      <w:tr w:rsidR="008D5B66" w14:paraId="325D536E" w14:textId="77777777">
        <w:tc>
          <w:tcPr>
            <w:tcW w:w="700" w:type="dxa"/>
            <w:tcMar>
              <w:top w:w="40" w:type="dxa"/>
              <w:left w:w="80" w:type="dxa"/>
              <w:bottom w:w="40" w:type="dxa"/>
              <w:right w:w="80" w:type="dxa"/>
            </w:tcMar>
          </w:tcPr>
          <w:p w14:paraId="6FE966F4" w14:textId="77777777" w:rsidR="008D5B66" w:rsidRDefault="00E401A7">
            <w:pPr>
              <w:jc w:val="right"/>
            </w:pPr>
            <w:r>
              <w:rPr>
                <w:sz w:val="17"/>
                <w:szCs w:val="17"/>
              </w:rPr>
              <w:t>1998</w:t>
            </w:r>
          </w:p>
        </w:tc>
        <w:tc>
          <w:tcPr>
            <w:tcW w:w="1100" w:type="dxa"/>
            <w:tcMar>
              <w:top w:w="40" w:type="dxa"/>
              <w:left w:w="80" w:type="dxa"/>
              <w:bottom w:w="40" w:type="dxa"/>
              <w:right w:w="80" w:type="dxa"/>
            </w:tcMar>
          </w:tcPr>
          <w:p w14:paraId="681F910E" w14:textId="77777777" w:rsidR="008D5B66" w:rsidRDefault="00E401A7">
            <w:pPr>
              <w:jc w:val="right"/>
            </w:pPr>
            <w:r>
              <w:rPr>
                <w:sz w:val="17"/>
                <w:szCs w:val="17"/>
              </w:rPr>
              <w:t>38,925</w:t>
            </w:r>
          </w:p>
        </w:tc>
        <w:tc>
          <w:tcPr>
            <w:tcW w:w="1400" w:type="dxa"/>
            <w:tcMar>
              <w:top w:w="40" w:type="dxa"/>
              <w:left w:w="80" w:type="dxa"/>
              <w:bottom w:w="40" w:type="dxa"/>
              <w:right w:w="80" w:type="dxa"/>
            </w:tcMar>
          </w:tcPr>
          <w:p w14:paraId="1E0CAE04" w14:textId="77777777" w:rsidR="008D5B66" w:rsidRDefault="00E401A7">
            <w:r>
              <w:rPr>
                <w:sz w:val="17"/>
                <w:szCs w:val="17"/>
              </w:rPr>
              <w:t>Regression</w:t>
            </w:r>
          </w:p>
        </w:tc>
        <w:tc>
          <w:tcPr>
            <w:tcW w:w="1100" w:type="dxa"/>
            <w:tcMar>
              <w:top w:w="40" w:type="dxa"/>
              <w:left w:w="80" w:type="dxa"/>
              <w:bottom w:w="40" w:type="dxa"/>
              <w:right w:w="80" w:type="dxa"/>
            </w:tcMar>
          </w:tcPr>
          <w:p w14:paraId="677C8074" w14:textId="77777777" w:rsidR="008D5B66" w:rsidRDefault="00E401A7">
            <w:pPr>
              <w:jc w:val="right"/>
            </w:pPr>
            <w:r>
              <w:rPr>
                <w:sz w:val="17"/>
                <w:szCs w:val="17"/>
              </w:rPr>
              <w:t>30,823</w:t>
            </w:r>
          </w:p>
        </w:tc>
        <w:tc>
          <w:tcPr>
            <w:tcW w:w="1400" w:type="dxa"/>
            <w:tcMar>
              <w:top w:w="40" w:type="dxa"/>
              <w:left w:w="80" w:type="dxa"/>
              <w:bottom w:w="40" w:type="dxa"/>
              <w:right w:w="80" w:type="dxa"/>
            </w:tcMar>
          </w:tcPr>
          <w:p w14:paraId="2E58DA67" w14:textId="77777777" w:rsidR="008D5B66" w:rsidRDefault="00E401A7">
            <w:r>
              <w:rPr>
                <w:sz w:val="17"/>
                <w:szCs w:val="17"/>
              </w:rPr>
              <w:t>Mass balance</w:t>
            </w:r>
          </w:p>
        </w:tc>
        <w:tc>
          <w:tcPr>
            <w:tcW w:w="1100" w:type="dxa"/>
            <w:tcMar>
              <w:top w:w="40" w:type="dxa"/>
              <w:left w:w="80" w:type="dxa"/>
              <w:bottom w:w="40" w:type="dxa"/>
              <w:right w:w="80" w:type="dxa"/>
            </w:tcMar>
          </w:tcPr>
          <w:p w14:paraId="21BF695A" w14:textId="77777777" w:rsidR="008D5B66" w:rsidRDefault="00E401A7">
            <w:pPr>
              <w:jc w:val="right"/>
            </w:pPr>
            <w:r>
              <w:rPr>
                <w:sz w:val="17"/>
                <w:szCs w:val="17"/>
              </w:rPr>
              <w:t>23,581</w:t>
            </w:r>
          </w:p>
        </w:tc>
        <w:tc>
          <w:tcPr>
            <w:tcW w:w="1100" w:type="dxa"/>
            <w:tcMar>
              <w:top w:w="40" w:type="dxa"/>
              <w:left w:w="80" w:type="dxa"/>
              <w:bottom w:w="40" w:type="dxa"/>
              <w:right w:w="80" w:type="dxa"/>
            </w:tcMar>
          </w:tcPr>
          <w:p w14:paraId="4739638F" w14:textId="77777777" w:rsidR="008D5B66" w:rsidRDefault="00E401A7">
            <w:pPr>
              <w:jc w:val="right"/>
            </w:pPr>
            <w:r>
              <w:rPr>
                <w:sz w:val="17"/>
                <w:szCs w:val="17"/>
              </w:rPr>
              <w:t>22,965</w:t>
            </w:r>
          </w:p>
        </w:tc>
        <w:tc>
          <w:tcPr>
            <w:tcW w:w="1460" w:type="dxa"/>
            <w:tcMar>
              <w:top w:w="40" w:type="dxa"/>
              <w:left w:w="80" w:type="dxa"/>
              <w:bottom w:w="40" w:type="dxa"/>
              <w:right w:w="80" w:type="dxa"/>
            </w:tcMar>
          </w:tcPr>
          <w:p w14:paraId="7FAD31D2" w14:textId="77777777" w:rsidR="008D5B66" w:rsidRDefault="00E401A7">
            <w:r>
              <w:rPr>
                <w:sz w:val="17"/>
                <w:szCs w:val="17"/>
              </w:rPr>
              <w:t>Mass balance</w:t>
            </w:r>
          </w:p>
        </w:tc>
      </w:tr>
      <w:tr w:rsidR="008D5B66" w14:paraId="75E5896C" w14:textId="77777777">
        <w:tc>
          <w:tcPr>
            <w:tcW w:w="700" w:type="dxa"/>
            <w:tcMar>
              <w:top w:w="40" w:type="dxa"/>
              <w:left w:w="80" w:type="dxa"/>
              <w:bottom w:w="40" w:type="dxa"/>
              <w:right w:w="80" w:type="dxa"/>
            </w:tcMar>
          </w:tcPr>
          <w:p w14:paraId="41566C77" w14:textId="77777777" w:rsidR="008D5B66" w:rsidRDefault="00E401A7">
            <w:pPr>
              <w:jc w:val="right"/>
            </w:pPr>
            <w:r>
              <w:rPr>
                <w:sz w:val="17"/>
                <w:szCs w:val="17"/>
              </w:rPr>
              <w:t>1999</w:t>
            </w:r>
          </w:p>
        </w:tc>
        <w:tc>
          <w:tcPr>
            <w:tcW w:w="1100" w:type="dxa"/>
            <w:tcMar>
              <w:top w:w="40" w:type="dxa"/>
              <w:left w:w="80" w:type="dxa"/>
              <w:bottom w:w="40" w:type="dxa"/>
              <w:right w:w="80" w:type="dxa"/>
            </w:tcMar>
          </w:tcPr>
          <w:p w14:paraId="2B8BF257" w14:textId="77777777" w:rsidR="008D5B66" w:rsidRDefault="00E401A7">
            <w:pPr>
              <w:jc w:val="right"/>
            </w:pPr>
            <w:r>
              <w:rPr>
                <w:sz w:val="17"/>
                <w:szCs w:val="17"/>
              </w:rPr>
              <w:t>76,193</w:t>
            </w:r>
          </w:p>
        </w:tc>
        <w:tc>
          <w:tcPr>
            <w:tcW w:w="1400" w:type="dxa"/>
            <w:tcMar>
              <w:top w:w="40" w:type="dxa"/>
              <w:left w:w="80" w:type="dxa"/>
              <w:bottom w:w="40" w:type="dxa"/>
              <w:right w:w="80" w:type="dxa"/>
            </w:tcMar>
          </w:tcPr>
          <w:p w14:paraId="32DCB6AB" w14:textId="77777777" w:rsidR="008D5B66" w:rsidRDefault="00E401A7">
            <w:r>
              <w:rPr>
                <w:sz w:val="17"/>
                <w:szCs w:val="17"/>
              </w:rPr>
              <w:t>Holdout</w:t>
            </w:r>
          </w:p>
        </w:tc>
        <w:tc>
          <w:tcPr>
            <w:tcW w:w="1100" w:type="dxa"/>
            <w:tcMar>
              <w:top w:w="40" w:type="dxa"/>
              <w:left w:w="80" w:type="dxa"/>
              <w:bottom w:w="40" w:type="dxa"/>
              <w:right w:w="80" w:type="dxa"/>
            </w:tcMar>
          </w:tcPr>
          <w:p w14:paraId="58588766" w14:textId="77777777" w:rsidR="008D5B66" w:rsidRDefault="00E401A7">
            <w:pPr>
              <w:jc w:val="right"/>
            </w:pPr>
            <w:r>
              <w:rPr>
                <w:sz w:val="17"/>
                <w:szCs w:val="17"/>
              </w:rPr>
              <w:t>68,206</w:t>
            </w:r>
          </w:p>
        </w:tc>
        <w:tc>
          <w:tcPr>
            <w:tcW w:w="1400" w:type="dxa"/>
            <w:tcMar>
              <w:top w:w="40" w:type="dxa"/>
              <w:left w:w="80" w:type="dxa"/>
              <w:bottom w:w="40" w:type="dxa"/>
              <w:right w:w="80" w:type="dxa"/>
            </w:tcMar>
          </w:tcPr>
          <w:p w14:paraId="574F469E" w14:textId="77777777" w:rsidR="008D5B66" w:rsidRDefault="00E401A7">
            <w:r>
              <w:rPr>
                <w:sz w:val="17"/>
                <w:szCs w:val="17"/>
              </w:rPr>
              <w:t>Holdout</w:t>
            </w:r>
          </w:p>
        </w:tc>
        <w:tc>
          <w:tcPr>
            <w:tcW w:w="1100" w:type="dxa"/>
            <w:tcMar>
              <w:top w:w="40" w:type="dxa"/>
              <w:left w:w="80" w:type="dxa"/>
              <w:bottom w:w="40" w:type="dxa"/>
              <w:right w:w="80" w:type="dxa"/>
            </w:tcMar>
          </w:tcPr>
          <w:p w14:paraId="17551130" w14:textId="77777777" w:rsidR="008D5B66" w:rsidRDefault="00E401A7">
            <w:pPr>
              <w:jc w:val="right"/>
            </w:pPr>
            <w:r>
              <w:rPr>
                <w:sz w:val="17"/>
                <w:szCs w:val="17"/>
              </w:rPr>
              <w:t>60,807</w:t>
            </w:r>
          </w:p>
        </w:tc>
        <w:tc>
          <w:tcPr>
            <w:tcW w:w="1100" w:type="dxa"/>
            <w:tcMar>
              <w:top w:w="40" w:type="dxa"/>
              <w:left w:w="80" w:type="dxa"/>
              <w:bottom w:w="40" w:type="dxa"/>
              <w:right w:w="80" w:type="dxa"/>
            </w:tcMar>
          </w:tcPr>
          <w:p w14:paraId="35812698" w14:textId="77777777" w:rsidR="008D5B66" w:rsidRDefault="00E401A7">
            <w:pPr>
              <w:jc w:val="right"/>
            </w:pPr>
            <w:r>
              <w:rPr>
                <w:sz w:val="17"/>
                <w:szCs w:val="17"/>
              </w:rPr>
              <w:t>51,702</w:t>
            </w:r>
          </w:p>
        </w:tc>
        <w:tc>
          <w:tcPr>
            <w:tcW w:w="1460" w:type="dxa"/>
            <w:tcMar>
              <w:top w:w="40" w:type="dxa"/>
              <w:left w:w="80" w:type="dxa"/>
              <w:bottom w:w="40" w:type="dxa"/>
              <w:right w:w="80" w:type="dxa"/>
            </w:tcMar>
          </w:tcPr>
          <w:p w14:paraId="36B26BFD" w14:textId="77777777" w:rsidR="008D5B66" w:rsidRDefault="00E401A7">
            <w:r>
              <w:rPr>
                <w:sz w:val="17"/>
                <w:szCs w:val="17"/>
              </w:rPr>
              <w:t>Mass balance</w:t>
            </w:r>
          </w:p>
        </w:tc>
      </w:tr>
      <w:tr w:rsidR="008D5B66" w14:paraId="7192D621" w14:textId="77777777">
        <w:tc>
          <w:tcPr>
            <w:tcW w:w="700" w:type="dxa"/>
            <w:tcMar>
              <w:top w:w="40" w:type="dxa"/>
              <w:left w:w="80" w:type="dxa"/>
              <w:bottom w:w="40" w:type="dxa"/>
              <w:right w:w="80" w:type="dxa"/>
            </w:tcMar>
          </w:tcPr>
          <w:p w14:paraId="01D5DD23" w14:textId="77777777" w:rsidR="008D5B66" w:rsidRDefault="00E401A7">
            <w:pPr>
              <w:jc w:val="right"/>
            </w:pPr>
            <w:r>
              <w:rPr>
                <w:sz w:val="17"/>
                <w:szCs w:val="17"/>
              </w:rPr>
              <w:t>2000</w:t>
            </w:r>
          </w:p>
        </w:tc>
        <w:tc>
          <w:tcPr>
            <w:tcW w:w="1100" w:type="dxa"/>
            <w:tcMar>
              <w:top w:w="40" w:type="dxa"/>
              <w:left w:w="80" w:type="dxa"/>
              <w:bottom w:w="40" w:type="dxa"/>
              <w:right w:w="80" w:type="dxa"/>
            </w:tcMar>
          </w:tcPr>
          <w:p w14:paraId="04914695" w14:textId="77777777" w:rsidR="008D5B66" w:rsidRDefault="00E401A7">
            <w:pPr>
              <w:jc w:val="right"/>
            </w:pPr>
            <w:r>
              <w:rPr>
                <w:sz w:val="17"/>
                <w:szCs w:val="17"/>
              </w:rPr>
              <w:t>73,070</w:t>
            </w:r>
          </w:p>
        </w:tc>
        <w:tc>
          <w:tcPr>
            <w:tcW w:w="1400" w:type="dxa"/>
            <w:tcMar>
              <w:top w:w="40" w:type="dxa"/>
              <w:left w:w="80" w:type="dxa"/>
              <w:bottom w:w="40" w:type="dxa"/>
              <w:right w:w="80" w:type="dxa"/>
            </w:tcMar>
          </w:tcPr>
          <w:p w14:paraId="544D84D1" w14:textId="77777777" w:rsidR="008D5B66" w:rsidRDefault="00E401A7">
            <w:r>
              <w:rPr>
                <w:sz w:val="17"/>
                <w:szCs w:val="17"/>
              </w:rPr>
              <w:t>Regression</w:t>
            </w:r>
          </w:p>
        </w:tc>
        <w:tc>
          <w:tcPr>
            <w:tcW w:w="1100" w:type="dxa"/>
            <w:tcMar>
              <w:top w:w="40" w:type="dxa"/>
              <w:left w:w="80" w:type="dxa"/>
              <w:bottom w:w="40" w:type="dxa"/>
              <w:right w:w="80" w:type="dxa"/>
            </w:tcMar>
          </w:tcPr>
          <w:p w14:paraId="3CED29B9" w14:textId="77777777" w:rsidR="008D5B66" w:rsidRDefault="00E401A7">
            <w:pPr>
              <w:jc w:val="right"/>
            </w:pPr>
            <w:r>
              <w:rPr>
                <w:sz w:val="17"/>
                <w:szCs w:val="17"/>
              </w:rPr>
              <w:t>72,890</w:t>
            </w:r>
          </w:p>
        </w:tc>
        <w:tc>
          <w:tcPr>
            <w:tcW w:w="1400" w:type="dxa"/>
            <w:tcMar>
              <w:top w:w="40" w:type="dxa"/>
              <w:left w:w="80" w:type="dxa"/>
              <w:bottom w:w="40" w:type="dxa"/>
              <w:right w:w="80" w:type="dxa"/>
            </w:tcMar>
          </w:tcPr>
          <w:p w14:paraId="716666A9" w14:textId="77777777" w:rsidR="008D5B66" w:rsidRDefault="00E401A7">
            <w:r>
              <w:rPr>
                <w:sz w:val="17"/>
                <w:szCs w:val="17"/>
              </w:rPr>
              <w:t>Mass balance</w:t>
            </w:r>
          </w:p>
        </w:tc>
        <w:tc>
          <w:tcPr>
            <w:tcW w:w="1100" w:type="dxa"/>
            <w:tcMar>
              <w:top w:w="40" w:type="dxa"/>
              <w:left w:w="80" w:type="dxa"/>
              <w:bottom w:w="40" w:type="dxa"/>
              <w:right w:w="80" w:type="dxa"/>
            </w:tcMar>
          </w:tcPr>
          <w:p w14:paraId="007D540A" w14:textId="77777777" w:rsidR="008D5B66" w:rsidRDefault="00E401A7">
            <w:pPr>
              <w:jc w:val="right"/>
            </w:pPr>
            <w:r>
              <w:rPr>
                <w:sz w:val="17"/>
                <w:szCs w:val="17"/>
              </w:rPr>
              <w:t>58,190</w:t>
            </w:r>
          </w:p>
        </w:tc>
        <w:tc>
          <w:tcPr>
            <w:tcW w:w="1100" w:type="dxa"/>
            <w:tcMar>
              <w:top w:w="40" w:type="dxa"/>
              <w:left w:w="80" w:type="dxa"/>
              <w:bottom w:w="40" w:type="dxa"/>
              <w:right w:w="80" w:type="dxa"/>
            </w:tcMar>
          </w:tcPr>
          <w:p w14:paraId="630DB3CF" w14:textId="77777777" w:rsidR="008D5B66" w:rsidRDefault="00E401A7">
            <w:pPr>
              <w:jc w:val="right"/>
            </w:pPr>
            <w:r>
              <w:rPr>
                <w:sz w:val="17"/>
                <w:szCs w:val="17"/>
              </w:rPr>
              <w:t>43,549</w:t>
            </w:r>
          </w:p>
        </w:tc>
        <w:tc>
          <w:tcPr>
            <w:tcW w:w="1460" w:type="dxa"/>
            <w:tcMar>
              <w:top w:w="40" w:type="dxa"/>
              <w:left w:w="80" w:type="dxa"/>
              <w:bottom w:w="40" w:type="dxa"/>
              <w:right w:w="80" w:type="dxa"/>
            </w:tcMar>
          </w:tcPr>
          <w:p w14:paraId="1FB8048A" w14:textId="77777777" w:rsidR="008D5B66" w:rsidRDefault="00E401A7">
            <w:r>
              <w:rPr>
                <w:sz w:val="17"/>
                <w:szCs w:val="17"/>
              </w:rPr>
              <w:t>Mass balance</w:t>
            </w:r>
          </w:p>
        </w:tc>
      </w:tr>
      <w:tr w:rsidR="008D5B66" w14:paraId="366B8619" w14:textId="77777777">
        <w:tc>
          <w:tcPr>
            <w:tcW w:w="700" w:type="dxa"/>
            <w:tcMar>
              <w:top w:w="40" w:type="dxa"/>
              <w:left w:w="80" w:type="dxa"/>
              <w:bottom w:w="40" w:type="dxa"/>
              <w:right w:w="80" w:type="dxa"/>
            </w:tcMar>
          </w:tcPr>
          <w:p w14:paraId="292DB271" w14:textId="77777777" w:rsidR="008D5B66" w:rsidRDefault="00E401A7">
            <w:pPr>
              <w:jc w:val="right"/>
            </w:pPr>
            <w:r>
              <w:rPr>
                <w:sz w:val="17"/>
                <w:szCs w:val="17"/>
              </w:rPr>
              <w:t>2001</w:t>
            </w:r>
          </w:p>
        </w:tc>
        <w:tc>
          <w:tcPr>
            <w:tcW w:w="1100" w:type="dxa"/>
            <w:tcMar>
              <w:top w:w="40" w:type="dxa"/>
              <w:left w:w="80" w:type="dxa"/>
              <w:bottom w:w="40" w:type="dxa"/>
              <w:right w:w="80" w:type="dxa"/>
            </w:tcMar>
          </w:tcPr>
          <w:p w14:paraId="592355AB" w14:textId="77777777" w:rsidR="008D5B66" w:rsidRDefault="00E401A7">
            <w:pPr>
              <w:jc w:val="right"/>
            </w:pPr>
            <w:r>
              <w:rPr>
                <w:sz w:val="17"/>
                <w:szCs w:val="17"/>
              </w:rPr>
              <w:t>19,568</w:t>
            </w:r>
          </w:p>
        </w:tc>
        <w:tc>
          <w:tcPr>
            <w:tcW w:w="1400" w:type="dxa"/>
            <w:tcMar>
              <w:top w:w="40" w:type="dxa"/>
              <w:left w:w="80" w:type="dxa"/>
              <w:bottom w:w="40" w:type="dxa"/>
              <w:right w:w="80" w:type="dxa"/>
            </w:tcMar>
          </w:tcPr>
          <w:p w14:paraId="3B9A58F0" w14:textId="77777777" w:rsidR="008D5B66" w:rsidRDefault="00E401A7">
            <w:r>
              <w:rPr>
                <w:sz w:val="17"/>
                <w:szCs w:val="17"/>
              </w:rPr>
              <w:t>Regression</w:t>
            </w:r>
          </w:p>
        </w:tc>
        <w:tc>
          <w:tcPr>
            <w:tcW w:w="1100" w:type="dxa"/>
            <w:tcMar>
              <w:top w:w="40" w:type="dxa"/>
              <w:left w:w="80" w:type="dxa"/>
              <w:bottom w:w="40" w:type="dxa"/>
              <w:right w:w="80" w:type="dxa"/>
            </w:tcMar>
          </w:tcPr>
          <w:p w14:paraId="2B52C488" w14:textId="77777777" w:rsidR="008D5B66" w:rsidRDefault="00E401A7">
            <w:pPr>
              <w:jc w:val="right"/>
            </w:pPr>
            <w:r>
              <w:rPr>
                <w:sz w:val="17"/>
                <w:szCs w:val="17"/>
              </w:rPr>
              <w:t>19,568</w:t>
            </w:r>
          </w:p>
        </w:tc>
        <w:tc>
          <w:tcPr>
            <w:tcW w:w="1400" w:type="dxa"/>
            <w:tcMar>
              <w:top w:w="40" w:type="dxa"/>
              <w:left w:w="80" w:type="dxa"/>
              <w:bottom w:w="40" w:type="dxa"/>
              <w:right w:w="80" w:type="dxa"/>
            </w:tcMar>
          </w:tcPr>
          <w:p w14:paraId="214A6AFA" w14:textId="77777777" w:rsidR="008D5B66" w:rsidRDefault="00E401A7">
            <w:r>
              <w:rPr>
                <w:sz w:val="17"/>
                <w:szCs w:val="17"/>
              </w:rPr>
              <w:t>Mass balance</w:t>
            </w:r>
          </w:p>
        </w:tc>
        <w:tc>
          <w:tcPr>
            <w:tcW w:w="1100" w:type="dxa"/>
            <w:tcMar>
              <w:top w:w="40" w:type="dxa"/>
              <w:left w:w="80" w:type="dxa"/>
              <w:bottom w:w="40" w:type="dxa"/>
              <w:right w:w="80" w:type="dxa"/>
            </w:tcMar>
          </w:tcPr>
          <w:p w14:paraId="3EF6BCEE" w14:textId="77777777" w:rsidR="008D5B66" w:rsidRDefault="00E401A7">
            <w:pPr>
              <w:jc w:val="right"/>
            </w:pPr>
            <w:r>
              <w:rPr>
                <w:sz w:val="17"/>
                <w:szCs w:val="17"/>
              </w:rPr>
              <w:t>15,339</w:t>
            </w:r>
          </w:p>
        </w:tc>
        <w:tc>
          <w:tcPr>
            <w:tcW w:w="1100" w:type="dxa"/>
            <w:tcMar>
              <w:top w:w="40" w:type="dxa"/>
              <w:left w:w="80" w:type="dxa"/>
              <w:bottom w:w="40" w:type="dxa"/>
              <w:right w:w="80" w:type="dxa"/>
            </w:tcMar>
          </w:tcPr>
          <w:p w14:paraId="1ABAD493" w14:textId="77777777" w:rsidR="008D5B66" w:rsidRDefault="00E401A7">
            <w:pPr>
              <w:jc w:val="right"/>
            </w:pPr>
            <w:r>
              <w:rPr>
                <w:sz w:val="17"/>
                <w:szCs w:val="17"/>
              </w:rPr>
              <w:t>14,332</w:t>
            </w:r>
          </w:p>
        </w:tc>
        <w:tc>
          <w:tcPr>
            <w:tcW w:w="1460" w:type="dxa"/>
            <w:tcMar>
              <w:top w:w="40" w:type="dxa"/>
              <w:left w:w="80" w:type="dxa"/>
              <w:bottom w:w="40" w:type="dxa"/>
              <w:right w:w="80" w:type="dxa"/>
            </w:tcMar>
          </w:tcPr>
          <w:p w14:paraId="0C79C447" w14:textId="77777777" w:rsidR="008D5B66" w:rsidRDefault="00E401A7">
            <w:r>
              <w:rPr>
                <w:sz w:val="17"/>
                <w:szCs w:val="17"/>
              </w:rPr>
              <w:t>Mass balance</w:t>
            </w:r>
          </w:p>
        </w:tc>
      </w:tr>
      <w:tr w:rsidR="008D5B66" w14:paraId="0631738D" w14:textId="77777777">
        <w:tc>
          <w:tcPr>
            <w:tcW w:w="700" w:type="dxa"/>
            <w:tcMar>
              <w:top w:w="40" w:type="dxa"/>
              <w:left w:w="80" w:type="dxa"/>
              <w:bottom w:w="40" w:type="dxa"/>
              <w:right w:w="80" w:type="dxa"/>
            </w:tcMar>
          </w:tcPr>
          <w:p w14:paraId="560450A9" w14:textId="77777777" w:rsidR="008D5B66" w:rsidRDefault="00E401A7">
            <w:pPr>
              <w:jc w:val="right"/>
            </w:pPr>
            <w:r>
              <w:rPr>
                <w:sz w:val="17"/>
                <w:szCs w:val="17"/>
              </w:rPr>
              <w:t>2002</w:t>
            </w:r>
          </w:p>
        </w:tc>
        <w:tc>
          <w:tcPr>
            <w:tcW w:w="1100" w:type="dxa"/>
            <w:tcMar>
              <w:top w:w="40" w:type="dxa"/>
              <w:left w:w="80" w:type="dxa"/>
              <w:bottom w:w="40" w:type="dxa"/>
              <w:right w:w="80" w:type="dxa"/>
            </w:tcMar>
          </w:tcPr>
          <w:p w14:paraId="7E974C97" w14:textId="77777777" w:rsidR="008D5B66" w:rsidRDefault="00E401A7">
            <w:pPr>
              <w:jc w:val="right"/>
            </w:pPr>
            <w:r>
              <w:rPr>
                <w:sz w:val="17"/>
                <w:szCs w:val="17"/>
              </w:rPr>
              <w:t>66,027</w:t>
            </w:r>
          </w:p>
        </w:tc>
        <w:tc>
          <w:tcPr>
            <w:tcW w:w="1400" w:type="dxa"/>
            <w:tcMar>
              <w:top w:w="40" w:type="dxa"/>
              <w:left w:w="80" w:type="dxa"/>
              <w:bottom w:w="40" w:type="dxa"/>
              <w:right w:w="80" w:type="dxa"/>
            </w:tcMar>
          </w:tcPr>
          <w:p w14:paraId="0D623DF6" w14:textId="77777777" w:rsidR="008D5B66" w:rsidRDefault="00E401A7">
            <w:r>
              <w:rPr>
                <w:sz w:val="17"/>
                <w:szCs w:val="17"/>
              </w:rPr>
              <w:t>Regression</w:t>
            </w:r>
          </w:p>
        </w:tc>
        <w:tc>
          <w:tcPr>
            <w:tcW w:w="1100" w:type="dxa"/>
            <w:tcMar>
              <w:top w:w="40" w:type="dxa"/>
              <w:left w:w="80" w:type="dxa"/>
              <w:bottom w:w="40" w:type="dxa"/>
              <w:right w:w="80" w:type="dxa"/>
            </w:tcMar>
          </w:tcPr>
          <w:p w14:paraId="0CEFB8A6" w14:textId="77777777" w:rsidR="008D5B66" w:rsidRDefault="00E401A7">
            <w:pPr>
              <w:jc w:val="right"/>
            </w:pPr>
            <w:r>
              <w:rPr>
                <w:sz w:val="17"/>
                <w:szCs w:val="17"/>
              </w:rPr>
              <w:t>64,512</w:t>
            </w:r>
          </w:p>
        </w:tc>
        <w:tc>
          <w:tcPr>
            <w:tcW w:w="1400" w:type="dxa"/>
            <w:tcMar>
              <w:top w:w="40" w:type="dxa"/>
              <w:left w:w="80" w:type="dxa"/>
              <w:bottom w:w="40" w:type="dxa"/>
              <w:right w:w="80" w:type="dxa"/>
            </w:tcMar>
          </w:tcPr>
          <w:p w14:paraId="638B6735" w14:textId="77777777" w:rsidR="008D5B66" w:rsidRDefault="00E401A7">
            <w:r>
              <w:rPr>
                <w:sz w:val="17"/>
                <w:szCs w:val="17"/>
              </w:rPr>
              <w:t>Mass balance</w:t>
            </w:r>
          </w:p>
        </w:tc>
        <w:tc>
          <w:tcPr>
            <w:tcW w:w="1100" w:type="dxa"/>
            <w:tcMar>
              <w:top w:w="40" w:type="dxa"/>
              <w:left w:w="80" w:type="dxa"/>
              <w:bottom w:w="40" w:type="dxa"/>
              <w:right w:w="80" w:type="dxa"/>
            </w:tcMar>
          </w:tcPr>
          <w:p w14:paraId="76035137" w14:textId="77777777" w:rsidR="008D5B66" w:rsidRDefault="00E401A7">
            <w:pPr>
              <w:jc w:val="right"/>
            </w:pPr>
            <w:r>
              <w:rPr>
                <w:sz w:val="17"/>
                <w:szCs w:val="17"/>
              </w:rPr>
              <w:t>49,168</w:t>
            </w:r>
          </w:p>
        </w:tc>
        <w:tc>
          <w:tcPr>
            <w:tcW w:w="1100" w:type="dxa"/>
            <w:tcMar>
              <w:top w:w="40" w:type="dxa"/>
              <w:left w:w="80" w:type="dxa"/>
              <w:bottom w:w="40" w:type="dxa"/>
              <w:right w:w="80" w:type="dxa"/>
            </w:tcMar>
          </w:tcPr>
          <w:p w14:paraId="784F9992" w14:textId="77777777" w:rsidR="008D5B66" w:rsidRDefault="00E401A7">
            <w:pPr>
              <w:jc w:val="right"/>
            </w:pPr>
            <w:r>
              <w:rPr>
                <w:sz w:val="17"/>
                <w:szCs w:val="17"/>
              </w:rPr>
              <w:t>40,567</w:t>
            </w:r>
          </w:p>
        </w:tc>
        <w:tc>
          <w:tcPr>
            <w:tcW w:w="1460" w:type="dxa"/>
            <w:tcMar>
              <w:top w:w="40" w:type="dxa"/>
              <w:left w:w="80" w:type="dxa"/>
              <w:bottom w:w="40" w:type="dxa"/>
              <w:right w:w="80" w:type="dxa"/>
            </w:tcMar>
          </w:tcPr>
          <w:p w14:paraId="20C37A24" w14:textId="77777777" w:rsidR="008D5B66" w:rsidRDefault="00E401A7">
            <w:r>
              <w:rPr>
                <w:sz w:val="17"/>
                <w:szCs w:val="17"/>
              </w:rPr>
              <w:t>Mass balance</w:t>
            </w:r>
          </w:p>
        </w:tc>
      </w:tr>
      <w:tr w:rsidR="008D5B66" w14:paraId="7725850F" w14:textId="77777777">
        <w:tc>
          <w:tcPr>
            <w:tcW w:w="700" w:type="dxa"/>
            <w:tcMar>
              <w:top w:w="40" w:type="dxa"/>
              <w:left w:w="80" w:type="dxa"/>
              <w:bottom w:w="40" w:type="dxa"/>
              <w:right w:w="80" w:type="dxa"/>
            </w:tcMar>
          </w:tcPr>
          <w:p w14:paraId="322A8BBD" w14:textId="77777777" w:rsidR="008D5B66" w:rsidRDefault="00E401A7">
            <w:pPr>
              <w:jc w:val="right"/>
            </w:pPr>
            <w:r>
              <w:rPr>
                <w:sz w:val="17"/>
                <w:szCs w:val="17"/>
              </w:rPr>
              <w:t>2003</w:t>
            </w:r>
          </w:p>
        </w:tc>
        <w:tc>
          <w:tcPr>
            <w:tcW w:w="1100" w:type="dxa"/>
            <w:tcMar>
              <w:top w:w="40" w:type="dxa"/>
              <w:left w:w="80" w:type="dxa"/>
              <w:bottom w:w="40" w:type="dxa"/>
              <w:right w:w="80" w:type="dxa"/>
            </w:tcMar>
          </w:tcPr>
          <w:p w14:paraId="253FAF3F" w14:textId="77777777" w:rsidR="008D5B66" w:rsidRDefault="00E401A7">
            <w:pPr>
              <w:jc w:val="right"/>
            </w:pPr>
            <w:r>
              <w:rPr>
                <w:sz w:val="17"/>
                <w:szCs w:val="17"/>
              </w:rPr>
              <w:t>109,719</w:t>
            </w:r>
          </w:p>
        </w:tc>
        <w:tc>
          <w:tcPr>
            <w:tcW w:w="1400" w:type="dxa"/>
            <w:tcMar>
              <w:top w:w="40" w:type="dxa"/>
              <w:left w:w="80" w:type="dxa"/>
              <w:bottom w:w="40" w:type="dxa"/>
              <w:right w:w="80" w:type="dxa"/>
            </w:tcMar>
          </w:tcPr>
          <w:p w14:paraId="1732D8B5" w14:textId="77777777" w:rsidR="008D5B66" w:rsidRDefault="00E401A7">
            <w:r>
              <w:rPr>
                <w:sz w:val="17"/>
                <w:szCs w:val="17"/>
              </w:rPr>
              <w:t>Holdout</w:t>
            </w:r>
          </w:p>
        </w:tc>
        <w:tc>
          <w:tcPr>
            <w:tcW w:w="1100" w:type="dxa"/>
            <w:tcMar>
              <w:top w:w="40" w:type="dxa"/>
              <w:left w:w="80" w:type="dxa"/>
              <w:bottom w:w="40" w:type="dxa"/>
              <w:right w:w="80" w:type="dxa"/>
            </w:tcMar>
          </w:tcPr>
          <w:p w14:paraId="14B062E9" w14:textId="77777777" w:rsidR="008D5B66" w:rsidRDefault="00E401A7">
            <w:pPr>
              <w:jc w:val="right"/>
            </w:pPr>
            <w:r>
              <w:rPr>
                <w:sz w:val="17"/>
                <w:szCs w:val="17"/>
              </w:rPr>
              <w:t>101,254</w:t>
            </w:r>
          </w:p>
        </w:tc>
        <w:tc>
          <w:tcPr>
            <w:tcW w:w="1400" w:type="dxa"/>
            <w:tcMar>
              <w:top w:w="40" w:type="dxa"/>
              <w:left w:w="80" w:type="dxa"/>
              <w:bottom w:w="40" w:type="dxa"/>
              <w:right w:w="80" w:type="dxa"/>
            </w:tcMar>
          </w:tcPr>
          <w:p w14:paraId="4DCF3F3D" w14:textId="77777777" w:rsidR="008D5B66" w:rsidRDefault="00E401A7">
            <w:r>
              <w:rPr>
                <w:sz w:val="17"/>
                <w:szCs w:val="17"/>
              </w:rPr>
              <w:t>Holdout</w:t>
            </w:r>
          </w:p>
        </w:tc>
        <w:tc>
          <w:tcPr>
            <w:tcW w:w="1100" w:type="dxa"/>
            <w:tcMar>
              <w:top w:w="40" w:type="dxa"/>
              <w:left w:w="80" w:type="dxa"/>
              <w:bottom w:w="40" w:type="dxa"/>
              <w:right w:w="80" w:type="dxa"/>
            </w:tcMar>
          </w:tcPr>
          <w:p w14:paraId="22B9E2A6" w14:textId="77777777" w:rsidR="008D5B66" w:rsidRDefault="00E401A7">
            <w:pPr>
              <w:jc w:val="right"/>
            </w:pPr>
            <w:r>
              <w:rPr>
                <w:sz w:val="17"/>
                <w:szCs w:val="17"/>
              </w:rPr>
              <w:t>72,896</w:t>
            </w:r>
          </w:p>
        </w:tc>
        <w:tc>
          <w:tcPr>
            <w:tcW w:w="1100" w:type="dxa"/>
            <w:tcMar>
              <w:top w:w="40" w:type="dxa"/>
              <w:left w:w="80" w:type="dxa"/>
              <w:bottom w:w="40" w:type="dxa"/>
              <w:right w:w="80" w:type="dxa"/>
            </w:tcMar>
          </w:tcPr>
          <w:p w14:paraId="5038CBD3" w14:textId="77777777" w:rsidR="008D5B66" w:rsidRDefault="00E401A7">
            <w:pPr>
              <w:jc w:val="right"/>
            </w:pPr>
            <w:r>
              <w:rPr>
                <w:sz w:val="17"/>
                <w:szCs w:val="17"/>
              </w:rPr>
              <w:t>53,892</w:t>
            </w:r>
          </w:p>
        </w:tc>
        <w:tc>
          <w:tcPr>
            <w:tcW w:w="1460" w:type="dxa"/>
            <w:tcMar>
              <w:top w:w="40" w:type="dxa"/>
              <w:left w:w="80" w:type="dxa"/>
              <w:bottom w:w="40" w:type="dxa"/>
              <w:right w:w="80" w:type="dxa"/>
            </w:tcMar>
          </w:tcPr>
          <w:p w14:paraId="2DF04F78" w14:textId="77777777" w:rsidR="008D5B66" w:rsidRDefault="00E401A7">
            <w:r>
              <w:rPr>
                <w:sz w:val="17"/>
                <w:szCs w:val="17"/>
              </w:rPr>
              <w:t>Mass balance</w:t>
            </w:r>
          </w:p>
        </w:tc>
      </w:tr>
      <w:tr w:rsidR="008D5B66" w14:paraId="0746A6C4" w14:textId="77777777">
        <w:tc>
          <w:tcPr>
            <w:tcW w:w="700" w:type="dxa"/>
            <w:tcMar>
              <w:top w:w="40" w:type="dxa"/>
              <w:left w:w="80" w:type="dxa"/>
              <w:bottom w:w="40" w:type="dxa"/>
              <w:right w:w="80" w:type="dxa"/>
            </w:tcMar>
          </w:tcPr>
          <w:p w14:paraId="756E81D0" w14:textId="77777777" w:rsidR="008D5B66" w:rsidRDefault="00E401A7">
            <w:pPr>
              <w:jc w:val="right"/>
            </w:pPr>
            <w:r>
              <w:rPr>
                <w:sz w:val="17"/>
                <w:szCs w:val="17"/>
              </w:rPr>
              <w:t>2004</w:t>
            </w:r>
          </w:p>
        </w:tc>
        <w:tc>
          <w:tcPr>
            <w:tcW w:w="1100" w:type="dxa"/>
            <w:tcMar>
              <w:top w:w="40" w:type="dxa"/>
              <w:left w:w="80" w:type="dxa"/>
              <w:bottom w:w="40" w:type="dxa"/>
              <w:right w:w="80" w:type="dxa"/>
            </w:tcMar>
          </w:tcPr>
          <w:p w14:paraId="2B770206" w14:textId="77777777" w:rsidR="008D5B66" w:rsidRDefault="00E401A7">
            <w:pPr>
              <w:jc w:val="right"/>
            </w:pPr>
            <w:r>
              <w:rPr>
                <w:sz w:val="17"/>
                <w:szCs w:val="17"/>
              </w:rPr>
              <w:t>56,223</w:t>
            </w:r>
          </w:p>
        </w:tc>
        <w:tc>
          <w:tcPr>
            <w:tcW w:w="1400" w:type="dxa"/>
            <w:tcMar>
              <w:top w:w="40" w:type="dxa"/>
              <w:left w:w="80" w:type="dxa"/>
              <w:bottom w:w="40" w:type="dxa"/>
              <w:right w:w="80" w:type="dxa"/>
            </w:tcMar>
          </w:tcPr>
          <w:p w14:paraId="0F956498" w14:textId="77777777" w:rsidR="008D5B66" w:rsidRDefault="00E401A7">
            <w:r>
              <w:rPr>
                <w:sz w:val="17"/>
                <w:szCs w:val="17"/>
              </w:rPr>
              <w:t>Holdout</w:t>
            </w:r>
          </w:p>
        </w:tc>
        <w:tc>
          <w:tcPr>
            <w:tcW w:w="1100" w:type="dxa"/>
            <w:tcMar>
              <w:top w:w="40" w:type="dxa"/>
              <w:left w:w="80" w:type="dxa"/>
              <w:bottom w:w="40" w:type="dxa"/>
              <w:right w:w="80" w:type="dxa"/>
            </w:tcMar>
          </w:tcPr>
          <w:p w14:paraId="7140C879" w14:textId="77777777" w:rsidR="008D5B66" w:rsidRDefault="00E401A7">
            <w:pPr>
              <w:jc w:val="right"/>
            </w:pPr>
            <w:r>
              <w:rPr>
                <w:sz w:val="17"/>
                <w:szCs w:val="17"/>
              </w:rPr>
              <w:t>52,144</w:t>
            </w:r>
          </w:p>
        </w:tc>
        <w:tc>
          <w:tcPr>
            <w:tcW w:w="1400" w:type="dxa"/>
            <w:tcMar>
              <w:top w:w="40" w:type="dxa"/>
              <w:left w:w="80" w:type="dxa"/>
              <w:bottom w:w="40" w:type="dxa"/>
              <w:right w:w="80" w:type="dxa"/>
            </w:tcMar>
          </w:tcPr>
          <w:p w14:paraId="5D57BF12" w14:textId="77777777" w:rsidR="008D5B66" w:rsidRDefault="00E401A7">
            <w:r>
              <w:rPr>
                <w:sz w:val="17"/>
                <w:szCs w:val="17"/>
              </w:rPr>
              <w:t>Holdout</w:t>
            </w:r>
          </w:p>
        </w:tc>
        <w:tc>
          <w:tcPr>
            <w:tcW w:w="1100" w:type="dxa"/>
            <w:tcMar>
              <w:top w:w="40" w:type="dxa"/>
              <w:left w:w="80" w:type="dxa"/>
              <w:bottom w:w="40" w:type="dxa"/>
              <w:right w:w="80" w:type="dxa"/>
            </w:tcMar>
          </w:tcPr>
          <w:p w14:paraId="0A49EBC9" w14:textId="77777777" w:rsidR="008D5B66" w:rsidRDefault="00E401A7">
            <w:pPr>
              <w:jc w:val="right"/>
            </w:pPr>
            <w:r>
              <w:rPr>
                <w:sz w:val="17"/>
                <w:szCs w:val="17"/>
              </w:rPr>
              <w:t>43,452</w:t>
            </w:r>
          </w:p>
        </w:tc>
        <w:tc>
          <w:tcPr>
            <w:tcW w:w="1100" w:type="dxa"/>
            <w:tcMar>
              <w:top w:w="40" w:type="dxa"/>
              <w:left w:w="80" w:type="dxa"/>
              <w:bottom w:w="40" w:type="dxa"/>
              <w:right w:w="80" w:type="dxa"/>
            </w:tcMar>
          </w:tcPr>
          <w:p w14:paraId="50E7341E" w14:textId="77777777" w:rsidR="008D5B66" w:rsidRDefault="00E401A7">
            <w:pPr>
              <w:jc w:val="right"/>
            </w:pPr>
            <w:r>
              <w:rPr>
                <w:sz w:val="17"/>
                <w:szCs w:val="17"/>
              </w:rPr>
              <w:t>34,949</w:t>
            </w:r>
          </w:p>
        </w:tc>
        <w:tc>
          <w:tcPr>
            <w:tcW w:w="1460" w:type="dxa"/>
            <w:tcMar>
              <w:top w:w="40" w:type="dxa"/>
              <w:left w:w="80" w:type="dxa"/>
              <w:bottom w:w="40" w:type="dxa"/>
              <w:right w:w="80" w:type="dxa"/>
            </w:tcMar>
          </w:tcPr>
          <w:p w14:paraId="50C74248" w14:textId="77777777" w:rsidR="008D5B66" w:rsidRDefault="00E401A7">
            <w:r>
              <w:rPr>
                <w:sz w:val="17"/>
                <w:szCs w:val="17"/>
              </w:rPr>
              <w:t>Mass balance</w:t>
            </w:r>
          </w:p>
        </w:tc>
      </w:tr>
      <w:tr w:rsidR="008D5B66" w14:paraId="657898B7" w14:textId="77777777">
        <w:tc>
          <w:tcPr>
            <w:tcW w:w="700" w:type="dxa"/>
            <w:tcMar>
              <w:top w:w="40" w:type="dxa"/>
              <w:left w:w="80" w:type="dxa"/>
              <w:bottom w:w="40" w:type="dxa"/>
              <w:right w:w="80" w:type="dxa"/>
            </w:tcMar>
          </w:tcPr>
          <w:p w14:paraId="3C78622E" w14:textId="77777777" w:rsidR="008D5B66" w:rsidRDefault="00E401A7">
            <w:pPr>
              <w:jc w:val="right"/>
            </w:pPr>
            <w:r>
              <w:rPr>
                <w:sz w:val="17"/>
                <w:szCs w:val="17"/>
              </w:rPr>
              <w:t>2005</w:t>
            </w:r>
          </w:p>
        </w:tc>
        <w:tc>
          <w:tcPr>
            <w:tcW w:w="1100" w:type="dxa"/>
            <w:tcMar>
              <w:top w:w="40" w:type="dxa"/>
              <w:left w:w="80" w:type="dxa"/>
              <w:bottom w:w="40" w:type="dxa"/>
              <w:right w:w="80" w:type="dxa"/>
            </w:tcMar>
          </w:tcPr>
          <w:p w14:paraId="715B424B" w14:textId="77777777" w:rsidR="008D5B66" w:rsidRDefault="00E401A7">
            <w:pPr>
              <w:jc w:val="right"/>
            </w:pPr>
            <w:r>
              <w:rPr>
                <w:sz w:val="17"/>
                <w:szCs w:val="17"/>
              </w:rPr>
              <w:t>52,859</w:t>
            </w:r>
          </w:p>
        </w:tc>
        <w:tc>
          <w:tcPr>
            <w:tcW w:w="1400" w:type="dxa"/>
            <w:tcMar>
              <w:top w:w="40" w:type="dxa"/>
              <w:left w:w="80" w:type="dxa"/>
              <w:bottom w:w="40" w:type="dxa"/>
              <w:right w:w="80" w:type="dxa"/>
            </w:tcMar>
          </w:tcPr>
          <w:p w14:paraId="550B314E" w14:textId="77777777" w:rsidR="008D5B66" w:rsidRDefault="00E401A7">
            <w:r>
              <w:rPr>
                <w:sz w:val="17"/>
                <w:szCs w:val="17"/>
              </w:rPr>
              <w:t>Regression</w:t>
            </w:r>
          </w:p>
        </w:tc>
        <w:tc>
          <w:tcPr>
            <w:tcW w:w="1100" w:type="dxa"/>
            <w:tcMar>
              <w:top w:w="40" w:type="dxa"/>
              <w:left w:w="80" w:type="dxa"/>
              <w:bottom w:w="40" w:type="dxa"/>
              <w:right w:w="80" w:type="dxa"/>
            </w:tcMar>
          </w:tcPr>
          <w:p w14:paraId="296F5321" w14:textId="77777777" w:rsidR="008D5B66" w:rsidRDefault="00E401A7">
            <w:pPr>
              <w:jc w:val="right"/>
            </w:pPr>
            <w:r>
              <w:rPr>
                <w:sz w:val="17"/>
                <w:szCs w:val="17"/>
              </w:rPr>
              <w:t>50,133</w:t>
            </w:r>
          </w:p>
        </w:tc>
        <w:tc>
          <w:tcPr>
            <w:tcW w:w="1400" w:type="dxa"/>
            <w:tcMar>
              <w:top w:w="40" w:type="dxa"/>
              <w:left w:w="80" w:type="dxa"/>
              <w:bottom w:w="40" w:type="dxa"/>
              <w:right w:w="80" w:type="dxa"/>
            </w:tcMar>
          </w:tcPr>
          <w:p w14:paraId="2ED4F201" w14:textId="77777777" w:rsidR="008D5B66" w:rsidRDefault="00E401A7">
            <w:r>
              <w:rPr>
                <w:sz w:val="17"/>
                <w:szCs w:val="17"/>
              </w:rPr>
              <w:t>Mass balance</w:t>
            </w:r>
          </w:p>
        </w:tc>
        <w:tc>
          <w:tcPr>
            <w:tcW w:w="1100" w:type="dxa"/>
            <w:tcMar>
              <w:top w:w="40" w:type="dxa"/>
              <w:left w:w="80" w:type="dxa"/>
              <w:bottom w:w="40" w:type="dxa"/>
              <w:right w:w="80" w:type="dxa"/>
            </w:tcMar>
          </w:tcPr>
          <w:p w14:paraId="3A54E21C" w14:textId="77777777" w:rsidR="008D5B66" w:rsidRDefault="00E401A7">
            <w:pPr>
              <w:jc w:val="right"/>
            </w:pPr>
            <w:r>
              <w:rPr>
                <w:sz w:val="17"/>
                <w:szCs w:val="17"/>
              </w:rPr>
              <w:t>39,349</w:t>
            </w:r>
          </w:p>
        </w:tc>
        <w:tc>
          <w:tcPr>
            <w:tcW w:w="1100" w:type="dxa"/>
            <w:tcMar>
              <w:top w:w="40" w:type="dxa"/>
              <w:left w:w="80" w:type="dxa"/>
              <w:bottom w:w="40" w:type="dxa"/>
              <w:right w:w="80" w:type="dxa"/>
            </w:tcMar>
          </w:tcPr>
          <w:p w14:paraId="65732C87" w14:textId="77777777" w:rsidR="008D5B66" w:rsidRDefault="00E401A7">
            <w:pPr>
              <w:jc w:val="right"/>
            </w:pPr>
            <w:r>
              <w:rPr>
                <w:sz w:val="17"/>
                <w:szCs w:val="17"/>
              </w:rPr>
              <w:t>31,339</w:t>
            </w:r>
          </w:p>
        </w:tc>
        <w:tc>
          <w:tcPr>
            <w:tcW w:w="1460" w:type="dxa"/>
            <w:tcMar>
              <w:top w:w="40" w:type="dxa"/>
              <w:left w:w="80" w:type="dxa"/>
              <w:bottom w:w="40" w:type="dxa"/>
              <w:right w:w="80" w:type="dxa"/>
            </w:tcMar>
          </w:tcPr>
          <w:p w14:paraId="0E802784" w14:textId="77777777" w:rsidR="008D5B66" w:rsidRDefault="00E401A7">
            <w:r>
              <w:rPr>
                <w:sz w:val="17"/>
                <w:szCs w:val="17"/>
              </w:rPr>
              <w:t>Mass balance</w:t>
            </w:r>
          </w:p>
        </w:tc>
      </w:tr>
      <w:tr w:rsidR="008D5B66" w14:paraId="31F3BD63" w14:textId="77777777">
        <w:tc>
          <w:tcPr>
            <w:tcW w:w="700" w:type="dxa"/>
            <w:tcMar>
              <w:top w:w="40" w:type="dxa"/>
              <w:left w:w="80" w:type="dxa"/>
              <w:bottom w:w="40" w:type="dxa"/>
              <w:right w:w="80" w:type="dxa"/>
            </w:tcMar>
          </w:tcPr>
          <w:p w14:paraId="5E87934C" w14:textId="77777777" w:rsidR="008D5B66" w:rsidRDefault="00E401A7">
            <w:pPr>
              <w:jc w:val="right"/>
            </w:pPr>
            <w:r>
              <w:rPr>
                <w:sz w:val="17"/>
                <w:szCs w:val="17"/>
              </w:rPr>
              <w:t>2006</w:t>
            </w:r>
          </w:p>
        </w:tc>
        <w:tc>
          <w:tcPr>
            <w:tcW w:w="1100" w:type="dxa"/>
            <w:tcMar>
              <w:top w:w="40" w:type="dxa"/>
              <w:left w:w="80" w:type="dxa"/>
              <w:bottom w:w="40" w:type="dxa"/>
              <w:right w:w="80" w:type="dxa"/>
            </w:tcMar>
          </w:tcPr>
          <w:p w14:paraId="122ABD41" w14:textId="77777777" w:rsidR="008D5B66" w:rsidRDefault="00E401A7">
            <w:pPr>
              <w:jc w:val="right"/>
            </w:pPr>
            <w:r>
              <w:rPr>
                <w:sz w:val="17"/>
                <w:szCs w:val="17"/>
              </w:rPr>
              <w:t>74,082</w:t>
            </w:r>
          </w:p>
        </w:tc>
        <w:tc>
          <w:tcPr>
            <w:tcW w:w="1400" w:type="dxa"/>
            <w:tcMar>
              <w:top w:w="40" w:type="dxa"/>
              <w:left w:w="80" w:type="dxa"/>
              <w:bottom w:w="40" w:type="dxa"/>
              <w:right w:w="80" w:type="dxa"/>
            </w:tcMar>
          </w:tcPr>
          <w:p w14:paraId="0CAB16A5" w14:textId="77777777" w:rsidR="008D5B66" w:rsidRDefault="00E401A7">
            <w:r>
              <w:rPr>
                <w:sz w:val="17"/>
                <w:szCs w:val="17"/>
              </w:rPr>
              <w:t>Regression</w:t>
            </w:r>
          </w:p>
        </w:tc>
        <w:tc>
          <w:tcPr>
            <w:tcW w:w="1100" w:type="dxa"/>
            <w:tcMar>
              <w:top w:w="40" w:type="dxa"/>
              <w:left w:w="80" w:type="dxa"/>
              <w:bottom w:w="40" w:type="dxa"/>
              <w:right w:w="80" w:type="dxa"/>
            </w:tcMar>
          </w:tcPr>
          <w:p w14:paraId="1A907BFB" w14:textId="77777777" w:rsidR="008D5B66" w:rsidRDefault="00E401A7">
            <w:pPr>
              <w:jc w:val="right"/>
            </w:pPr>
            <w:r>
              <w:rPr>
                <w:sz w:val="17"/>
                <w:szCs w:val="17"/>
              </w:rPr>
              <w:t>74,082</w:t>
            </w:r>
          </w:p>
        </w:tc>
        <w:tc>
          <w:tcPr>
            <w:tcW w:w="1400" w:type="dxa"/>
            <w:tcMar>
              <w:top w:w="40" w:type="dxa"/>
              <w:left w:w="80" w:type="dxa"/>
              <w:bottom w:w="40" w:type="dxa"/>
              <w:right w:w="80" w:type="dxa"/>
            </w:tcMar>
          </w:tcPr>
          <w:p w14:paraId="33F0FCF7" w14:textId="77777777" w:rsidR="008D5B66" w:rsidRDefault="00E401A7">
            <w:r>
              <w:rPr>
                <w:sz w:val="17"/>
                <w:szCs w:val="17"/>
              </w:rPr>
              <w:t>Mass balance</w:t>
            </w:r>
          </w:p>
        </w:tc>
        <w:tc>
          <w:tcPr>
            <w:tcW w:w="1100" w:type="dxa"/>
            <w:tcMar>
              <w:top w:w="40" w:type="dxa"/>
              <w:left w:w="80" w:type="dxa"/>
              <w:bottom w:w="40" w:type="dxa"/>
              <w:right w:w="80" w:type="dxa"/>
            </w:tcMar>
          </w:tcPr>
          <w:p w14:paraId="3F254CB9" w14:textId="77777777" w:rsidR="008D5B66" w:rsidRDefault="00E401A7">
            <w:pPr>
              <w:jc w:val="right"/>
            </w:pPr>
            <w:r>
              <w:rPr>
                <w:sz w:val="17"/>
                <w:szCs w:val="17"/>
              </w:rPr>
              <w:t>62,808</w:t>
            </w:r>
          </w:p>
        </w:tc>
        <w:tc>
          <w:tcPr>
            <w:tcW w:w="1100" w:type="dxa"/>
            <w:tcMar>
              <w:top w:w="40" w:type="dxa"/>
              <w:left w:w="80" w:type="dxa"/>
              <w:bottom w:w="40" w:type="dxa"/>
              <w:right w:w="80" w:type="dxa"/>
            </w:tcMar>
          </w:tcPr>
          <w:p w14:paraId="14FD2981" w14:textId="77777777" w:rsidR="008D5B66" w:rsidRDefault="00E401A7">
            <w:pPr>
              <w:jc w:val="right"/>
            </w:pPr>
            <w:r>
              <w:rPr>
                <w:sz w:val="17"/>
                <w:szCs w:val="17"/>
              </w:rPr>
              <w:t>53,945</w:t>
            </w:r>
          </w:p>
        </w:tc>
        <w:tc>
          <w:tcPr>
            <w:tcW w:w="1460" w:type="dxa"/>
            <w:tcMar>
              <w:top w:w="40" w:type="dxa"/>
              <w:left w:w="80" w:type="dxa"/>
              <w:bottom w:w="40" w:type="dxa"/>
              <w:right w:w="80" w:type="dxa"/>
            </w:tcMar>
          </w:tcPr>
          <w:p w14:paraId="4F2DFA9A" w14:textId="77777777" w:rsidR="008D5B66" w:rsidRDefault="00E401A7">
            <w:r>
              <w:rPr>
                <w:sz w:val="17"/>
                <w:szCs w:val="17"/>
              </w:rPr>
              <w:t>Mass balance</w:t>
            </w:r>
          </w:p>
        </w:tc>
      </w:tr>
      <w:tr w:rsidR="008D5B66" w14:paraId="210082C4" w14:textId="77777777">
        <w:tc>
          <w:tcPr>
            <w:tcW w:w="700" w:type="dxa"/>
            <w:tcMar>
              <w:top w:w="40" w:type="dxa"/>
              <w:left w:w="80" w:type="dxa"/>
              <w:bottom w:w="40" w:type="dxa"/>
              <w:right w:w="80" w:type="dxa"/>
            </w:tcMar>
          </w:tcPr>
          <w:p w14:paraId="6EB557D4" w14:textId="77777777" w:rsidR="008D5B66" w:rsidRDefault="00E401A7">
            <w:pPr>
              <w:jc w:val="right"/>
            </w:pPr>
            <w:r>
              <w:rPr>
                <w:sz w:val="17"/>
                <w:szCs w:val="17"/>
              </w:rPr>
              <w:t>2007</w:t>
            </w:r>
          </w:p>
        </w:tc>
        <w:tc>
          <w:tcPr>
            <w:tcW w:w="1100" w:type="dxa"/>
            <w:tcMar>
              <w:top w:w="40" w:type="dxa"/>
              <w:left w:w="80" w:type="dxa"/>
              <w:bottom w:w="40" w:type="dxa"/>
              <w:right w:w="80" w:type="dxa"/>
            </w:tcMar>
          </w:tcPr>
          <w:p w14:paraId="3DF74A31" w14:textId="77777777" w:rsidR="008D5B66" w:rsidRDefault="00E401A7">
            <w:pPr>
              <w:jc w:val="right"/>
            </w:pPr>
            <w:r>
              <w:rPr>
                <w:sz w:val="17"/>
                <w:szCs w:val="17"/>
              </w:rPr>
              <w:t>147,777</w:t>
            </w:r>
          </w:p>
        </w:tc>
        <w:tc>
          <w:tcPr>
            <w:tcW w:w="1400" w:type="dxa"/>
            <w:tcMar>
              <w:top w:w="40" w:type="dxa"/>
              <w:left w:w="80" w:type="dxa"/>
              <w:bottom w:w="40" w:type="dxa"/>
              <w:right w:w="80" w:type="dxa"/>
            </w:tcMar>
          </w:tcPr>
          <w:p w14:paraId="52E5FC1D" w14:textId="77777777" w:rsidR="008D5B66" w:rsidRDefault="00E401A7">
            <w:r>
              <w:rPr>
                <w:sz w:val="17"/>
                <w:szCs w:val="17"/>
              </w:rPr>
              <w:t>Regression</w:t>
            </w:r>
          </w:p>
        </w:tc>
        <w:tc>
          <w:tcPr>
            <w:tcW w:w="1100" w:type="dxa"/>
            <w:tcMar>
              <w:top w:w="40" w:type="dxa"/>
              <w:left w:w="80" w:type="dxa"/>
              <w:bottom w:w="40" w:type="dxa"/>
              <w:right w:w="80" w:type="dxa"/>
            </w:tcMar>
          </w:tcPr>
          <w:p w14:paraId="5C05B4DB" w14:textId="77777777" w:rsidR="008D5B66" w:rsidRDefault="00E401A7">
            <w:pPr>
              <w:jc w:val="right"/>
            </w:pPr>
            <w:r>
              <w:rPr>
                <w:sz w:val="17"/>
                <w:szCs w:val="17"/>
              </w:rPr>
              <w:t>147,777</w:t>
            </w:r>
          </w:p>
        </w:tc>
        <w:tc>
          <w:tcPr>
            <w:tcW w:w="1400" w:type="dxa"/>
            <w:tcMar>
              <w:top w:w="40" w:type="dxa"/>
              <w:left w:w="80" w:type="dxa"/>
              <w:bottom w:w="40" w:type="dxa"/>
              <w:right w:w="80" w:type="dxa"/>
            </w:tcMar>
          </w:tcPr>
          <w:p w14:paraId="61F82AF8" w14:textId="77777777" w:rsidR="008D5B66" w:rsidRDefault="00E401A7">
            <w:r>
              <w:rPr>
                <w:sz w:val="17"/>
                <w:szCs w:val="17"/>
              </w:rPr>
              <w:t>Mass balance</w:t>
            </w:r>
          </w:p>
        </w:tc>
        <w:tc>
          <w:tcPr>
            <w:tcW w:w="1100" w:type="dxa"/>
            <w:tcMar>
              <w:top w:w="40" w:type="dxa"/>
              <w:left w:w="80" w:type="dxa"/>
              <w:bottom w:w="40" w:type="dxa"/>
              <w:right w:w="80" w:type="dxa"/>
            </w:tcMar>
          </w:tcPr>
          <w:p w14:paraId="08955E23" w14:textId="77777777" w:rsidR="008D5B66" w:rsidRDefault="00E401A7">
            <w:pPr>
              <w:jc w:val="right"/>
            </w:pPr>
            <w:r>
              <w:rPr>
                <w:sz w:val="17"/>
                <w:szCs w:val="17"/>
              </w:rPr>
              <w:t>100,470</w:t>
            </w:r>
          </w:p>
        </w:tc>
        <w:tc>
          <w:tcPr>
            <w:tcW w:w="1100" w:type="dxa"/>
            <w:tcMar>
              <w:top w:w="40" w:type="dxa"/>
              <w:left w:w="80" w:type="dxa"/>
              <w:bottom w:w="40" w:type="dxa"/>
              <w:right w:w="80" w:type="dxa"/>
            </w:tcMar>
          </w:tcPr>
          <w:p w14:paraId="654929B9" w14:textId="77777777" w:rsidR="008D5B66" w:rsidRDefault="00E401A7">
            <w:pPr>
              <w:jc w:val="right"/>
            </w:pPr>
            <w:r>
              <w:rPr>
                <w:sz w:val="17"/>
                <w:szCs w:val="17"/>
              </w:rPr>
              <w:t>73,836</w:t>
            </w:r>
          </w:p>
        </w:tc>
        <w:tc>
          <w:tcPr>
            <w:tcW w:w="1460" w:type="dxa"/>
            <w:tcMar>
              <w:top w:w="40" w:type="dxa"/>
              <w:left w:w="80" w:type="dxa"/>
              <w:bottom w:w="40" w:type="dxa"/>
              <w:right w:w="80" w:type="dxa"/>
            </w:tcMar>
          </w:tcPr>
          <w:p w14:paraId="42D28336" w14:textId="77777777" w:rsidR="008D5B66" w:rsidRDefault="00E401A7">
            <w:r>
              <w:rPr>
                <w:sz w:val="17"/>
                <w:szCs w:val="17"/>
              </w:rPr>
              <w:t>Mass balance</w:t>
            </w:r>
          </w:p>
        </w:tc>
      </w:tr>
      <w:tr w:rsidR="008D5B66" w14:paraId="38ECB9AD" w14:textId="77777777">
        <w:tc>
          <w:tcPr>
            <w:tcW w:w="700" w:type="dxa"/>
            <w:tcMar>
              <w:top w:w="40" w:type="dxa"/>
              <w:left w:w="80" w:type="dxa"/>
              <w:bottom w:w="40" w:type="dxa"/>
              <w:right w:w="80" w:type="dxa"/>
            </w:tcMar>
          </w:tcPr>
          <w:p w14:paraId="2BA54C02" w14:textId="77777777" w:rsidR="008D5B66" w:rsidRDefault="00E401A7">
            <w:pPr>
              <w:jc w:val="right"/>
            </w:pPr>
            <w:r>
              <w:rPr>
                <w:sz w:val="17"/>
                <w:szCs w:val="17"/>
              </w:rPr>
              <w:t>2008</w:t>
            </w:r>
          </w:p>
        </w:tc>
        <w:tc>
          <w:tcPr>
            <w:tcW w:w="1100" w:type="dxa"/>
            <w:tcMar>
              <w:top w:w="40" w:type="dxa"/>
              <w:left w:w="80" w:type="dxa"/>
              <w:bottom w:w="40" w:type="dxa"/>
              <w:right w:w="80" w:type="dxa"/>
            </w:tcMar>
          </w:tcPr>
          <w:p w14:paraId="7F61A20B" w14:textId="77777777" w:rsidR="008D5B66" w:rsidRDefault="00E401A7">
            <w:pPr>
              <w:jc w:val="right"/>
            </w:pPr>
            <w:r>
              <w:rPr>
                <w:sz w:val="17"/>
                <w:szCs w:val="17"/>
              </w:rPr>
              <w:t>72,455</w:t>
            </w:r>
          </w:p>
        </w:tc>
        <w:tc>
          <w:tcPr>
            <w:tcW w:w="1400" w:type="dxa"/>
            <w:tcMar>
              <w:top w:w="40" w:type="dxa"/>
              <w:left w:w="80" w:type="dxa"/>
              <w:bottom w:w="40" w:type="dxa"/>
              <w:right w:w="80" w:type="dxa"/>
            </w:tcMar>
          </w:tcPr>
          <w:p w14:paraId="5F927E79" w14:textId="77777777" w:rsidR="008D5B66" w:rsidRDefault="00E401A7">
            <w:r>
              <w:rPr>
                <w:sz w:val="17"/>
                <w:szCs w:val="17"/>
              </w:rPr>
              <w:t>Holdout</w:t>
            </w:r>
          </w:p>
        </w:tc>
        <w:tc>
          <w:tcPr>
            <w:tcW w:w="1100" w:type="dxa"/>
            <w:tcMar>
              <w:top w:w="40" w:type="dxa"/>
              <w:left w:w="80" w:type="dxa"/>
              <w:bottom w:w="40" w:type="dxa"/>
              <w:right w:w="80" w:type="dxa"/>
            </w:tcMar>
          </w:tcPr>
          <w:p w14:paraId="120AD92D" w14:textId="77777777" w:rsidR="008D5B66" w:rsidRDefault="00E401A7">
            <w:pPr>
              <w:jc w:val="right"/>
            </w:pPr>
            <w:r>
              <w:rPr>
                <w:sz w:val="17"/>
                <w:szCs w:val="17"/>
              </w:rPr>
              <w:t>70,265</w:t>
            </w:r>
          </w:p>
        </w:tc>
        <w:tc>
          <w:tcPr>
            <w:tcW w:w="1400" w:type="dxa"/>
            <w:tcMar>
              <w:top w:w="40" w:type="dxa"/>
              <w:left w:w="80" w:type="dxa"/>
              <w:bottom w:w="40" w:type="dxa"/>
              <w:right w:w="80" w:type="dxa"/>
            </w:tcMar>
          </w:tcPr>
          <w:p w14:paraId="453A586E" w14:textId="77777777" w:rsidR="008D5B66" w:rsidRDefault="00E401A7">
            <w:r>
              <w:rPr>
                <w:sz w:val="17"/>
                <w:szCs w:val="17"/>
              </w:rPr>
              <w:t>Holdout</w:t>
            </w:r>
          </w:p>
        </w:tc>
        <w:tc>
          <w:tcPr>
            <w:tcW w:w="1100" w:type="dxa"/>
            <w:tcMar>
              <w:top w:w="40" w:type="dxa"/>
              <w:left w:w="80" w:type="dxa"/>
              <w:bottom w:w="40" w:type="dxa"/>
              <w:right w:w="80" w:type="dxa"/>
            </w:tcMar>
          </w:tcPr>
          <w:p w14:paraId="6A5F5FEE" w14:textId="77777777" w:rsidR="008D5B66" w:rsidRDefault="00E401A7">
            <w:pPr>
              <w:jc w:val="right"/>
            </w:pPr>
            <w:r>
              <w:rPr>
                <w:sz w:val="17"/>
                <w:szCs w:val="17"/>
              </w:rPr>
              <w:t>54,504</w:t>
            </w:r>
          </w:p>
        </w:tc>
        <w:tc>
          <w:tcPr>
            <w:tcW w:w="1100" w:type="dxa"/>
            <w:tcMar>
              <w:top w:w="40" w:type="dxa"/>
              <w:left w:w="80" w:type="dxa"/>
              <w:bottom w:w="40" w:type="dxa"/>
              <w:right w:w="80" w:type="dxa"/>
            </w:tcMar>
          </w:tcPr>
          <w:p w14:paraId="67F023D8" w14:textId="77777777" w:rsidR="008D5B66" w:rsidRDefault="00E401A7">
            <w:pPr>
              <w:jc w:val="right"/>
            </w:pPr>
            <w:r>
              <w:rPr>
                <w:sz w:val="17"/>
                <w:szCs w:val="17"/>
              </w:rPr>
              <w:t>41,446</w:t>
            </w:r>
          </w:p>
        </w:tc>
        <w:tc>
          <w:tcPr>
            <w:tcW w:w="1460" w:type="dxa"/>
            <w:tcMar>
              <w:top w:w="40" w:type="dxa"/>
              <w:left w:w="80" w:type="dxa"/>
              <w:bottom w:w="40" w:type="dxa"/>
              <w:right w:w="80" w:type="dxa"/>
            </w:tcMar>
          </w:tcPr>
          <w:p w14:paraId="029C1560" w14:textId="77777777" w:rsidR="008D5B66" w:rsidRDefault="00E401A7">
            <w:r>
              <w:rPr>
                <w:sz w:val="17"/>
                <w:szCs w:val="17"/>
              </w:rPr>
              <w:t>Mass balance</w:t>
            </w:r>
          </w:p>
        </w:tc>
      </w:tr>
      <w:tr w:rsidR="008D5B66" w14:paraId="4EBA7E1C" w14:textId="77777777">
        <w:tc>
          <w:tcPr>
            <w:tcW w:w="700" w:type="dxa"/>
            <w:tcMar>
              <w:top w:w="40" w:type="dxa"/>
              <w:left w:w="80" w:type="dxa"/>
              <w:bottom w:w="40" w:type="dxa"/>
              <w:right w:w="80" w:type="dxa"/>
            </w:tcMar>
          </w:tcPr>
          <w:p w14:paraId="6C9BE55C" w14:textId="77777777" w:rsidR="008D5B66" w:rsidRDefault="00E401A7">
            <w:pPr>
              <w:jc w:val="right"/>
            </w:pPr>
            <w:r>
              <w:rPr>
                <w:sz w:val="17"/>
                <w:szCs w:val="17"/>
              </w:rPr>
              <w:t>2009</w:t>
            </w:r>
          </w:p>
        </w:tc>
        <w:tc>
          <w:tcPr>
            <w:tcW w:w="1100" w:type="dxa"/>
            <w:tcMar>
              <w:top w:w="40" w:type="dxa"/>
              <w:left w:w="80" w:type="dxa"/>
              <w:bottom w:w="40" w:type="dxa"/>
              <w:right w:w="80" w:type="dxa"/>
            </w:tcMar>
          </w:tcPr>
          <w:p w14:paraId="33BADE27" w14:textId="77777777" w:rsidR="008D5B66" w:rsidRDefault="00E401A7">
            <w:pPr>
              <w:jc w:val="right"/>
            </w:pPr>
            <w:r>
              <w:rPr>
                <w:sz w:val="17"/>
                <w:szCs w:val="17"/>
              </w:rPr>
              <w:t>151,296</w:t>
            </w:r>
          </w:p>
        </w:tc>
        <w:tc>
          <w:tcPr>
            <w:tcW w:w="1400" w:type="dxa"/>
            <w:tcMar>
              <w:top w:w="40" w:type="dxa"/>
              <w:left w:w="80" w:type="dxa"/>
              <w:bottom w:w="40" w:type="dxa"/>
              <w:right w:w="80" w:type="dxa"/>
            </w:tcMar>
          </w:tcPr>
          <w:p w14:paraId="22E94F05" w14:textId="77777777" w:rsidR="008D5B66" w:rsidRDefault="00E401A7">
            <w:r>
              <w:rPr>
                <w:sz w:val="17"/>
                <w:szCs w:val="17"/>
              </w:rPr>
              <w:t>Holdout</w:t>
            </w:r>
          </w:p>
        </w:tc>
        <w:tc>
          <w:tcPr>
            <w:tcW w:w="1100" w:type="dxa"/>
            <w:tcMar>
              <w:top w:w="40" w:type="dxa"/>
              <w:left w:w="80" w:type="dxa"/>
              <w:bottom w:w="40" w:type="dxa"/>
              <w:right w:w="80" w:type="dxa"/>
            </w:tcMar>
          </w:tcPr>
          <w:p w14:paraId="6B8925EA" w14:textId="77777777" w:rsidR="008D5B66" w:rsidRDefault="00E401A7">
            <w:pPr>
              <w:jc w:val="right"/>
            </w:pPr>
            <w:r>
              <w:rPr>
                <w:sz w:val="17"/>
                <w:szCs w:val="17"/>
              </w:rPr>
              <w:t>139,073</w:t>
            </w:r>
          </w:p>
        </w:tc>
        <w:tc>
          <w:tcPr>
            <w:tcW w:w="1400" w:type="dxa"/>
            <w:tcMar>
              <w:top w:w="40" w:type="dxa"/>
              <w:left w:w="80" w:type="dxa"/>
              <w:bottom w:w="40" w:type="dxa"/>
              <w:right w:w="80" w:type="dxa"/>
            </w:tcMar>
          </w:tcPr>
          <w:p w14:paraId="07807D91" w14:textId="77777777" w:rsidR="008D5B66" w:rsidRDefault="00E401A7">
            <w:r>
              <w:rPr>
                <w:sz w:val="17"/>
                <w:szCs w:val="17"/>
              </w:rPr>
              <w:t>Holdout</w:t>
            </w:r>
          </w:p>
        </w:tc>
        <w:tc>
          <w:tcPr>
            <w:tcW w:w="1100" w:type="dxa"/>
            <w:tcMar>
              <w:top w:w="40" w:type="dxa"/>
              <w:left w:w="80" w:type="dxa"/>
              <w:bottom w:w="40" w:type="dxa"/>
              <w:right w:w="80" w:type="dxa"/>
            </w:tcMar>
          </w:tcPr>
          <w:p w14:paraId="675DEB61" w14:textId="77777777" w:rsidR="008D5B66" w:rsidRDefault="00E401A7">
            <w:pPr>
              <w:jc w:val="right"/>
            </w:pPr>
            <w:r>
              <w:rPr>
                <w:sz w:val="17"/>
                <w:szCs w:val="17"/>
              </w:rPr>
              <w:t>99,324</w:t>
            </w:r>
          </w:p>
        </w:tc>
        <w:tc>
          <w:tcPr>
            <w:tcW w:w="1100" w:type="dxa"/>
            <w:tcMar>
              <w:top w:w="40" w:type="dxa"/>
              <w:left w:w="80" w:type="dxa"/>
              <w:bottom w:w="40" w:type="dxa"/>
              <w:right w:w="80" w:type="dxa"/>
            </w:tcMar>
          </w:tcPr>
          <w:p w14:paraId="191BE1ED" w14:textId="77777777" w:rsidR="008D5B66" w:rsidRDefault="00E401A7">
            <w:pPr>
              <w:jc w:val="right"/>
            </w:pPr>
            <w:r>
              <w:rPr>
                <w:sz w:val="17"/>
                <w:szCs w:val="17"/>
              </w:rPr>
              <w:t>72,961</w:t>
            </w:r>
          </w:p>
        </w:tc>
        <w:tc>
          <w:tcPr>
            <w:tcW w:w="1460" w:type="dxa"/>
            <w:tcMar>
              <w:top w:w="40" w:type="dxa"/>
              <w:left w:w="80" w:type="dxa"/>
              <w:bottom w:w="40" w:type="dxa"/>
              <w:right w:w="80" w:type="dxa"/>
            </w:tcMar>
          </w:tcPr>
          <w:p w14:paraId="5DB6F3F9" w14:textId="77777777" w:rsidR="008D5B66" w:rsidRDefault="00E401A7">
            <w:r>
              <w:rPr>
                <w:sz w:val="17"/>
                <w:szCs w:val="17"/>
              </w:rPr>
              <w:t>Mass balance</w:t>
            </w:r>
          </w:p>
        </w:tc>
      </w:tr>
      <w:tr w:rsidR="008D5B66" w14:paraId="51E89EFC" w14:textId="77777777">
        <w:tc>
          <w:tcPr>
            <w:tcW w:w="700" w:type="dxa"/>
            <w:tcMar>
              <w:top w:w="40" w:type="dxa"/>
              <w:left w:w="80" w:type="dxa"/>
              <w:bottom w:w="40" w:type="dxa"/>
              <w:right w:w="80" w:type="dxa"/>
            </w:tcMar>
          </w:tcPr>
          <w:p w14:paraId="6384CC2A" w14:textId="77777777" w:rsidR="008D5B66" w:rsidRDefault="00E401A7">
            <w:pPr>
              <w:jc w:val="right"/>
            </w:pPr>
            <w:r>
              <w:rPr>
                <w:sz w:val="17"/>
                <w:szCs w:val="17"/>
              </w:rPr>
              <w:t>2010</w:t>
            </w:r>
          </w:p>
        </w:tc>
        <w:tc>
          <w:tcPr>
            <w:tcW w:w="1100" w:type="dxa"/>
            <w:tcMar>
              <w:top w:w="40" w:type="dxa"/>
              <w:left w:w="80" w:type="dxa"/>
              <w:bottom w:w="40" w:type="dxa"/>
              <w:right w:w="80" w:type="dxa"/>
            </w:tcMar>
          </w:tcPr>
          <w:p w14:paraId="789958D9" w14:textId="77777777" w:rsidR="008D5B66" w:rsidRDefault="00E401A7">
            <w:pPr>
              <w:jc w:val="right"/>
            </w:pPr>
            <w:r>
              <w:rPr>
                <w:sz w:val="17"/>
                <w:szCs w:val="17"/>
              </w:rPr>
              <w:t>27,802</w:t>
            </w:r>
          </w:p>
        </w:tc>
        <w:tc>
          <w:tcPr>
            <w:tcW w:w="1400" w:type="dxa"/>
            <w:tcMar>
              <w:top w:w="40" w:type="dxa"/>
              <w:left w:w="80" w:type="dxa"/>
              <w:bottom w:w="40" w:type="dxa"/>
              <w:right w:w="80" w:type="dxa"/>
            </w:tcMar>
          </w:tcPr>
          <w:p w14:paraId="2DF264C2" w14:textId="77777777" w:rsidR="008D5B66" w:rsidRDefault="00E401A7">
            <w:r>
              <w:rPr>
                <w:sz w:val="17"/>
                <w:szCs w:val="17"/>
              </w:rPr>
              <w:t>Holdout</w:t>
            </w:r>
          </w:p>
        </w:tc>
        <w:tc>
          <w:tcPr>
            <w:tcW w:w="1100" w:type="dxa"/>
            <w:tcMar>
              <w:top w:w="40" w:type="dxa"/>
              <w:left w:w="80" w:type="dxa"/>
              <w:bottom w:w="40" w:type="dxa"/>
              <w:right w:w="80" w:type="dxa"/>
            </w:tcMar>
          </w:tcPr>
          <w:p w14:paraId="47103DEB" w14:textId="77777777" w:rsidR="008D5B66" w:rsidRDefault="00E401A7">
            <w:pPr>
              <w:jc w:val="right"/>
            </w:pPr>
            <w:r>
              <w:rPr>
                <w:sz w:val="17"/>
                <w:szCs w:val="17"/>
              </w:rPr>
              <w:t>25,172</w:t>
            </w:r>
          </w:p>
        </w:tc>
        <w:tc>
          <w:tcPr>
            <w:tcW w:w="1400" w:type="dxa"/>
            <w:tcMar>
              <w:top w:w="40" w:type="dxa"/>
              <w:left w:w="80" w:type="dxa"/>
              <w:bottom w:w="40" w:type="dxa"/>
              <w:right w:w="80" w:type="dxa"/>
            </w:tcMar>
          </w:tcPr>
          <w:p w14:paraId="5524393C" w14:textId="77777777" w:rsidR="008D5B66" w:rsidRDefault="00E401A7">
            <w:r>
              <w:rPr>
                <w:sz w:val="17"/>
                <w:szCs w:val="17"/>
              </w:rPr>
              <w:t>Holdout</w:t>
            </w:r>
          </w:p>
        </w:tc>
        <w:tc>
          <w:tcPr>
            <w:tcW w:w="1100" w:type="dxa"/>
            <w:tcMar>
              <w:top w:w="40" w:type="dxa"/>
              <w:left w:w="80" w:type="dxa"/>
              <w:bottom w:w="40" w:type="dxa"/>
              <w:right w:w="80" w:type="dxa"/>
            </w:tcMar>
          </w:tcPr>
          <w:p w14:paraId="69B49CF8" w14:textId="77777777" w:rsidR="008D5B66" w:rsidRDefault="00E401A7">
            <w:pPr>
              <w:jc w:val="right"/>
            </w:pPr>
            <w:r>
              <w:rPr>
                <w:sz w:val="17"/>
                <w:szCs w:val="17"/>
              </w:rPr>
              <w:t>24,888</w:t>
            </w:r>
          </w:p>
        </w:tc>
        <w:tc>
          <w:tcPr>
            <w:tcW w:w="1100" w:type="dxa"/>
            <w:tcMar>
              <w:top w:w="40" w:type="dxa"/>
              <w:left w:w="80" w:type="dxa"/>
              <w:bottom w:w="40" w:type="dxa"/>
              <w:right w:w="80" w:type="dxa"/>
            </w:tcMar>
          </w:tcPr>
          <w:p w14:paraId="50F6BEB1" w14:textId="77777777" w:rsidR="008D5B66" w:rsidRDefault="00E401A7">
            <w:pPr>
              <w:jc w:val="right"/>
            </w:pPr>
            <w:r>
              <w:rPr>
                <w:sz w:val="17"/>
                <w:szCs w:val="17"/>
              </w:rPr>
              <w:t>23,204</w:t>
            </w:r>
          </w:p>
        </w:tc>
        <w:tc>
          <w:tcPr>
            <w:tcW w:w="1460" w:type="dxa"/>
            <w:tcMar>
              <w:top w:w="40" w:type="dxa"/>
              <w:left w:w="80" w:type="dxa"/>
              <w:bottom w:w="40" w:type="dxa"/>
              <w:right w:w="80" w:type="dxa"/>
            </w:tcMar>
          </w:tcPr>
          <w:p w14:paraId="24FE7C05" w14:textId="77777777" w:rsidR="008D5B66" w:rsidRDefault="00E401A7">
            <w:r>
              <w:rPr>
                <w:sz w:val="17"/>
                <w:szCs w:val="17"/>
              </w:rPr>
              <w:t>Mass balance</w:t>
            </w:r>
          </w:p>
        </w:tc>
      </w:tr>
      <w:tr w:rsidR="008D5B66" w14:paraId="6AE7FBAB" w14:textId="77777777">
        <w:tc>
          <w:tcPr>
            <w:tcW w:w="700" w:type="dxa"/>
            <w:tcMar>
              <w:top w:w="40" w:type="dxa"/>
              <w:left w:w="80" w:type="dxa"/>
              <w:bottom w:w="40" w:type="dxa"/>
              <w:right w:w="80" w:type="dxa"/>
            </w:tcMar>
          </w:tcPr>
          <w:p w14:paraId="64281B36" w14:textId="77777777" w:rsidR="008D5B66" w:rsidRDefault="00E401A7">
            <w:pPr>
              <w:jc w:val="right"/>
            </w:pPr>
            <w:r>
              <w:rPr>
                <w:sz w:val="17"/>
                <w:szCs w:val="17"/>
              </w:rPr>
              <w:t>2011</w:t>
            </w:r>
          </w:p>
        </w:tc>
        <w:tc>
          <w:tcPr>
            <w:tcW w:w="1100" w:type="dxa"/>
            <w:tcMar>
              <w:top w:w="40" w:type="dxa"/>
              <w:left w:w="80" w:type="dxa"/>
              <w:bottom w:w="40" w:type="dxa"/>
              <w:right w:w="80" w:type="dxa"/>
            </w:tcMar>
          </w:tcPr>
          <w:p w14:paraId="71A8D582" w14:textId="77777777" w:rsidR="008D5B66" w:rsidRDefault="00E401A7">
            <w:pPr>
              <w:jc w:val="right"/>
            </w:pPr>
            <w:r>
              <w:rPr>
                <w:sz w:val="17"/>
                <w:szCs w:val="17"/>
              </w:rPr>
              <w:t>87,160</w:t>
            </w:r>
          </w:p>
        </w:tc>
        <w:tc>
          <w:tcPr>
            <w:tcW w:w="1400" w:type="dxa"/>
            <w:tcMar>
              <w:top w:w="40" w:type="dxa"/>
              <w:left w:w="80" w:type="dxa"/>
              <w:bottom w:w="40" w:type="dxa"/>
              <w:right w:w="80" w:type="dxa"/>
            </w:tcMar>
          </w:tcPr>
          <w:p w14:paraId="7513D5D5" w14:textId="77777777" w:rsidR="008D5B66" w:rsidRDefault="00E401A7">
            <w:r>
              <w:rPr>
                <w:sz w:val="17"/>
                <w:szCs w:val="17"/>
              </w:rPr>
              <w:t>Holdout</w:t>
            </w:r>
          </w:p>
        </w:tc>
        <w:tc>
          <w:tcPr>
            <w:tcW w:w="1100" w:type="dxa"/>
            <w:tcMar>
              <w:top w:w="40" w:type="dxa"/>
              <w:left w:w="80" w:type="dxa"/>
              <w:bottom w:w="40" w:type="dxa"/>
              <w:right w:w="80" w:type="dxa"/>
            </w:tcMar>
          </w:tcPr>
          <w:p w14:paraId="14FF4517" w14:textId="77777777" w:rsidR="008D5B66" w:rsidRDefault="00E401A7">
            <w:pPr>
              <w:jc w:val="right"/>
            </w:pPr>
            <w:r>
              <w:rPr>
                <w:sz w:val="17"/>
                <w:szCs w:val="17"/>
              </w:rPr>
              <w:t>85,731</w:t>
            </w:r>
          </w:p>
        </w:tc>
        <w:tc>
          <w:tcPr>
            <w:tcW w:w="1400" w:type="dxa"/>
            <w:tcMar>
              <w:top w:w="40" w:type="dxa"/>
              <w:left w:w="80" w:type="dxa"/>
              <w:bottom w:w="40" w:type="dxa"/>
              <w:right w:w="80" w:type="dxa"/>
            </w:tcMar>
          </w:tcPr>
          <w:p w14:paraId="200A4ECF" w14:textId="77777777" w:rsidR="008D5B66" w:rsidRDefault="00E401A7">
            <w:r>
              <w:rPr>
                <w:sz w:val="17"/>
                <w:szCs w:val="17"/>
              </w:rPr>
              <w:t>Holdout</w:t>
            </w:r>
          </w:p>
        </w:tc>
        <w:tc>
          <w:tcPr>
            <w:tcW w:w="1100" w:type="dxa"/>
            <w:tcMar>
              <w:top w:w="40" w:type="dxa"/>
              <w:left w:w="80" w:type="dxa"/>
              <w:bottom w:w="40" w:type="dxa"/>
              <w:right w:w="80" w:type="dxa"/>
            </w:tcMar>
          </w:tcPr>
          <w:p w14:paraId="467E31AB" w14:textId="77777777" w:rsidR="008D5B66" w:rsidRDefault="00E401A7">
            <w:pPr>
              <w:jc w:val="right"/>
            </w:pPr>
            <w:r>
              <w:rPr>
                <w:sz w:val="17"/>
                <w:szCs w:val="17"/>
              </w:rPr>
              <w:t>71,689</w:t>
            </w:r>
          </w:p>
        </w:tc>
        <w:tc>
          <w:tcPr>
            <w:tcW w:w="1100" w:type="dxa"/>
            <w:tcMar>
              <w:top w:w="40" w:type="dxa"/>
              <w:left w:w="80" w:type="dxa"/>
              <w:bottom w:w="40" w:type="dxa"/>
              <w:right w:w="80" w:type="dxa"/>
            </w:tcMar>
          </w:tcPr>
          <w:p w14:paraId="7244381F" w14:textId="77777777" w:rsidR="008D5B66" w:rsidRDefault="00E401A7">
            <w:pPr>
              <w:jc w:val="right"/>
            </w:pPr>
            <w:r>
              <w:rPr>
                <w:sz w:val="17"/>
                <w:szCs w:val="17"/>
              </w:rPr>
              <w:t>58,118</w:t>
            </w:r>
          </w:p>
        </w:tc>
        <w:tc>
          <w:tcPr>
            <w:tcW w:w="1460" w:type="dxa"/>
            <w:tcMar>
              <w:top w:w="40" w:type="dxa"/>
              <w:left w:w="80" w:type="dxa"/>
              <w:bottom w:w="40" w:type="dxa"/>
              <w:right w:w="80" w:type="dxa"/>
            </w:tcMar>
          </w:tcPr>
          <w:p w14:paraId="3E29F6A5" w14:textId="77777777" w:rsidR="008D5B66" w:rsidRDefault="00E401A7">
            <w:r>
              <w:rPr>
                <w:sz w:val="17"/>
                <w:szCs w:val="17"/>
              </w:rPr>
              <w:t>Mass balance</w:t>
            </w:r>
          </w:p>
        </w:tc>
      </w:tr>
      <w:tr w:rsidR="008D5B66" w14:paraId="749BC34C" w14:textId="77777777">
        <w:tc>
          <w:tcPr>
            <w:tcW w:w="700" w:type="dxa"/>
            <w:tcMar>
              <w:top w:w="40" w:type="dxa"/>
              <w:left w:w="80" w:type="dxa"/>
              <w:bottom w:w="40" w:type="dxa"/>
              <w:right w:w="80" w:type="dxa"/>
            </w:tcMar>
          </w:tcPr>
          <w:p w14:paraId="60AEC641" w14:textId="77777777" w:rsidR="008D5B66" w:rsidRDefault="00E401A7">
            <w:pPr>
              <w:jc w:val="right"/>
            </w:pPr>
            <w:r>
              <w:rPr>
                <w:sz w:val="17"/>
                <w:szCs w:val="17"/>
              </w:rPr>
              <w:t>2012</w:t>
            </w:r>
          </w:p>
        </w:tc>
        <w:tc>
          <w:tcPr>
            <w:tcW w:w="1100" w:type="dxa"/>
            <w:tcMar>
              <w:top w:w="40" w:type="dxa"/>
              <w:left w:w="80" w:type="dxa"/>
              <w:bottom w:w="40" w:type="dxa"/>
              <w:right w:w="80" w:type="dxa"/>
            </w:tcMar>
          </w:tcPr>
          <w:p w14:paraId="2BF8A4A0" w14:textId="77777777" w:rsidR="008D5B66" w:rsidRDefault="00E401A7">
            <w:pPr>
              <w:jc w:val="right"/>
            </w:pPr>
            <w:r>
              <w:rPr>
                <w:sz w:val="17"/>
                <w:szCs w:val="17"/>
              </w:rPr>
              <w:t>57,286</w:t>
            </w:r>
          </w:p>
        </w:tc>
        <w:tc>
          <w:tcPr>
            <w:tcW w:w="1400" w:type="dxa"/>
            <w:tcMar>
              <w:top w:w="40" w:type="dxa"/>
              <w:left w:w="80" w:type="dxa"/>
              <w:bottom w:w="40" w:type="dxa"/>
              <w:right w:w="80" w:type="dxa"/>
            </w:tcMar>
          </w:tcPr>
          <w:p w14:paraId="7CD04F02" w14:textId="77777777" w:rsidR="008D5B66" w:rsidRDefault="00E401A7">
            <w:r>
              <w:rPr>
                <w:sz w:val="17"/>
                <w:szCs w:val="17"/>
              </w:rPr>
              <w:t>Holdout</w:t>
            </w:r>
          </w:p>
        </w:tc>
        <w:tc>
          <w:tcPr>
            <w:tcW w:w="1100" w:type="dxa"/>
            <w:tcMar>
              <w:top w:w="40" w:type="dxa"/>
              <w:left w:w="80" w:type="dxa"/>
              <w:bottom w:w="40" w:type="dxa"/>
              <w:right w:w="80" w:type="dxa"/>
            </w:tcMar>
          </w:tcPr>
          <w:p w14:paraId="5E740B77" w14:textId="77777777" w:rsidR="008D5B66" w:rsidRDefault="00E401A7">
            <w:pPr>
              <w:jc w:val="right"/>
            </w:pPr>
            <w:r>
              <w:rPr>
                <w:sz w:val="17"/>
                <w:szCs w:val="17"/>
              </w:rPr>
              <w:t>53,334</w:t>
            </w:r>
          </w:p>
        </w:tc>
        <w:tc>
          <w:tcPr>
            <w:tcW w:w="1400" w:type="dxa"/>
            <w:tcMar>
              <w:top w:w="40" w:type="dxa"/>
              <w:left w:w="80" w:type="dxa"/>
              <w:bottom w:w="40" w:type="dxa"/>
              <w:right w:w="80" w:type="dxa"/>
            </w:tcMar>
          </w:tcPr>
          <w:p w14:paraId="24E8CB4B" w14:textId="77777777" w:rsidR="008D5B66" w:rsidRDefault="00E401A7">
            <w:r>
              <w:rPr>
                <w:sz w:val="17"/>
                <w:szCs w:val="17"/>
              </w:rPr>
              <w:t>Holdout</w:t>
            </w:r>
          </w:p>
        </w:tc>
        <w:tc>
          <w:tcPr>
            <w:tcW w:w="1100" w:type="dxa"/>
            <w:tcMar>
              <w:top w:w="40" w:type="dxa"/>
              <w:left w:w="80" w:type="dxa"/>
              <w:bottom w:w="40" w:type="dxa"/>
              <w:right w:w="80" w:type="dxa"/>
            </w:tcMar>
          </w:tcPr>
          <w:p w14:paraId="11CBC7C7" w14:textId="77777777" w:rsidR="008D5B66" w:rsidRDefault="00E401A7">
            <w:pPr>
              <w:jc w:val="right"/>
            </w:pPr>
            <w:r>
              <w:rPr>
                <w:sz w:val="17"/>
                <w:szCs w:val="17"/>
              </w:rPr>
              <w:t>40,865</w:t>
            </w:r>
          </w:p>
        </w:tc>
        <w:tc>
          <w:tcPr>
            <w:tcW w:w="1100" w:type="dxa"/>
            <w:tcMar>
              <w:top w:w="40" w:type="dxa"/>
              <w:left w:w="80" w:type="dxa"/>
              <w:bottom w:w="40" w:type="dxa"/>
              <w:right w:w="80" w:type="dxa"/>
            </w:tcMar>
          </w:tcPr>
          <w:p w14:paraId="51BBD45D" w14:textId="77777777" w:rsidR="008D5B66" w:rsidRDefault="00E401A7">
            <w:pPr>
              <w:jc w:val="right"/>
            </w:pPr>
            <w:r>
              <w:rPr>
                <w:sz w:val="17"/>
                <w:szCs w:val="17"/>
              </w:rPr>
              <w:t>34,419</w:t>
            </w:r>
          </w:p>
        </w:tc>
        <w:tc>
          <w:tcPr>
            <w:tcW w:w="1460" w:type="dxa"/>
            <w:tcMar>
              <w:top w:w="40" w:type="dxa"/>
              <w:left w:w="80" w:type="dxa"/>
              <w:bottom w:w="40" w:type="dxa"/>
              <w:right w:w="80" w:type="dxa"/>
            </w:tcMar>
          </w:tcPr>
          <w:p w14:paraId="2DCEE108" w14:textId="77777777" w:rsidR="008D5B66" w:rsidRDefault="00E401A7">
            <w:r>
              <w:rPr>
                <w:sz w:val="17"/>
                <w:szCs w:val="17"/>
              </w:rPr>
              <w:t>Mass balance</w:t>
            </w:r>
          </w:p>
        </w:tc>
      </w:tr>
      <w:tr w:rsidR="008D5B66" w14:paraId="1A38656D" w14:textId="77777777">
        <w:tc>
          <w:tcPr>
            <w:tcW w:w="700" w:type="dxa"/>
            <w:tcMar>
              <w:top w:w="40" w:type="dxa"/>
              <w:left w:w="80" w:type="dxa"/>
              <w:bottom w:w="40" w:type="dxa"/>
              <w:right w:w="80" w:type="dxa"/>
            </w:tcMar>
          </w:tcPr>
          <w:p w14:paraId="16A0412F" w14:textId="77777777" w:rsidR="008D5B66" w:rsidRDefault="00E401A7">
            <w:pPr>
              <w:jc w:val="right"/>
            </w:pPr>
            <w:r>
              <w:rPr>
                <w:sz w:val="17"/>
                <w:szCs w:val="17"/>
              </w:rPr>
              <w:t>2013</w:t>
            </w:r>
          </w:p>
        </w:tc>
        <w:tc>
          <w:tcPr>
            <w:tcW w:w="1100" w:type="dxa"/>
            <w:tcMar>
              <w:top w:w="40" w:type="dxa"/>
              <w:left w:w="80" w:type="dxa"/>
              <w:bottom w:w="40" w:type="dxa"/>
              <w:right w:w="80" w:type="dxa"/>
            </w:tcMar>
          </w:tcPr>
          <w:p w14:paraId="1CF1643E" w14:textId="77777777" w:rsidR="008D5B66" w:rsidRDefault="00E401A7">
            <w:pPr>
              <w:jc w:val="right"/>
            </w:pPr>
            <w:r>
              <w:rPr>
                <w:sz w:val="17"/>
                <w:szCs w:val="17"/>
              </w:rPr>
              <w:t>58,409</w:t>
            </w:r>
          </w:p>
        </w:tc>
        <w:tc>
          <w:tcPr>
            <w:tcW w:w="1400" w:type="dxa"/>
            <w:tcMar>
              <w:top w:w="40" w:type="dxa"/>
              <w:left w:w="80" w:type="dxa"/>
              <w:bottom w:w="40" w:type="dxa"/>
              <w:right w:w="80" w:type="dxa"/>
            </w:tcMar>
          </w:tcPr>
          <w:p w14:paraId="739F72E4" w14:textId="77777777" w:rsidR="008D5B66" w:rsidRDefault="00E401A7">
            <w:r>
              <w:rPr>
                <w:sz w:val="17"/>
                <w:szCs w:val="17"/>
              </w:rPr>
              <w:t>Regression</w:t>
            </w:r>
          </w:p>
        </w:tc>
        <w:tc>
          <w:tcPr>
            <w:tcW w:w="1100" w:type="dxa"/>
            <w:tcMar>
              <w:top w:w="40" w:type="dxa"/>
              <w:left w:w="80" w:type="dxa"/>
              <w:bottom w:w="40" w:type="dxa"/>
              <w:right w:w="80" w:type="dxa"/>
            </w:tcMar>
          </w:tcPr>
          <w:p w14:paraId="470782E6" w14:textId="77777777" w:rsidR="008D5B66" w:rsidRDefault="00E401A7">
            <w:pPr>
              <w:jc w:val="right"/>
            </w:pPr>
            <w:r>
              <w:rPr>
                <w:sz w:val="17"/>
                <w:szCs w:val="17"/>
              </w:rPr>
              <w:t>47,950</w:t>
            </w:r>
          </w:p>
        </w:tc>
        <w:tc>
          <w:tcPr>
            <w:tcW w:w="1400" w:type="dxa"/>
            <w:tcMar>
              <w:top w:w="40" w:type="dxa"/>
              <w:left w:w="80" w:type="dxa"/>
              <w:bottom w:w="40" w:type="dxa"/>
              <w:right w:w="80" w:type="dxa"/>
            </w:tcMar>
          </w:tcPr>
          <w:p w14:paraId="063584F4" w14:textId="77777777" w:rsidR="008D5B66" w:rsidRDefault="00E401A7">
            <w:r>
              <w:rPr>
                <w:sz w:val="17"/>
                <w:szCs w:val="17"/>
              </w:rPr>
              <w:t>Mass balance</w:t>
            </w:r>
          </w:p>
        </w:tc>
        <w:tc>
          <w:tcPr>
            <w:tcW w:w="1100" w:type="dxa"/>
            <w:tcMar>
              <w:top w:w="40" w:type="dxa"/>
              <w:left w:w="80" w:type="dxa"/>
              <w:bottom w:w="40" w:type="dxa"/>
              <w:right w:w="80" w:type="dxa"/>
            </w:tcMar>
          </w:tcPr>
          <w:p w14:paraId="4E3A3E7C" w14:textId="77777777" w:rsidR="008D5B66" w:rsidRDefault="00E401A7">
            <w:pPr>
              <w:jc w:val="right"/>
            </w:pPr>
            <w:r>
              <w:rPr>
                <w:sz w:val="17"/>
                <w:szCs w:val="17"/>
              </w:rPr>
              <w:t>36,797</w:t>
            </w:r>
          </w:p>
        </w:tc>
        <w:tc>
          <w:tcPr>
            <w:tcW w:w="1100" w:type="dxa"/>
            <w:tcMar>
              <w:top w:w="40" w:type="dxa"/>
              <w:left w:w="80" w:type="dxa"/>
              <w:bottom w:w="40" w:type="dxa"/>
              <w:right w:w="80" w:type="dxa"/>
            </w:tcMar>
          </w:tcPr>
          <w:p w14:paraId="2B7BFD94" w14:textId="77777777" w:rsidR="008D5B66" w:rsidRDefault="00E401A7">
            <w:pPr>
              <w:jc w:val="right"/>
            </w:pPr>
            <w:r>
              <w:rPr>
                <w:sz w:val="17"/>
                <w:szCs w:val="17"/>
              </w:rPr>
              <w:t>30,359</w:t>
            </w:r>
          </w:p>
        </w:tc>
        <w:tc>
          <w:tcPr>
            <w:tcW w:w="1460" w:type="dxa"/>
            <w:tcMar>
              <w:top w:w="40" w:type="dxa"/>
              <w:left w:w="80" w:type="dxa"/>
              <w:bottom w:w="40" w:type="dxa"/>
              <w:right w:w="80" w:type="dxa"/>
            </w:tcMar>
          </w:tcPr>
          <w:p w14:paraId="4EBBEB22" w14:textId="77777777" w:rsidR="008D5B66" w:rsidRDefault="00E401A7">
            <w:r>
              <w:rPr>
                <w:sz w:val="17"/>
                <w:szCs w:val="17"/>
              </w:rPr>
              <w:t>Mass balance</w:t>
            </w:r>
          </w:p>
        </w:tc>
      </w:tr>
      <w:tr w:rsidR="008D5B66" w14:paraId="4DA09698" w14:textId="77777777">
        <w:tc>
          <w:tcPr>
            <w:tcW w:w="700" w:type="dxa"/>
            <w:tcMar>
              <w:top w:w="40" w:type="dxa"/>
              <w:left w:w="80" w:type="dxa"/>
              <w:bottom w:w="40" w:type="dxa"/>
              <w:right w:w="80" w:type="dxa"/>
            </w:tcMar>
          </w:tcPr>
          <w:p w14:paraId="0097B38F" w14:textId="77777777" w:rsidR="008D5B66" w:rsidRDefault="00E401A7">
            <w:pPr>
              <w:jc w:val="right"/>
            </w:pPr>
            <w:r>
              <w:rPr>
                <w:sz w:val="17"/>
                <w:szCs w:val="17"/>
              </w:rPr>
              <w:t>2014</w:t>
            </w:r>
          </w:p>
        </w:tc>
        <w:tc>
          <w:tcPr>
            <w:tcW w:w="1100" w:type="dxa"/>
            <w:tcMar>
              <w:top w:w="40" w:type="dxa"/>
              <w:left w:w="80" w:type="dxa"/>
              <w:bottom w:w="40" w:type="dxa"/>
              <w:right w:w="80" w:type="dxa"/>
            </w:tcMar>
          </w:tcPr>
          <w:p w14:paraId="56D027D3" w14:textId="77777777" w:rsidR="008D5B66" w:rsidRDefault="00E401A7">
            <w:pPr>
              <w:jc w:val="right"/>
            </w:pPr>
            <w:r>
              <w:rPr>
                <w:sz w:val="17"/>
                <w:szCs w:val="17"/>
              </w:rPr>
              <w:t>60,268</w:t>
            </w:r>
          </w:p>
        </w:tc>
        <w:tc>
          <w:tcPr>
            <w:tcW w:w="1400" w:type="dxa"/>
            <w:tcMar>
              <w:top w:w="40" w:type="dxa"/>
              <w:left w:w="80" w:type="dxa"/>
              <w:bottom w:w="40" w:type="dxa"/>
              <w:right w:w="80" w:type="dxa"/>
            </w:tcMar>
          </w:tcPr>
          <w:p w14:paraId="0A94B04F" w14:textId="77777777" w:rsidR="008D5B66" w:rsidRDefault="00E401A7">
            <w:r>
              <w:rPr>
                <w:sz w:val="17"/>
                <w:szCs w:val="17"/>
              </w:rPr>
              <w:t>Holdout</w:t>
            </w:r>
          </w:p>
        </w:tc>
        <w:tc>
          <w:tcPr>
            <w:tcW w:w="1100" w:type="dxa"/>
            <w:tcMar>
              <w:top w:w="40" w:type="dxa"/>
              <w:left w:w="80" w:type="dxa"/>
              <w:bottom w:w="40" w:type="dxa"/>
              <w:right w:w="80" w:type="dxa"/>
            </w:tcMar>
          </w:tcPr>
          <w:p w14:paraId="053C7FCC" w14:textId="77777777" w:rsidR="008D5B66" w:rsidRDefault="00E401A7">
            <w:pPr>
              <w:jc w:val="right"/>
            </w:pPr>
            <w:r>
              <w:rPr>
                <w:sz w:val="17"/>
                <w:szCs w:val="17"/>
              </w:rPr>
              <w:t>57,504</w:t>
            </w:r>
          </w:p>
        </w:tc>
        <w:tc>
          <w:tcPr>
            <w:tcW w:w="1400" w:type="dxa"/>
            <w:tcMar>
              <w:top w:w="40" w:type="dxa"/>
              <w:left w:w="80" w:type="dxa"/>
              <w:bottom w:w="40" w:type="dxa"/>
              <w:right w:w="80" w:type="dxa"/>
            </w:tcMar>
          </w:tcPr>
          <w:p w14:paraId="7CFF7851" w14:textId="77777777" w:rsidR="008D5B66" w:rsidRDefault="00E401A7">
            <w:r>
              <w:rPr>
                <w:sz w:val="17"/>
                <w:szCs w:val="17"/>
              </w:rPr>
              <w:t>Holdout</w:t>
            </w:r>
          </w:p>
        </w:tc>
        <w:tc>
          <w:tcPr>
            <w:tcW w:w="1100" w:type="dxa"/>
            <w:tcMar>
              <w:top w:w="40" w:type="dxa"/>
              <w:left w:w="80" w:type="dxa"/>
              <w:bottom w:w="40" w:type="dxa"/>
              <w:right w:w="80" w:type="dxa"/>
            </w:tcMar>
          </w:tcPr>
          <w:p w14:paraId="6FB7B901" w14:textId="77777777" w:rsidR="008D5B66" w:rsidRDefault="00E401A7">
            <w:pPr>
              <w:jc w:val="right"/>
            </w:pPr>
            <w:r>
              <w:rPr>
                <w:sz w:val="17"/>
                <w:szCs w:val="17"/>
              </w:rPr>
              <w:t>46,396</w:t>
            </w:r>
          </w:p>
        </w:tc>
        <w:tc>
          <w:tcPr>
            <w:tcW w:w="1100" w:type="dxa"/>
            <w:tcMar>
              <w:top w:w="40" w:type="dxa"/>
              <w:left w:w="80" w:type="dxa"/>
              <w:bottom w:w="40" w:type="dxa"/>
              <w:right w:w="80" w:type="dxa"/>
            </w:tcMar>
          </w:tcPr>
          <w:p w14:paraId="764145AF" w14:textId="77777777" w:rsidR="008D5B66" w:rsidRDefault="00E401A7">
            <w:pPr>
              <w:jc w:val="right"/>
            </w:pPr>
            <w:r>
              <w:rPr>
                <w:sz w:val="17"/>
                <w:szCs w:val="17"/>
              </w:rPr>
              <w:t>46,396</w:t>
            </w:r>
          </w:p>
        </w:tc>
        <w:tc>
          <w:tcPr>
            <w:tcW w:w="1460" w:type="dxa"/>
            <w:tcMar>
              <w:top w:w="40" w:type="dxa"/>
              <w:left w:w="80" w:type="dxa"/>
              <w:bottom w:w="40" w:type="dxa"/>
              <w:right w:w="80" w:type="dxa"/>
            </w:tcMar>
          </w:tcPr>
          <w:p w14:paraId="411B4130" w14:textId="77777777" w:rsidR="008D5B66" w:rsidRDefault="00E401A7">
            <w:r>
              <w:rPr>
                <w:sz w:val="17"/>
                <w:szCs w:val="17"/>
              </w:rPr>
              <w:t>Mass balance</w:t>
            </w:r>
          </w:p>
        </w:tc>
      </w:tr>
      <w:tr w:rsidR="008D5B66" w14:paraId="2A272726" w14:textId="77777777">
        <w:tc>
          <w:tcPr>
            <w:tcW w:w="700" w:type="dxa"/>
            <w:tcMar>
              <w:top w:w="40" w:type="dxa"/>
              <w:left w:w="80" w:type="dxa"/>
              <w:bottom w:w="40" w:type="dxa"/>
              <w:right w:w="80" w:type="dxa"/>
            </w:tcMar>
          </w:tcPr>
          <w:p w14:paraId="24BE1BFD" w14:textId="77777777" w:rsidR="008D5B66" w:rsidRDefault="00E401A7">
            <w:pPr>
              <w:jc w:val="right"/>
            </w:pPr>
            <w:r>
              <w:rPr>
                <w:sz w:val="17"/>
                <w:szCs w:val="17"/>
              </w:rPr>
              <w:t>2015</w:t>
            </w:r>
          </w:p>
        </w:tc>
        <w:tc>
          <w:tcPr>
            <w:tcW w:w="1100" w:type="dxa"/>
            <w:tcMar>
              <w:top w:w="40" w:type="dxa"/>
              <w:left w:w="80" w:type="dxa"/>
              <w:bottom w:w="40" w:type="dxa"/>
              <w:right w:w="80" w:type="dxa"/>
            </w:tcMar>
          </w:tcPr>
          <w:p w14:paraId="2C44796D" w14:textId="77777777" w:rsidR="008D5B66" w:rsidRDefault="00E401A7">
            <w:pPr>
              <w:jc w:val="right"/>
            </w:pPr>
            <w:r>
              <w:rPr>
                <w:sz w:val="17"/>
                <w:szCs w:val="17"/>
              </w:rPr>
              <w:t>47,323</w:t>
            </w:r>
          </w:p>
        </w:tc>
        <w:tc>
          <w:tcPr>
            <w:tcW w:w="1400" w:type="dxa"/>
            <w:tcMar>
              <w:top w:w="40" w:type="dxa"/>
              <w:left w:w="80" w:type="dxa"/>
              <w:bottom w:w="40" w:type="dxa"/>
              <w:right w:w="80" w:type="dxa"/>
            </w:tcMar>
          </w:tcPr>
          <w:p w14:paraId="59F30D22" w14:textId="77777777" w:rsidR="008D5B66" w:rsidRDefault="00E401A7">
            <w:r>
              <w:rPr>
                <w:sz w:val="17"/>
                <w:szCs w:val="17"/>
              </w:rPr>
              <w:t>Holdout</w:t>
            </w:r>
          </w:p>
        </w:tc>
        <w:tc>
          <w:tcPr>
            <w:tcW w:w="1100" w:type="dxa"/>
            <w:tcMar>
              <w:top w:w="40" w:type="dxa"/>
              <w:left w:w="80" w:type="dxa"/>
              <w:bottom w:w="40" w:type="dxa"/>
              <w:right w:w="80" w:type="dxa"/>
            </w:tcMar>
          </w:tcPr>
          <w:p w14:paraId="5C4BB694" w14:textId="77777777" w:rsidR="008D5B66" w:rsidRDefault="00E401A7">
            <w:pPr>
              <w:jc w:val="right"/>
            </w:pPr>
            <w:r>
              <w:rPr>
                <w:sz w:val="17"/>
                <w:szCs w:val="17"/>
              </w:rPr>
              <w:t>43,517</w:t>
            </w:r>
          </w:p>
        </w:tc>
        <w:tc>
          <w:tcPr>
            <w:tcW w:w="1400" w:type="dxa"/>
            <w:tcMar>
              <w:top w:w="40" w:type="dxa"/>
              <w:left w:w="80" w:type="dxa"/>
              <w:bottom w:w="40" w:type="dxa"/>
              <w:right w:w="80" w:type="dxa"/>
            </w:tcMar>
          </w:tcPr>
          <w:p w14:paraId="5FA834D0" w14:textId="77777777" w:rsidR="008D5B66" w:rsidRDefault="00E401A7">
            <w:r>
              <w:rPr>
                <w:sz w:val="17"/>
                <w:szCs w:val="17"/>
              </w:rPr>
              <w:t>Holdout</w:t>
            </w:r>
          </w:p>
        </w:tc>
        <w:tc>
          <w:tcPr>
            <w:tcW w:w="1100" w:type="dxa"/>
            <w:tcMar>
              <w:top w:w="40" w:type="dxa"/>
              <w:left w:w="80" w:type="dxa"/>
              <w:bottom w:w="40" w:type="dxa"/>
              <w:right w:w="80" w:type="dxa"/>
            </w:tcMar>
          </w:tcPr>
          <w:p w14:paraId="52FF02BA" w14:textId="77777777" w:rsidR="008D5B66" w:rsidRDefault="00E401A7">
            <w:pPr>
              <w:jc w:val="right"/>
            </w:pPr>
            <w:r>
              <w:rPr>
                <w:sz w:val="17"/>
                <w:szCs w:val="17"/>
              </w:rPr>
              <w:t>32,555</w:t>
            </w:r>
          </w:p>
        </w:tc>
        <w:tc>
          <w:tcPr>
            <w:tcW w:w="1100" w:type="dxa"/>
            <w:tcMar>
              <w:top w:w="40" w:type="dxa"/>
              <w:left w:w="80" w:type="dxa"/>
              <w:bottom w:w="40" w:type="dxa"/>
              <w:right w:w="80" w:type="dxa"/>
            </w:tcMar>
          </w:tcPr>
          <w:p w14:paraId="1C187A61" w14:textId="77777777" w:rsidR="008D5B66" w:rsidRDefault="00E401A7">
            <w:pPr>
              <w:jc w:val="right"/>
            </w:pPr>
            <w:r>
              <w:rPr>
                <w:sz w:val="17"/>
                <w:szCs w:val="17"/>
              </w:rPr>
              <w:t>31,664</w:t>
            </w:r>
          </w:p>
        </w:tc>
        <w:tc>
          <w:tcPr>
            <w:tcW w:w="1460" w:type="dxa"/>
            <w:tcMar>
              <w:top w:w="40" w:type="dxa"/>
              <w:left w:w="80" w:type="dxa"/>
              <w:bottom w:w="40" w:type="dxa"/>
              <w:right w:w="80" w:type="dxa"/>
            </w:tcMar>
          </w:tcPr>
          <w:p w14:paraId="721BA8C9" w14:textId="77777777" w:rsidR="008D5B66" w:rsidRDefault="00E401A7">
            <w:r>
              <w:rPr>
                <w:sz w:val="17"/>
                <w:szCs w:val="17"/>
              </w:rPr>
              <w:t>Mass balance</w:t>
            </w:r>
          </w:p>
        </w:tc>
      </w:tr>
      <w:tr w:rsidR="008D5B66" w14:paraId="5A9A327F" w14:textId="77777777">
        <w:tc>
          <w:tcPr>
            <w:tcW w:w="700" w:type="dxa"/>
            <w:tcMar>
              <w:top w:w="40" w:type="dxa"/>
              <w:left w:w="80" w:type="dxa"/>
              <w:bottom w:w="40" w:type="dxa"/>
              <w:right w:w="80" w:type="dxa"/>
            </w:tcMar>
          </w:tcPr>
          <w:p w14:paraId="3B15A7A9" w14:textId="77777777" w:rsidR="008D5B66" w:rsidRDefault="00E401A7">
            <w:pPr>
              <w:jc w:val="right"/>
            </w:pPr>
            <w:r>
              <w:rPr>
                <w:sz w:val="17"/>
                <w:szCs w:val="17"/>
              </w:rPr>
              <w:lastRenderedPageBreak/>
              <w:t>2016</w:t>
            </w:r>
          </w:p>
        </w:tc>
        <w:tc>
          <w:tcPr>
            <w:tcW w:w="1100" w:type="dxa"/>
            <w:tcMar>
              <w:top w:w="40" w:type="dxa"/>
              <w:left w:w="80" w:type="dxa"/>
              <w:bottom w:w="40" w:type="dxa"/>
              <w:right w:w="80" w:type="dxa"/>
            </w:tcMar>
          </w:tcPr>
          <w:p w14:paraId="48CDC37A" w14:textId="77777777" w:rsidR="008D5B66" w:rsidRDefault="00E401A7">
            <w:pPr>
              <w:jc w:val="right"/>
            </w:pPr>
            <w:r>
              <w:rPr>
                <w:sz w:val="17"/>
                <w:szCs w:val="17"/>
              </w:rPr>
              <w:t>135,790</w:t>
            </w:r>
          </w:p>
        </w:tc>
        <w:tc>
          <w:tcPr>
            <w:tcW w:w="1400" w:type="dxa"/>
            <w:tcMar>
              <w:top w:w="40" w:type="dxa"/>
              <w:left w:w="80" w:type="dxa"/>
              <w:bottom w:w="40" w:type="dxa"/>
              <w:right w:w="80" w:type="dxa"/>
            </w:tcMar>
          </w:tcPr>
          <w:p w14:paraId="18D10B4B" w14:textId="77777777" w:rsidR="008D5B66" w:rsidRDefault="00E401A7">
            <w:r>
              <w:rPr>
                <w:sz w:val="17"/>
                <w:szCs w:val="17"/>
              </w:rPr>
              <w:t>Holdout</w:t>
            </w:r>
          </w:p>
        </w:tc>
        <w:tc>
          <w:tcPr>
            <w:tcW w:w="1100" w:type="dxa"/>
            <w:tcMar>
              <w:top w:w="40" w:type="dxa"/>
              <w:left w:w="80" w:type="dxa"/>
              <w:bottom w:w="40" w:type="dxa"/>
              <w:right w:w="80" w:type="dxa"/>
            </w:tcMar>
          </w:tcPr>
          <w:p w14:paraId="26AB0C45" w14:textId="77777777" w:rsidR="008D5B66" w:rsidRDefault="00E401A7">
            <w:pPr>
              <w:jc w:val="right"/>
            </w:pPr>
            <w:r>
              <w:rPr>
                <w:sz w:val="17"/>
                <w:szCs w:val="17"/>
              </w:rPr>
              <w:t>124,896</w:t>
            </w:r>
          </w:p>
        </w:tc>
        <w:tc>
          <w:tcPr>
            <w:tcW w:w="1400" w:type="dxa"/>
            <w:tcMar>
              <w:top w:w="40" w:type="dxa"/>
              <w:left w:w="80" w:type="dxa"/>
              <w:bottom w:w="40" w:type="dxa"/>
              <w:right w:w="80" w:type="dxa"/>
            </w:tcMar>
          </w:tcPr>
          <w:p w14:paraId="0B028C9C" w14:textId="77777777" w:rsidR="008D5B66" w:rsidRDefault="00E401A7">
            <w:r>
              <w:rPr>
                <w:sz w:val="17"/>
                <w:szCs w:val="17"/>
              </w:rPr>
              <w:t>Holdout</w:t>
            </w:r>
          </w:p>
        </w:tc>
        <w:tc>
          <w:tcPr>
            <w:tcW w:w="1100" w:type="dxa"/>
            <w:tcMar>
              <w:top w:w="40" w:type="dxa"/>
              <w:left w:w="80" w:type="dxa"/>
              <w:bottom w:w="40" w:type="dxa"/>
              <w:right w:w="80" w:type="dxa"/>
            </w:tcMar>
          </w:tcPr>
          <w:p w14:paraId="7BD8F278" w14:textId="77777777" w:rsidR="008D5B66" w:rsidRDefault="00E401A7">
            <w:pPr>
              <w:jc w:val="right"/>
            </w:pPr>
            <w:r>
              <w:rPr>
                <w:sz w:val="17"/>
                <w:szCs w:val="17"/>
              </w:rPr>
              <w:t>92,957</w:t>
            </w:r>
          </w:p>
        </w:tc>
        <w:tc>
          <w:tcPr>
            <w:tcW w:w="1100" w:type="dxa"/>
            <w:tcMar>
              <w:top w:w="40" w:type="dxa"/>
              <w:left w:w="80" w:type="dxa"/>
              <w:bottom w:w="40" w:type="dxa"/>
              <w:right w:w="80" w:type="dxa"/>
            </w:tcMar>
          </w:tcPr>
          <w:p w14:paraId="4CDACF78" w14:textId="77777777" w:rsidR="008D5B66" w:rsidRDefault="00E401A7">
            <w:pPr>
              <w:jc w:val="right"/>
            </w:pPr>
            <w:r>
              <w:rPr>
                <w:sz w:val="17"/>
                <w:szCs w:val="17"/>
              </w:rPr>
              <w:t>72,910</w:t>
            </w:r>
          </w:p>
        </w:tc>
        <w:tc>
          <w:tcPr>
            <w:tcW w:w="1460" w:type="dxa"/>
            <w:tcMar>
              <w:top w:w="40" w:type="dxa"/>
              <w:left w:w="80" w:type="dxa"/>
              <w:bottom w:w="40" w:type="dxa"/>
              <w:right w:w="80" w:type="dxa"/>
            </w:tcMar>
          </w:tcPr>
          <w:p w14:paraId="0155FB66" w14:textId="77777777" w:rsidR="008D5B66" w:rsidRDefault="00E401A7">
            <w:r>
              <w:rPr>
                <w:sz w:val="17"/>
                <w:szCs w:val="17"/>
              </w:rPr>
              <w:t>Mass balance</w:t>
            </w:r>
          </w:p>
        </w:tc>
      </w:tr>
      <w:tr w:rsidR="008D5B66" w14:paraId="2A9EABBE" w14:textId="77777777">
        <w:tc>
          <w:tcPr>
            <w:tcW w:w="700" w:type="dxa"/>
            <w:tcMar>
              <w:top w:w="40" w:type="dxa"/>
              <w:left w:w="80" w:type="dxa"/>
              <w:bottom w:w="40" w:type="dxa"/>
              <w:right w:w="80" w:type="dxa"/>
            </w:tcMar>
          </w:tcPr>
          <w:p w14:paraId="6890260D" w14:textId="77777777" w:rsidR="008D5B66" w:rsidRDefault="00E401A7">
            <w:pPr>
              <w:jc w:val="right"/>
            </w:pPr>
            <w:r>
              <w:rPr>
                <w:sz w:val="17"/>
                <w:szCs w:val="17"/>
              </w:rPr>
              <w:t>2017</w:t>
            </w:r>
          </w:p>
        </w:tc>
        <w:tc>
          <w:tcPr>
            <w:tcW w:w="1100" w:type="dxa"/>
            <w:tcMar>
              <w:top w:w="40" w:type="dxa"/>
              <w:left w:w="80" w:type="dxa"/>
              <w:bottom w:w="40" w:type="dxa"/>
              <w:right w:w="80" w:type="dxa"/>
            </w:tcMar>
          </w:tcPr>
          <w:p w14:paraId="7D10A5F3" w14:textId="77777777" w:rsidR="008D5B66" w:rsidRDefault="00E401A7">
            <w:pPr>
              <w:jc w:val="right"/>
            </w:pPr>
            <w:r>
              <w:rPr>
                <w:sz w:val="17"/>
                <w:szCs w:val="17"/>
              </w:rPr>
              <w:t>64,342</w:t>
            </w:r>
          </w:p>
        </w:tc>
        <w:tc>
          <w:tcPr>
            <w:tcW w:w="1400" w:type="dxa"/>
            <w:tcMar>
              <w:top w:w="40" w:type="dxa"/>
              <w:left w:w="80" w:type="dxa"/>
              <w:bottom w:w="40" w:type="dxa"/>
              <w:right w:w="80" w:type="dxa"/>
            </w:tcMar>
          </w:tcPr>
          <w:p w14:paraId="02BB4455" w14:textId="77777777" w:rsidR="008D5B66" w:rsidRDefault="00E401A7">
            <w:r>
              <w:rPr>
                <w:sz w:val="17"/>
                <w:szCs w:val="17"/>
              </w:rPr>
              <w:t>Holdout</w:t>
            </w:r>
          </w:p>
        </w:tc>
        <w:tc>
          <w:tcPr>
            <w:tcW w:w="1100" w:type="dxa"/>
            <w:tcMar>
              <w:top w:w="40" w:type="dxa"/>
              <w:left w:w="80" w:type="dxa"/>
              <w:bottom w:w="40" w:type="dxa"/>
              <w:right w:w="80" w:type="dxa"/>
            </w:tcMar>
          </w:tcPr>
          <w:p w14:paraId="65391777" w14:textId="77777777" w:rsidR="008D5B66" w:rsidRDefault="00E401A7">
            <w:pPr>
              <w:jc w:val="right"/>
            </w:pPr>
            <w:r>
              <w:rPr>
                <w:sz w:val="17"/>
                <w:szCs w:val="17"/>
              </w:rPr>
              <w:t>62,516</w:t>
            </w:r>
          </w:p>
        </w:tc>
        <w:tc>
          <w:tcPr>
            <w:tcW w:w="1400" w:type="dxa"/>
            <w:tcMar>
              <w:top w:w="40" w:type="dxa"/>
              <w:left w:w="80" w:type="dxa"/>
              <w:bottom w:w="40" w:type="dxa"/>
              <w:right w:w="80" w:type="dxa"/>
            </w:tcMar>
          </w:tcPr>
          <w:p w14:paraId="5A461EFA" w14:textId="77777777" w:rsidR="008D5B66" w:rsidRDefault="00E401A7">
            <w:r>
              <w:rPr>
                <w:sz w:val="17"/>
                <w:szCs w:val="17"/>
              </w:rPr>
              <w:t>Holdout</w:t>
            </w:r>
          </w:p>
        </w:tc>
        <w:tc>
          <w:tcPr>
            <w:tcW w:w="1100" w:type="dxa"/>
            <w:tcMar>
              <w:top w:w="40" w:type="dxa"/>
              <w:left w:w="80" w:type="dxa"/>
              <w:bottom w:w="40" w:type="dxa"/>
              <w:right w:w="80" w:type="dxa"/>
            </w:tcMar>
          </w:tcPr>
          <w:p w14:paraId="4F1F3922" w14:textId="77777777" w:rsidR="008D5B66" w:rsidRDefault="00E401A7">
            <w:pPr>
              <w:jc w:val="right"/>
            </w:pPr>
            <w:r>
              <w:rPr>
                <w:sz w:val="17"/>
                <w:szCs w:val="17"/>
              </w:rPr>
              <w:t>51,010</w:t>
            </w:r>
          </w:p>
        </w:tc>
        <w:tc>
          <w:tcPr>
            <w:tcW w:w="1100" w:type="dxa"/>
            <w:tcMar>
              <w:top w:w="40" w:type="dxa"/>
              <w:left w:w="80" w:type="dxa"/>
              <w:bottom w:w="40" w:type="dxa"/>
              <w:right w:w="80" w:type="dxa"/>
            </w:tcMar>
          </w:tcPr>
          <w:p w14:paraId="7BDF9ECC" w14:textId="77777777" w:rsidR="008D5B66" w:rsidRDefault="00E401A7">
            <w:pPr>
              <w:jc w:val="right"/>
            </w:pPr>
            <w:r>
              <w:rPr>
                <w:sz w:val="17"/>
                <w:szCs w:val="17"/>
              </w:rPr>
              <w:t>47,186</w:t>
            </w:r>
          </w:p>
        </w:tc>
        <w:tc>
          <w:tcPr>
            <w:tcW w:w="1460" w:type="dxa"/>
            <w:tcMar>
              <w:top w:w="40" w:type="dxa"/>
              <w:left w:w="80" w:type="dxa"/>
              <w:bottom w:w="40" w:type="dxa"/>
              <w:right w:w="80" w:type="dxa"/>
            </w:tcMar>
          </w:tcPr>
          <w:p w14:paraId="4CDBE2F5" w14:textId="77777777" w:rsidR="008D5B66" w:rsidRDefault="00E401A7">
            <w:r>
              <w:rPr>
                <w:sz w:val="17"/>
                <w:szCs w:val="17"/>
              </w:rPr>
              <w:t>Mass balance</w:t>
            </w:r>
          </w:p>
        </w:tc>
      </w:tr>
      <w:tr w:rsidR="008D5B66" w14:paraId="729D95D9" w14:textId="77777777">
        <w:tc>
          <w:tcPr>
            <w:tcW w:w="700" w:type="dxa"/>
            <w:tcMar>
              <w:top w:w="40" w:type="dxa"/>
              <w:left w:w="80" w:type="dxa"/>
              <w:bottom w:w="40" w:type="dxa"/>
              <w:right w:w="80" w:type="dxa"/>
            </w:tcMar>
          </w:tcPr>
          <w:p w14:paraId="242F7097" w14:textId="77777777" w:rsidR="008D5B66" w:rsidRDefault="00E401A7">
            <w:pPr>
              <w:jc w:val="right"/>
            </w:pPr>
            <w:r>
              <w:rPr>
                <w:sz w:val="17"/>
                <w:szCs w:val="17"/>
              </w:rPr>
              <w:t>2018</w:t>
            </w:r>
          </w:p>
        </w:tc>
        <w:tc>
          <w:tcPr>
            <w:tcW w:w="1100" w:type="dxa"/>
            <w:tcMar>
              <w:top w:w="40" w:type="dxa"/>
              <w:left w:w="80" w:type="dxa"/>
              <w:bottom w:w="40" w:type="dxa"/>
              <w:right w:w="80" w:type="dxa"/>
            </w:tcMar>
          </w:tcPr>
          <w:p w14:paraId="4AFF1F28" w14:textId="77777777" w:rsidR="008D5B66" w:rsidRDefault="00E401A7">
            <w:pPr>
              <w:jc w:val="right"/>
            </w:pPr>
            <w:r>
              <w:rPr>
                <w:sz w:val="17"/>
                <w:szCs w:val="17"/>
              </w:rPr>
              <w:t>54,188</w:t>
            </w:r>
          </w:p>
        </w:tc>
        <w:tc>
          <w:tcPr>
            <w:tcW w:w="1400" w:type="dxa"/>
            <w:tcMar>
              <w:top w:w="40" w:type="dxa"/>
              <w:left w:w="80" w:type="dxa"/>
              <w:bottom w:w="40" w:type="dxa"/>
              <w:right w:w="80" w:type="dxa"/>
            </w:tcMar>
          </w:tcPr>
          <w:p w14:paraId="385B1441" w14:textId="77777777" w:rsidR="008D5B66" w:rsidRDefault="00E401A7">
            <w:r>
              <w:rPr>
                <w:sz w:val="17"/>
                <w:szCs w:val="17"/>
              </w:rPr>
              <w:t>Holdout</w:t>
            </w:r>
          </w:p>
        </w:tc>
        <w:tc>
          <w:tcPr>
            <w:tcW w:w="1100" w:type="dxa"/>
            <w:tcMar>
              <w:top w:w="40" w:type="dxa"/>
              <w:left w:w="80" w:type="dxa"/>
              <w:bottom w:w="40" w:type="dxa"/>
              <w:right w:w="80" w:type="dxa"/>
            </w:tcMar>
          </w:tcPr>
          <w:p w14:paraId="1924C979" w14:textId="77777777" w:rsidR="008D5B66" w:rsidRDefault="00E401A7">
            <w:pPr>
              <w:jc w:val="right"/>
            </w:pPr>
            <w:r>
              <w:rPr>
                <w:sz w:val="17"/>
                <w:szCs w:val="17"/>
              </w:rPr>
              <w:t>52,984</w:t>
            </w:r>
          </w:p>
        </w:tc>
        <w:tc>
          <w:tcPr>
            <w:tcW w:w="1400" w:type="dxa"/>
            <w:tcMar>
              <w:top w:w="40" w:type="dxa"/>
              <w:left w:w="80" w:type="dxa"/>
              <w:bottom w:w="40" w:type="dxa"/>
              <w:right w:w="80" w:type="dxa"/>
            </w:tcMar>
          </w:tcPr>
          <w:p w14:paraId="3351E1DA" w14:textId="77777777" w:rsidR="008D5B66" w:rsidRDefault="00E401A7">
            <w:r>
              <w:rPr>
                <w:sz w:val="17"/>
                <w:szCs w:val="17"/>
              </w:rPr>
              <w:t>Holdout</w:t>
            </w:r>
          </w:p>
        </w:tc>
        <w:tc>
          <w:tcPr>
            <w:tcW w:w="1100" w:type="dxa"/>
            <w:tcMar>
              <w:top w:w="40" w:type="dxa"/>
              <w:left w:w="80" w:type="dxa"/>
              <w:bottom w:w="40" w:type="dxa"/>
              <w:right w:w="80" w:type="dxa"/>
            </w:tcMar>
          </w:tcPr>
          <w:p w14:paraId="67523931" w14:textId="77777777" w:rsidR="008D5B66" w:rsidRDefault="00E401A7">
            <w:pPr>
              <w:jc w:val="right"/>
            </w:pPr>
            <w:r>
              <w:rPr>
                <w:sz w:val="17"/>
                <w:szCs w:val="17"/>
              </w:rPr>
              <w:t>47,285</w:t>
            </w:r>
          </w:p>
        </w:tc>
        <w:tc>
          <w:tcPr>
            <w:tcW w:w="1100" w:type="dxa"/>
            <w:tcMar>
              <w:top w:w="40" w:type="dxa"/>
              <w:left w:w="80" w:type="dxa"/>
              <w:bottom w:w="40" w:type="dxa"/>
              <w:right w:w="80" w:type="dxa"/>
            </w:tcMar>
          </w:tcPr>
          <w:p w14:paraId="5868F433" w14:textId="77777777" w:rsidR="008D5B66" w:rsidRDefault="00E401A7">
            <w:pPr>
              <w:jc w:val="right"/>
            </w:pPr>
            <w:r>
              <w:rPr>
                <w:sz w:val="17"/>
                <w:szCs w:val="17"/>
              </w:rPr>
              <w:t>39,300</w:t>
            </w:r>
          </w:p>
        </w:tc>
        <w:tc>
          <w:tcPr>
            <w:tcW w:w="1460" w:type="dxa"/>
            <w:tcMar>
              <w:top w:w="40" w:type="dxa"/>
              <w:left w:w="80" w:type="dxa"/>
              <w:bottom w:w="40" w:type="dxa"/>
              <w:right w:w="80" w:type="dxa"/>
            </w:tcMar>
          </w:tcPr>
          <w:p w14:paraId="4D6D3BD7" w14:textId="77777777" w:rsidR="008D5B66" w:rsidRDefault="00E401A7">
            <w:r>
              <w:rPr>
                <w:sz w:val="17"/>
                <w:szCs w:val="17"/>
              </w:rPr>
              <w:t>Mass balance</w:t>
            </w:r>
          </w:p>
        </w:tc>
      </w:tr>
      <w:tr w:rsidR="008D5B66" w14:paraId="4A4E8EAF" w14:textId="77777777">
        <w:tc>
          <w:tcPr>
            <w:tcW w:w="700" w:type="dxa"/>
            <w:tcMar>
              <w:top w:w="40" w:type="dxa"/>
              <w:left w:w="80" w:type="dxa"/>
              <w:bottom w:w="40" w:type="dxa"/>
              <w:right w:w="80" w:type="dxa"/>
            </w:tcMar>
          </w:tcPr>
          <w:p w14:paraId="228A9182" w14:textId="77777777" w:rsidR="008D5B66" w:rsidRDefault="00E401A7">
            <w:pPr>
              <w:jc w:val="right"/>
            </w:pPr>
            <w:r>
              <w:rPr>
                <w:sz w:val="17"/>
                <w:szCs w:val="17"/>
              </w:rPr>
              <w:t>2019</w:t>
            </w:r>
          </w:p>
        </w:tc>
        <w:tc>
          <w:tcPr>
            <w:tcW w:w="1100" w:type="dxa"/>
            <w:tcMar>
              <w:top w:w="40" w:type="dxa"/>
              <w:left w:w="80" w:type="dxa"/>
              <w:bottom w:w="40" w:type="dxa"/>
              <w:right w:w="80" w:type="dxa"/>
            </w:tcMar>
          </w:tcPr>
          <w:p w14:paraId="38FCDC74" w14:textId="77777777" w:rsidR="008D5B66" w:rsidRDefault="00E401A7">
            <w:pPr>
              <w:jc w:val="right"/>
            </w:pPr>
            <w:r>
              <w:rPr>
                <w:sz w:val="17"/>
                <w:szCs w:val="17"/>
              </w:rPr>
              <w:t>24,389</w:t>
            </w:r>
          </w:p>
        </w:tc>
        <w:tc>
          <w:tcPr>
            <w:tcW w:w="1400" w:type="dxa"/>
            <w:tcMar>
              <w:top w:w="40" w:type="dxa"/>
              <w:left w:w="80" w:type="dxa"/>
              <w:bottom w:w="40" w:type="dxa"/>
              <w:right w:w="80" w:type="dxa"/>
            </w:tcMar>
          </w:tcPr>
          <w:p w14:paraId="57A218C5" w14:textId="77777777" w:rsidR="008D5B66" w:rsidRDefault="00E401A7">
            <w:r>
              <w:rPr>
                <w:sz w:val="17"/>
                <w:szCs w:val="17"/>
              </w:rPr>
              <w:t>Holdout</w:t>
            </w:r>
          </w:p>
        </w:tc>
        <w:tc>
          <w:tcPr>
            <w:tcW w:w="1100" w:type="dxa"/>
            <w:tcMar>
              <w:top w:w="40" w:type="dxa"/>
              <w:left w:w="80" w:type="dxa"/>
              <w:bottom w:w="40" w:type="dxa"/>
              <w:right w:w="80" w:type="dxa"/>
            </w:tcMar>
          </w:tcPr>
          <w:p w14:paraId="009D141D" w14:textId="77777777" w:rsidR="008D5B66" w:rsidRDefault="00E401A7">
            <w:pPr>
              <w:jc w:val="right"/>
            </w:pPr>
            <w:r>
              <w:rPr>
                <w:sz w:val="17"/>
                <w:szCs w:val="17"/>
              </w:rPr>
              <w:t>24,389</w:t>
            </w:r>
          </w:p>
        </w:tc>
        <w:tc>
          <w:tcPr>
            <w:tcW w:w="1400" w:type="dxa"/>
            <w:tcMar>
              <w:top w:w="40" w:type="dxa"/>
              <w:left w:w="80" w:type="dxa"/>
              <w:bottom w:w="40" w:type="dxa"/>
              <w:right w:w="80" w:type="dxa"/>
            </w:tcMar>
          </w:tcPr>
          <w:p w14:paraId="25194825" w14:textId="77777777" w:rsidR="008D5B66" w:rsidRDefault="00E401A7">
            <w:r>
              <w:rPr>
                <w:sz w:val="17"/>
                <w:szCs w:val="17"/>
              </w:rPr>
              <w:t>Holdout</w:t>
            </w:r>
          </w:p>
        </w:tc>
        <w:tc>
          <w:tcPr>
            <w:tcW w:w="1100" w:type="dxa"/>
            <w:tcMar>
              <w:top w:w="40" w:type="dxa"/>
              <w:left w:w="80" w:type="dxa"/>
              <w:bottom w:w="40" w:type="dxa"/>
              <w:right w:w="80" w:type="dxa"/>
            </w:tcMar>
          </w:tcPr>
          <w:p w14:paraId="55F18257" w14:textId="77777777" w:rsidR="008D5B66" w:rsidRDefault="00E401A7">
            <w:pPr>
              <w:jc w:val="right"/>
            </w:pPr>
            <w:r>
              <w:rPr>
                <w:sz w:val="17"/>
                <w:szCs w:val="17"/>
              </w:rPr>
              <w:t>24,389</w:t>
            </w:r>
          </w:p>
        </w:tc>
        <w:tc>
          <w:tcPr>
            <w:tcW w:w="1100" w:type="dxa"/>
            <w:tcMar>
              <w:top w:w="40" w:type="dxa"/>
              <w:left w:w="80" w:type="dxa"/>
              <w:bottom w:w="40" w:type="dxa"/>
              <w:right w:w="80" w:type="dxa"/>
            </w:tcMar>
          </w:tcPr>
          <w:p w14:paraId="2D223336" w14:textId="77777777" w:rsidR="008D5B66" w:rsidRDefault="00E401A7">
            <w:pPr>
              <w:jc w:val="right"/>
            </w:pPr>
            <w:r>
              <w:rPr>
                <w:sz w:val="17"/>
                <w:szCs w:val="17"/>
              </w:rPr>
              <w:t>22,197</w:t>
            </w:r>
          </w:p>
        </w:tc>
        <w:tc>
          <w:tcPr>
            <w:tcW w:w="1460" w:type="dxa"/>
            <w:tcMar>
              <w:top w:w="40" w:type="dxa"/>
              <w:left w:w="80" w:type="dxa"/>
              <w:bottom w:w="40" w:type="dxa"/>
              <w:right w:w="80" w:type="dxa"/>
            </w:tcMar>
          </w:tcPr>
          <w:p w14:paraId="14137A7B" w14:textId="77777777" w:rsidR="008D5B66" w:rsidRDefault="00E401A7">
            <w:r>
              <w:rPr>
                <w:sz w:val="17"/>
                <w:szCs w:val="17"/>
              </w:rPr>
              <w:t>Mass balance</w:t>
            </w:r>
          </w:p>
        </w:tc>
      </w:tr>
      <w:tr w:rsidR="008D5B66" w14:paraId="5ED924FD" w14:textId="77777777">
        <w:tc>
          <w:tcPr>
            <w:tcW w:w="700" w:type="dxa"/>
            <w:tcMar>
              <w:top w:w="40" w:type="dxa"/>
              <w:left w:w="80" w:type="dxa"/>
              <w:bottom w:w="40" w:type="dxa"/>
              <w:right w:w="80" w:type="dxa"/>
            </w:tcMar>
          </w:tcPr>
          <w:p w14:paraId="42C4ACC9" w14:textId="77777777" w:rsidR="008D5B66" w:rsidRDefault="00E401A7">
            <w:pPr>
              <w:jc w:val="right"/>
            </w:pPr>
            <w:r>
              <w:rPr>
                <w:sz w:val="17"/>
                <w:szCs w:val="17"/>
              </w:rPr>
              <w:t>2020</w:t>
            </w:r>
          </w:p>
        </w:tc>
        <w:tc>
          <w:tcPr>
            <w:tcW w:w="1100" w:type="dxa"/>
            <w:tcMar>
              <w:top w:w="40" w:type="dxa"/>
              <w:left w:w="80" w:type="dxa"/>
              <w:bottom w:w="40" w:type="dxa"/>
              <w:right w:w="80" w:type="dxa"/>
            </w:tcMar>
          </w:tcPr>
          <w:p w14:paraId="0E25735D" w14:textId="77777777" w:rsidR="008D5B66" w:rsidRDefault="00E401A7">
            <w:pPr>
              <w:jc w:val="right"/>
            </w:pPr>
            <w:r>
              <w:rPr>
                <w:sz w:val="17"/>
                <w:szCs w:val="17"/>
              </w:rPr>
              <w:t>77,812</w:t>
            </w:r>
          </w:p>
        </w:tc>
        <w:tc>
          <w:tcPr>
            <w:tcW w:w="1400" w:type="dxa"/>
            <w:tcMar>
              <w:top w:w="40" w:type="dxa"/>
              <w:left w:w="80" w:type="dxa"/>
              <w:bottom w:w="40" w:type="dxa"/>
              <w:right w:w="80" w:type="dxa"/>
            </w:tcMar>
          </w:tcPr>
          <w:p w14:paraId="4DC7702E" w14:textId="77777777" w:rsidR="008D5B66" w:rsidRDefault="00E401A7">
            <w:r>
              <w:rPr>
                <w:sz w:val="17"/>
                <w:szCs w:val="17"/>
              </w:rPr>
              <w:t>Holdout</w:t>
            </w:r>
          </w:p>
        </w:tc>
        <w:tc>
          <w:tcPr>
            <w:tcW w:w="1100" w:type="dxa"/>
            <w:tcMar>
              <w:top w:w="40" w:type="dxa"/>
              <w:left w:w="80" w:type="dxa"/>
              <w:bottom w:w="40" w:type="dxa"/>
              <w:right w:w="80" w:type="dxa"/>
            </w:tcMar>
          </w:tcPr>
          <w:p w14:paraId="772773CB" w14:textId="77777777" w:rsidR="008D5B66" w:rsidRDefault="00E401A7">
            <w:pPr>
              <w:jc w:val="right"/>
            </w:pPr>
            <w:r>
              <w:rPr>
                <w:sz w:val="17"/>
                <w:szCs w:val="17"/>
              </w:rPr>
              <w:t>73,544</w:t>
            </w:r>
          </w:p>
        </w:tc>
        <w:tc>
          <w:tcPr>
            <w:tcW w:w="1400" w:type="dxa"/>
            <w:tcMar>
              <w:top w:w="40" w:type="dxa"/>
              <w:left w:w="80" w:type="dxa"/>
              <w:bottom w:w="40" w:type="dxa"/>
              <w:right w:w="80" w:type="dxa"/>
            </w:tcMar>
          </w:tcPr>
          <w:p w14:paraId="3F921FD8" w14:textId="77777777" w:rsidR="008D5B66" w:rsidRDefault="00E401A7">
            <w:r>
              <w:rPr>
                <w:sz w:val="17"/>
                <w:szCs w:val="17"/>
              </w:rPr>
              <w:t>Holdout</w:t>
            </w:r>
          </w:p>
        </w:tc>
        <w:tc>
          <w:tcPr>
            <w:tcW w:w="1100" w:type="dxa"/>
            <w:tcMar>
              <w:top w:w="40" w:type="dxa"/>
              <w:left w:w="80" w:type="dxa"/>
              <w:bottom w:w="40" w:type="dxa"/>
              <w:right w:w="80" w:type="dxa"/>
            </w:tcMar>
          </w:tcPr>
          <w:p w14:paraId="63DC66ED" w14:textId="77777777" w:rsidR="008D5B66" w:rsidRDefault="00E401A7">
            <w:pPr>
              <w:jc w:val="right"/>
            </w:pPr>
            <w:r>
              <w:rPr>
                <w:sz w:val="17"/>
                <w:szCs w:val="17"/>
              </w:rPr>
              <w:t>60,465</w:t>
            </w:r>
          </w:p>
        </w:tc>
        <w:tc>
          <w:tcPr>
            <w:tcW w:w="1100" w:type="dxa"/>
            <w:tcMar>
              <w:top w:w="40" w:type="dxa"/>
              <w:left w:w="80" w:type="dxa"/>
              <w:bottom w:w="40" w:type="dxa"/>
              <w:right w:w="80" w:type="dxa"/>
            </w:tcMar>
          </w:tcPr>
          <w:p w14:paraId="19657A8D" w14:textId="77777777" w:rsidR="008D5B66" w:rsidRDefault="00E401A7">
            <w:pPr>
              <w:jc w:val="right"/>
            </w:pPr>
            <w:r>
              <w:rPr>
                <w:sz w:val="17"/>
                <w:szCs w:val="17"/>
              </w:rPr>
              <w:t>51,297</w:t>
            </w:r>
          </w:p>
        </w:tc>
        <w:tc>
          <w:tcPr>
            <w:tcW w:w="1460" w:type="dxa"/>
            <w:tcMar>
              <w:top w:w="40" w:type="dxa"/>
              <w:left w:w="80" w:type="dxa"/>
              <w:bottom w:w="40" w:type="dxa"/>
              <w:right w:w="80" w:type="dxa"/>
            </w:tcMar>
          </w:tcPr>
          <w:p w14:paraId="651B2EA4" w14:textId="77777777" w:rsidR="008D5B66" w:rsidRDefault="00E401A7">
            <w:r>
              <w:rPr>
                <w:sz w:val="17"/>
                <w:szCs w:val="17"/>
              </w:rPr>
              <w:t>Mass balance</w:t>
            </w:r>
          </w:p>
        </w:tc>
      </w:tr>
      <w:tr w:rsidR="008D5B66" w14:paraId="450CEDE8" w14:textId="77777777">
        <w:tc>
          <w:tcPr>
            <w:tcW w:w="700" w:type="dxa"/>
            <w:tcMar>
              <w:top w:w="40" w:type="dxa"/>
              <w:left w:w="80" w:type="dxa"/>
              <w:bottom w:w="40" w:type="dxa"/>
              <w:right w:w="80" w:type="dxa"/>
            </w:tcMar>
          </w:tcPr>
          <w:p w14:paraId="4B6CEED4" w14:textId="77777777" w:rsidR="008D5B66" w:rsidRDefault="00E401A7">
            <w:pPr>
              <w:jc w:val="right"/>
            </w:pPr>
            <w:r>
              <w:rPr>
                <w:sz w:val="17"/>
                <w:szCs w:val="17"/>
              </w:rPr>
              <w:t>2021</w:t>
            </w:r>
          </w:p>
        </w:tc>
        <w:tc>
          <w:tcPr>
            <w:tcW w:w="1100" w:type="dxa"/>
            <w:tcMar>
              <w:top w:w="40" w:type="dxa"/>
              <w:left w:w="80" w:type="dxa"/>
              <w:bottom w:w="40" w:type="dxa"/>
              <w:right w:w="80" w:type="dxa"/>
            </w:tcMar>
          </w:tcPr>
          <w:p w14:paraId="2D130A97" w14:textId="77777777" w:rsidR="008D5B66" w:rsidRDefault="00E401A7">
            <w:pPr>
              <w:jc w:val="right"/>
            </w:pPr>
            <w:r>
              <w:rPr>
                <w:sz w:val="17"/>
                <w:szCs w:val="17"/>
              </w:rPr>
              <w:t>61,703</w:t>
            </w:r>
          </w:p>
        </w:tc>
        <w:tc>
          <w:tcPr>
            <w:tcW w:w="1400" w:type="dxa"/>
            <w:tcMar>
              <w:top w:w="40" w:type="dxa"/>
              <w:left w:w="80" w:type="dxa"/>
              <w:bottom w:w="40" w:type="dxa"/>
              <w:right w:w="80" w:type="dxa"/>
            </w:tcMar>
          </w:tcPr>
          <w:p w14:paraId="4E8A18F3" w14:textId="77777777" w:rsidR="008D5B66" w:rsidRDefault="00E401A7">
            <w:r>
              <w:rPr>
                <w:sz w:val="17"/>
                <w:szCs w:val="17"/>
              </w:rPr>
              <w:t>Holdout</w:t>
            </w:r>
          </w:p>
        </w:tc>
        <w:tc>
          <w:tcPr>
            <w:tcW w:w="1100" w:type="dxa"/>
            <w:tcMar>
              <w:top w:w="40" w:type="dxa"/>
              <w:left w:w="80" w:type="dxa"/>
              <w:bottom w:w="40" w:type="dxa"/>
              <w:right w:w="80" w:type="dxa"/>
            </w:tcMar>
          </w:tcPr>
          <w:p w14:paraId="22EBF0CE" w14:textId="77777777" w:rsidR="008D5B66" w:rsidRDefault="00E401A7">
            <w:pPr>
              <w:jc w:val="right"/>
            </w:pPr>
            <w:r>
              <w:rPr>
                <w:sz w:val="17"/>
                <w:szCs w:val="17"/>
              </w:rPr>
              <w:t>56,924</w:t>
            </w:r>
          </w:p>
        </w:tc>
        <w:tc>
          <w:tcPr>
            <w:tcW w:w="1400" w:type="dxa"/>
            <w:tcMar>
              <w:top w:w="40" w:type="dxa"/>
              <w:left w:w="80" w:type="dxa"/>
              <w:bottom w:w="40" w:type="dxa"/>
              <w:right w:w="80" w:type="dxa"/>
            </w:tcMar>
          </w:tcPr>
          <w:p w14:paraId="5081D019" w14:textId="77777777" w:rsidR="008D5B66" w:rsidRDefault="00E401A7">
            <w:r>
              <w:rPr>
                <w:sz w:val="17"/>
                <w:szCs w:val="17"/>
              </w:rPr>
              <w:t>Holdout</w:t>
            </w:r>
          </w:p>
        </w:tc>
        <w:tc>
          <w:tcPr>
            <w:tcW w:w="1100" w:type="dxa"/>
            <w:tcMar>
              <w:top w:w="40" w:type="dxa"/>
              <w:left w:w="80" w:type="dxa"/>
              <w:bottom w:w="40" w:type="dxa"/>
              <w:right w:w="80" w:type="dxa"/>
            </w:tcMar>
          </w:tcPr>
          <w:p w14:paraId="1F1930F1" w14:textId="77777777" w:rsidR="008D5B66" w:rsidRDefault="00E401A7">
            <w:pPr>
              <w:jc w:val="right"/>
            </w:pPr>
            <w:r>
              <w:rPr>
                <w:sz w:val="17"/>
                <w:szCs w:val="17"/>
              </w:rPr>
              <w:t>42,829</w:t>
            </w:r>
          </w:p>
        </w:tc>
        <w:tc>
          <w:tcPr>
            <w:tcW w:w="1100" w:type="dxa"/>
            <w:tcMar>
              <w:top w:w="40" w:type="dxa"/>
              <w:left w:w="80" w:type="dxa"/>
              <w:bottom w:w="40" w:type="dxa"/>
              <w:right w:w="80" w:type="dxa"/>
            </w:tcMar>
          </w:tcPr>
          <w:p w14:paraId="24774992" w14:textId="77777777" w:rsidR="008D5B66" w:rsidRDefault="00E401A7">
            <w:pPr>
              <w:jc w:val="right"/>
            </w:pPr>
            <w:r>
              <w:rPr>
                <w:sz w:val="17"/>
                <w:szCs w:val="17"/>
              </w:rPr>
              <w:t>35,700</w:t>
            </w:r>
          </w:p>
        </w:tc>
        <w:tc>
          <w:tcPr>
            <w:tcW w:w="1460" w:type="dxa"/>
            <w:tcMar>
              <w:top w:w="40" w:type="dxa"/>
              <w:left w:w="80" w:type="dxa"/>
              <w:bottom w:w="40" w:type="dxa"/>
              <w:right w:w="80" w:type="dxa"/>
            </w:tcMar>
          </w:tcPr>
          <w:p w14:paraId="0F4E2C7A" w14:textId="77777777" w:rsidR="008D5B66" w:rsidRDefault="00E401A7">
            <w:r>
              <w:rPr>
                <w:sz w:val="17"/>
                <w:szCs w:val="17"/>
              </w:rPr>
              <w:t>Mass balance</w:t>
            </w:r>
          </w:p>
        </w:tc>
      </w:tr>
      <w:tr w:rsidR="008D5B66" w14:paraId="0CA3DBE7" w14:textId="77777777">
        <w:tc>
          <w:tcPr>
            <w:tcW w:w="700" w:type="dxa"/>
            <w:tcMar>
              <w:top w:w="40" w:type="dxa"/>
              <w:left w:w="80" w:type="dxa"/>
              <w:bottom w:w="40" w:type="dxa"/>
              <w:right w:w="80" w:type="dxa"/>
            </w:tcMar>
          </w:tcPr>
          <w:p w14:paraId="1C0FAFDB" w14:textId="77777777" w:rsidR="008D5B66" w:rsidRDefault="00E401A7">
            <w:pPr>
              <w:jc w:val="right"/>
            </w:pPr>
            <w:r>
              <w:rPr>
                <w:sz w:val="17"/>
                <w:szCs w:val="17"/>
              </w:rPr>
              <w:t>2022</w:t>
            </w:r>
          </w:p>
        </w:tc>
        <w:tc>
          <w:tcPr>
            <w:tcW w:w="1100" w:type="dxa"/>
            <w:tcMar>
              <w:top w:w="40" w:type="dxa"/>
              <w:left w:w="80" w:type="dxa"/>
              <w:bottom w:w="40" w:type="dxa"/>
              <w:right w:w="80" w:type="dxa"/>
            </w:tcMar>
          </w:tcPr>
          <w:p w14:paraId="20DA1E7B" w14:textId="77777777" w:rsidR="008D5B66" w:rsidRDefault="00E401A7">
            <w:pPr>
              <w:jc w:val="right"/>
            </w:pPr>
            <w:r>
              <w:rPr>
                <w:sz w:val="17"/>
                <w:szCs w:val="17"/>
              </w:rPr>
              <w:t>77,833</w:t>
            </w:r>
          </w:p>
        </w:tc>
        <w:tc>
          <w:tcPr>
            <w:tcW w:w="1400" w:type="dxa"/>
            <w:tcMar>
              <w:top w:w="40" w:type="dxa"/>
              <w:left w:w="80" w:type="dxa"/>
              <w:bottom w:w="40" w:type="dxa"/>
              <w:right w:w="80" w:type="dxa"/>
            </w:tcMar>
          </w:tcPr>
          <w:p w14:paraId="6AD017D1" w14:textId="77777777" w:rsidR="008D5B66" w:rsidRDefault="00E401A7">
            <w:r>
              <w:rPr>
                <w:sz w:val="17"/>
                <w:szCs w:val="17"/>
              </w:rPr>
              <w:t>Holdout</w:t>
            </w:r>
          </w:p>
        </w:tc>
        <w:tc>
          <w:tcPr>
            <w:tcW w:w="1100" w:type="dxa"/>
            <w:tcMar>
              <w:top w:w="40" w:type="dxa"/>
              <w:left w:w="80" w:type="dxa"/>
              <w:bottom w:w="40" w:type="dxa"/>
              <w:right w:w="80" w:type="dxa"/>
            </w:tcMar>
          </w:tcPr>
          <w:p w14:paraId="4C2EA389" w14:textId="77777777" w:rsidR="008D5B66" w:rsidRDefault="00E401A7">
            <w:pPr>
              <w:jc w:val="right"/>
            </w:pPr>
            <w:r>
              <w:rPr>
                <w:sz w:val="17"/>
                <w:szCs w:val="17"/>
              </w:rPr>
              <w:t>73,803</w:t>
            </w:r>
          </w:p>
        </w:tc>
        <w:tc>
          <w:tcPr>
            <w:tcW w:w="1400" w:type="dxa"/>
            <w:tcMar>
              <w:top w:w="40" w:type="dxa"/>
              <w:left w:w="80" w:type="dxa"/>
              <w:bottom w:w="40" w:type="dxa"/>
              <w:right w:w="80" w:type="dxa"/>
            </w:tcMar>
          </w:tcPr>
          <w:p w14:paraId="3444AD4A" w14:textId="77777777" w:rsidR="008D5B66" w:rsidRDefault="00E401A7">
            <w:r>
              <w:rPr>
                <w:sz w:val="17"/>
                <w:szCs w:val="17"/>
              </w:rPr>
              <w:t>Holdout</w:t>
            </w:r>
          </w:p>
        </w:tc>
        <w:tc>
          <w:tcPr>
            <w:tcW w:w="1100" w:type="dxa"/>
            <w:tcMar>
              <w:top w:w="40" w:type="dxa"/>
              <w:left w:w="80" w:type="dxa"/>
              <w:bottom w:w="40" w:type="dxa"/>
              <w:right w:w="80" w:type="dxa"/>
            </w:tcMar>
          </w:tcPr>
          <w:p w14:paraId="49B8C6A6" w14:textId="77777777" w:rsidR="008D5B66" w:rsidRDefault="00E401A7">
            <w:pPr>
              <w:jc w:val="right"/>
            </w:pPr>
            <w:r>
              <w:rPr>
                <w:sz w:val="17"/>
                <w:szCs w:val="17"/>
              </w:rPr>
              <w:t>60,851</w:t>
            </w:r>
          </w:p>
        </w:tc>
        <w:tc>
          <w:tcPr>
            <w:tcW w:w="1100" w:type="dxa"/>
            <w:tcMar>
              <w:top w:w="40" w:type="dxa"/>
              <w:left w:w="80" w:type="dxa"/>
              <w:bottom w:w="40" w:type="dxa"/>
              <w:right w:w="80" w:type="dxa"/>
            </w:tcMar>
          </w:tcPr>
          <w:p w14:paraId="50A9B52E" w14:textId="77777777" w:rsidR="008D5B66" w:rsidRDefault="00E401A7">
            <w:pPr>
              <w:jc w:val="right"/>
            </w:pPr>
            <w:r>
              <w:rPr>
                <w:sz w:val="17"/>
                <w:szCs w:val="17"/>
              </w:rPr>
              <w:t>50,050</w:t>
            </w:r>
          </w:p>
        </w:tc>
        <w:tc>
          <w:tcPr>
            <w:tcW w:w="1460" w:type="dxa"/>
            <w:tcMar>
              <w:top w:w="40" w:type="dxa"/>
              <w:left w:w="80" w:type="dxa"/>
              <w:bottom w:w="40" w:type="dxa"/>
              <w:right w:w="80" w:type="dxa"/>
            </w:tcMar>
          </w:tcPr>
          <w:p w14:paraId="19988E9D" w14:textId="77777777" w:rsidR="008D5B66" w:rsidRDefault="00E401A7">
            <w:r>
              <w:rPr>
                <w:sz w:val="17"/>
                <w:szCs w:val="17"/>
              </w:rPr>
              <w:t>Mass balance</w:t>
            </w:r>
          </w:p>
        </w:tc>
      </w:tr>
      <w:tr w:rsidR="008D5B66" w14:paraId="6B4B54E7" w14:textId="77777777">
        <w:tc>
          <w:tcPr>
            <w:tcW w:w="700" w:type="dxa"/>
            <w:tcMar>
              <w:top w:w="40" w:type="dxa"/>
              <w:left w:w="80" w:type="dxa"/>
              <w:bottom w:w="40" w:type="dxa"/>
              <w:right w:w="80" w:type="dxa"/>
            </w:tcMar>
          </w:tcPr>
          <w:p w14:paraId="0537EF9C" w14:textId="77777777" w:rsidR="008D5B66" w:rsidRDefault="00E401A7">
            <w:pPr>
              <w:jc w:val="right"/>
            </w:pPr>
            <w:r>
              <w:rPr>
                <w:sz w:val="17"/>
                <w:szCs w:val="17"/>
              </w:rPr>
              <w:t>2023</w:t>
            </w:r>
          </w:p>
        </w:tc>
        <w:tc>
          <w:tcPr>
            <w:tcW w:w="1100" w:type="dxa"/>
            <w:tcMar>
              <w:top w:w="40" w:type="dxa"/>
              <w:left w:w="80" w:type="dxa"/>
              <w:bottom w:w="40" w:type="dxa"/>
              <w:right w:w="80" w:type="dxa"/>
            </w:tcMar>
          </w:tcPr>
          <w:p w14:paraId="4DEFDA1C" w14:textId="77777777" w:rsidR="008D5B66" w:rsidRDefault="00E401A7">
            <w:pPr>
              <w:jc w:val="right"/>
            </w:pPr>
            <w:r>
              <w:rPr>
                <w:sz w:val="17"/>
                <w:szCs w:val="17"/>
              </w:rPr>
              <w:t>65,623</w:t>
            </w:r>
          </w:p>
        </w:tc>
        <w:tc>
          <w:tcPr>
            <w:tcW w:w="1400" w:type="dxa"/>
            <w:tcMar>
              <w:top w:w="40" w:type="dxa"/>
              <w:left w:w="80" w:type="dxa"/>
              <w:bottom w:w="40" w:type="dxa"/>
              <w:right w:w="80" w:type="dxa"/>
            </w:tcMar>
          </w:tcPr>
          <w:p w14:paraId="058F44FC" w14:textId="77777777" w:rsidR="008D5B66" w:rsidRDefault="00E401A7">
            <w:r>
              <w:rPr>
                <w:sz w:val="17"/>
                <w:szCs w:val="17"/>
              </w:rPr>
              <w:t>Holdout</w:t>
            </w:r>
          </w:p>
        </w:tc>
        <w:tc>
          <w:tcPr>
            <w:tcW w:w="1100" w:type="dxa"/>
            <w:tcMar>
              <w:top w:w="40" w:type="dxa"/>
              <w:left w:w="80" w:type="dxa"/>
              <w:bottom w:w="40" w:type="dxa"/>
              <w:right w:w="80" w:type="dxa"/>
            </w:tcMar>
          </w:tcPr>
          <w:p w14:paraId="64561EBC" w14:textId="77777777" w:rsidR="008D5B66" w:rsidRDefault="00E401A7">
            <w:pPr>
              <w:jc w:val="right"/>
            </w:pPr>
            <w:r>
              <w:rPr>
                <w:sz w:val="17"/>
                <w:szCs w:val="17"/>
              </w:rPr>
              <w:t>61,507</w:t>
            </w:r>
          </w:p>
        </w:tc>
        <w:tc>
          <w:tcPr>
            <w:tcW w:w="1400" w:type="dxa"/>
            <w:tcMar>
              <w:top w:w="40" w:type="dxa"/>
              <w:left w:w="80" w:type="dxa"/>
              <w:bottom w:w="40" w:type="dxa"/>
              <w:right w:w="80" w:type="dxa"/>
            </w:tcMar>
          </w:tcPr>
          <w:p w14:paraId="56E5EC0F" w14:textId="77777777" w:rsidR="008D5B66" w:rsidRDefault="00E401A7">
            <w:r>
              <w:rPr>
                <w:sz w:val="17"/>
                <w:szCs w:val="17"/>
              </w:rPr>
              <w:t>Holdout</w:t>
            </w:r>
          </w:p>
        </w:tc>
        <w:tc>
          <w:tcPr>
            <w:tcW w:w="1100" w:type="dxa"/>
            <w:tcMar>
              <w:top w:w="40" w:type="dxa"/>
              <w:left w:w="80" w:type="dxa"/>
              <w:bottom w:w="40" w:type="dxa"/>
              <w:right w:w="80" w:type="dxa"/>
            </w:tcMar>
          </w:tcPr>
          <w:p w14:paraId="4D9DEC84" w14:textId="77777777" w:rsidR="008D5B66" w:rsidRDefault="00E401A7">
            <w:pPr>
              <w:jc w:val="right"/>
            </w:pPr>
            <w:r>
              <w:rPr>
                <w:sz w:val="17"/>
                <w:szCs w:val="17"/>
              </w:rPr>
              <w:t>47,710</w:t>
            </w:r>
          </w:p>
        </w:tc>
        <w:tc>
          <w:tcPr>
            <w:tcW w:w="1100" w:type="dxa"/>
            <w:tcMar>
              <w:top w:w="40" w:type="dxa"/>
              <w:left w:w="80" w:type="dxa"/>
              <w:bottom w:w="40" w:type="dxa"/>
              <w:right w:w="80" w:type="dxa"/>
            </w:tcMar>
          </w:tcPr>
          <w:p w14:paraId="3E876177" w14:textId="77777777" w:rsidR="008D5B66" w:rsidRDefault="00E401A7">
            <w:pPr>
              <w:jc w:val="right"/>
            </w:pPr>
            <w:r>
              <w:rPr>
                <w:sz w:val="17"/>
                <w:szCs w:val="17"/>
              </w:rPr>
              <w:t>35,341</w:t>
            </w:r>
          </w:p>
        </w:tc>
        <w:tc>
          <w:tcPr>
            <w:tcW w:w="1460" w:type="dxa"/>
            <w:tcMar>
              <w:top w:w="40" w:type="dxa"/>
              <w:left w:w="80" w:type="dxa"/>
              <w:bottom w:w="40" w:type="dxa"/>
              <w:right w:w="80" w:type="dxa"/>
            </w:tcMar>
          </w:tcPr>
          <w:p w14:paraId="6AB2E014" w14:textId="77777777" w:rsidR="008D5B66" w:rsidRDefault="00E401A7">
            <w:r>
              <w:rPr>
                <w:sz w:val="17"/>
                <w:szCs w:val="17"/>
              </w:rPr>
              <w:t>Mass balance</w:t>
            </w:r>
          </w:p>
        </w:tc>
      </w:tr>
      <w:tr w:rsidR="008D5B66" w14:paraId="49C34029" w14:textId="77777777">
        <w:tc>
          <w:tcPr>
            <w:tcW w:w="700" w:type="dxa"/>
            <w:tcMar>
              <w:top w:w="40" w:type="dxa"/>
              <w:left w:w="80" w:type="dxa"/>
              <w:bottom w:w="40" w:type="dxa"/>
              <w:right w:w="80" w:type="dxa"/>
            </w:tcMar>
          </w:tcPr>
          <w:p w14:paraId="44050280" w14:textId="77777777" w:rsidR="008D5B66" w:rsidRDefault="00E401A7">
            <w:pPr>
              <w:jc w:val="right"/>
            </w:pPr>
            <w:r>
              <w:rPr>
                <w:sz w:val="17"/>
                <w:szCs w:val="17"/>
              </w:rPr>
              <w:t>2024</w:t>
            </w:r>
          </w:p>
        </w:tc>
        <w:tc>
          <w:tcPr>
            <w:tcW w:w="1100" w:type="dxa"/>
            <w:tcMar>
              <w:top w:w="40" w:type="dxa"/>
              <w:left w:w="80" w:type="dxa"/>
              <w:bottom w:w="40" w:type="dxa"/>
              <w:right w:w="80" w:type="dxa"/>
            </w:tcMar>
          </w:tcPr>
          <w:p w14:paraId="0F3DC796" w14:textId="77777777" w:rsidR="008D5B66" w:rsidRDefault="00E401A7">
            <w:pPr>
              <w:jc w:val="right"/>
            </w:pPr>
            <w:r>
              <w:rPr>
                <w:sz w:val="17"/>
                <w:szCs w:val="17"/>
              </w:rPr>
              <w:t>81,192</w:t>
            </w:r>
          </w:p>
        </w:tc>
        <w:tc>
          <w:tcPr>
            <w:tcW w:w="1400" w:type="dxa"/>
            <w:tcMar>
              <w:top w:w="40" w:type="dxa"/>
              <w:left w:w="80" w:type="dxa"/>
              <w:bottom w:w="40" w:type="dxa"/>
              <w:right w:w="80" w:type="dxa"/>
            </w:tcMar>
          </w:tcPr>
          <w:p w14:paraId="501E8C39" w14:textId="77777777" w:rsidR="008D5B66" w:rsidRDefault="00E401A7">
            <w:r>
              <w:rPr>
                <w:sz w:val="17"/>
                <w:szCs w:val="17"/>
              </w:rPr>
              <w:t>Holdout</w:t>
            </w:r>
          </w:p>
        </w:tc>
        <w:tc>
          <w:tcPr>
            <w:tcW w:w="1100" w:type="dxa"/>
            <w:tcMar>
              <w:top w:w="40" w:type="dxa"/>
              <w:left w:w="80" w:type="dxa"/>
              <w:bottom w:w="40" w:type="dxa"/>
              <w:right w:w="80" w:type="dxa"/>
            </w:tcMar>
          </w:tcPr>
          <w:p w14:paraId="3EF65287" w14:textId="77777777" w:rsidR="008D5B66" w:rsidRDefault="00E401A7">
            <w:pPr>
              <w:jc w:val="right"/>
            </w:pPr>
            <w:r>
              <w:rPr>
                <w:sz w:val="17"/>
                <w:szCs w:val="17"/>
              </w:rPr>
              <w:t>76,898</w:t>
            </w:r>
          </w:p>
        </w:tc>
        <w:tc>
          <w:tcPr>
            <w:tcW w:w="1400" w:type="dxa"/>
            <w:tcMar>
              <w:top w:w="40" w:type="dxa"/>
              <w:left w:w="80" w:type="dxa"/>
              <w:bottom w:w="40" w:type="dxa"/>
              <w:right w:w="80" w:type="dxa"/>
            </w:tcMar>
          </w:tcPr>
          <w:p w14:paraId="0AC8ED7F" w14:textId="77777777" w:rsidR="008D5B66" w:rsidRDefault="00E401A7">
            <w:r>
              <w:rPr>
                <w:sz w:val="17"/>
                <w:szCs w:val="17"/>
              </w:rPr>
              <w:t>Holdout</w:t>
            </w:r>
          </w:p>
        </w:tc>
        <w:tc>
          <w:tcPr>
            <w:tcW w:w="1100" w:type="dxa"/>
            <w:tcMar>
              <w:top w:w="40" w:type="dxa"/>
              <w:left w:w="80" w:type="dxa"/>
              <w:bottom w:w="40" w:type="dxa"/>
              <w:right w:w="80" w:type="dxa"/>
            </w:tcMar>
          </w:tcPr>
          <w:p w14:paraId="594BDC8E" w14:textId="77777777" w:rsidR="008D5B66" w:rsidRDefault="00E401A7">
            <w:pPr>
              <w:jc w:val="right"/>
            </w:pPr>
            <w:r>
              <w:rPr>
                <w:sz w:val="17"/>
                <w:szCs w:val="17"/>
              </w:rPr>
              <w:t>59,644</w:t>
            </w:r>
          </w:p>
        </w:tc>
        <w:tc>
          <w:tcPr>
            <w:tcW w:w="1100" w:type="dxa"/>
            <w:tcMar>
              <w:top w:w="40" w:type="dxa"/>
              <w:left w:w="80" w:type="dxa"/>
              <w:bottom w:w="40" w:type="dxa"/>
              <w:right w:w="80" w:type="dxa"/>
            </w:tcMar>
          </w:tcPr>
          <w:p w14:paraId="4E590EFF" w14:textId="77777777" w:rsidR="008D5B66" w:rsidRDefault="00E401A7">
            <w:pPr>
              <w:jc w:val="right"/>
            </w:pPr>
            <w:r>
              <w:rPr>
                <w:sz w:val="17"/>
                <w:szCs w:val="17"/>
              </w:rPr>
              <w:t>48,589</w:t>
            </w:r>
          </w:p>
        </w:tc>
        <w:tc>
          <w:tcPr>
            <w:tcW w:w="1460" w:type="dxa"/>
            <w:tcMar>
              <w:top w:w="40" w:type="dxa"/>
              <w:left w:w="80" w:type="dxa"/>
              <w:bottom w:w="40" w:type="dxa"/>
              <w:right w:w="80" w:type="dxa"/>
            </w:tcMar>
          </w:tcPr>
          <w:p w14:paraId="49A13D8E" w14:textId="77777777" w:rsidR="008D5B66" w:rsidRDefault="00E401A7">
            <w:r>
              <w:rPr>
                <w:sz w:val="17"/>
                <w:szCs w:val="17"/>
              </w:rPr>
              <w:t>Mass balance</w:t>
            </w:r>
          </w:p>
        </w:tc>
      </w:tr>
      <w:tr w:rsidR="008D5B66" w14:paraId="3F78F6C5" w14:textId="77777777">
        <w:tc>
          <w:tcPr>
            <w:tcW w:w="700" w:type="dxa"/>
            <w:tcMar>
              <w:top w:w="40" w:type="dxa"/>
              <w:left w:w="80" w:type="dxa"/>
              <w:bottom w:w="40" w:type="dxa"/>
              <w:right w:w="80" w:type="dxa"/>
            </w:tcMar>
          </w:tcPr>
          <w:p w14:paraId="62813AFC" w14:textId="77777777" w:rsidR="008D5B66" w:rsidRDefault="00E401A7">
            <w:pPr>
              <w:jc w:val="right"/>
            </w:pPr>
            <w:r>
              <w:rPr>
                <w:sz w:val="17"/>
                <w:szCs w:val="17"/>
              </w:rPr>
              <w:t>2025</w:t>
            </w:r>
          </w:p>
        </w:tc>
        <w:tc>
          <w:tcPr>
            <w:tcW w:w="1100" w:type="dxa"/>
            <w:tcMar>
              <w:top w:w="40" w:type="dxa"/>
              <w:left w:w="80" w:type="dxa"/>
              <w:bottom w:w="40" w:type="dxa"/>
              <w:right w:w="80" w:type="dxa"/>
            </w:tcMar>
          </w:tcPr>
          <w:p w14:paraId="12C0CA70" w14:textId="77777777" w:rsidR="008D5B66" w:rsidRDefault="00E401A7">
            <w:pPr>
              <w:jc w:val="right"/>
            </w:pPr>
            <w:r>
              <w:rPr>
                <w:sz w:val="17"/>
                <w:szCs w:val="17"/>
              </w:rPr>
              <w:t>45,954</w:t>
            </w:r>
          </w:p>
        </w:tc>
        <w:tc>
          <w:tcPr>
            <w:tcW w:w="1400" w:type="dxa"/>
            <w:tcMar>
              <w:top w:w="40" w:type="dxa"/>
              <w:left w:w="80" w:type="dxa"/>
              <w:bottom w:w="40" w:type="dxa"/>
              <w:right w:w="80" w:type="dxa"/>
            </w:tcMar>
          </w:tcPr>
          <w:p w14:paraId="0922EBF4" w14:textId="77777777" w:rsidR="008D5B66" w:rsidRDefault="00E401A7">
            <w:r>
              <w:rPr>
                <w:sz w:val="17"/>
                <w:szCs w:val="17"/>
              </w:rPr>
              <w:t>Holdout</w:t>
            </w:r>
          </w:p>
        </w:tc>
        <w:tc>
          <w:tcPr>
            <w:tcW w:w="1100" w:type="dxa"/>
            <w:tcMar>
              <w:top w:w="40" w:type="dxa"/>
              <w:left w:w="80" w:type="dxa"/>
              <w:bottom w:w="40" w:type="dxa"/>
              <w:right w:w="80" w:type="dxa"/>
            </w:tcMar>
          </w:tcPr>
          <w:p w14:paraId="1BC2AB23" w14:textId="77777777" w:rsidR="008D5B66" w:rsidRDefault="00E401A7">
            <w:pPr>
              <w:jc w:val="right"/>
            </w:pPr>
            <w:r>
              <w:rPr>
                <w:sz w:val="17"/>
                <w:szCs w:val="17"/>
              </w:rPr>
              <w:t>41,975</w:t>
            </w:r>
          </w:p>
        </w:tc>
        <w:tc>
          <w:tcPr>
            <w:tcW w:w="1400" w:type="dxa"/>
            <w:tcMar>
              <w:top w:w="40" w:type="dxa"/>
              <w:left w:w="80" w:type="dxa"/>
              <w:bottom w:w="40" w:type="dxa"/>
              <w:right w:w="80" w:type="dxa"/>
            </w:tcMar>
          </w:tcPr>
          <w:p w14:paraId="162C19BC" w14:textId="77777777" w:rsidR="008D5B66" w:rsidRDefault="00E401A7">
            <w:r>
              <w:rPr>
                <w:sz w:val="17"/>
                <w:szCs w:val="17"/>
              </w:rPr>
              <w:t>Holdout</w:t>
            </w:r>
          </w:p>
        </w:tc>
        <w:tc>
          <w:tcPr>
            <w:tcW w:w="1100" w:type="dxa"/>
            <w:tcMar>
              <w:top w:w="40" w:type="dxa"/>
              <w:left w:w="80" w:type="dxa"/>
              <w:bottom w:w="40" w:type="dxa"/>
              <w:right w:w="80" w:type="dxa"/>
            </w:tcMar>
          </w:tcPr>
          <w:p w14:paraId="34E407BB" w14:textId="77777777" w:rsidR="008D5B66" w:rsidRDefault="00E401A7">
            <w:pPr>
              <w:jc w:val="right"/>
            </w:pPr>
            <w:r>
              <w:rPr>
                <w:sz w:val="17"/>
                <w:szCs w:val="17"/>
              </w:rPr>
              <w:t>35,253</w:t>
            </w:r>
          </w:p>
        </w:tc>
        <w:tc>
          <w:tcPr>
            <w:tcW w:w="1100" w:type="dxa"/>
            <w:tcMar>
              <w:top w:w="40" w:type="dxa"/>
              <w:left w:w="80" w:type="dxa"/>
              <w:bottom w:w="40" w:type="dxa"/>
              <w:right w:w="80" w:type="dxa"/>
            </w:tcMar>
          </w:tcPr>
          <w:p w14:paraId="2B0960E2" w14:textId="77777777" w:rsidR="008D5B66" w:rsidRDefault="00E401A7">
            <w:pPr>
              <w:jc w:val="right"/>
            </w:pPr>
            <w:r>
              <w:rPr>
                <w:sz w:val="17"/>
                <w:szCs w:val="17"/>
              </w:rPr>
              <w:t>30,112</w:t>
            </w:r>
          </w:p>
        </w:tc>
        <w:tc>
          <w:tcPr>
            <w:tcW w:w="1460" w:type="dxa"/>
            <w:tcMar>
              <w:top w:w="40" w:type="dxa"/>
              <w:left w:w="80" w:type="dxa"/>
              <w:bottom w:w="40" w:type="dxa"/>
              <w:right w:w="80" w:type="dxa"/>
            </w:tcMar>
          </w:tcPr>
          <w:p w14:paraId="21D690AD" w14:textId="77777777" w:rsidR="008D5B66" w:rsidRDefault="00E401A7">
            <w:r>
              <w:rPr>
                <w:sz w:val="17"/>
                <w:szCs w:val="17"/>
              </w:rPr>
              <w:t>Mass balance</w:t>
            </w:r>
          </w:p>
        </w:tc>
      </w:tr>
      <w:tr w:rsidR="008847AD" w14:paraId="24512BE7" w14:textId="77777777">
        <w:tc>
          <w:tcPr>
            <w:tcW w:w="700" w:type="dxa"/>
            <w:tcMar>
              <w:top w:w="40" w:type="dxa"/>
              <w:left w:w="80" w:type="dxa"/>
              <w:bottom w:w="40" w:type="dxa"/>
              <w:right w:w="80" w:type="dxa"/>
            </w:tcMar>
          </w:tcPr>
          <w:p w14:paraId="1E9FA6B4" w14:textId="77777777" w:rsidR="008847AD" w:rsidRDefault="008847AD" w:rsidP="008847AD">
            <w:pPr>
              <w:jc w:val="right"/>
            </w:pPr>
            <w:r>
              <w:rPr>
                <w:sz w:val="17"/>
                <w:szCs w:val="17"/>
              </w:rPr>
              <w:t>2026</w:t>
            </w:r>
          </w:p>
        </w:tc>
        <w:tc>
          <w:tcPr>
            <w:tcW w:w="1100" w:type="dxa"/>
            <w:tcMar>
              <w:top w:w="40" w:type="dxa"/>
              <w:left w:w="80" w:type="dxa"/>
              <w:bottom w:w="40" w:type="dxa"/>
              <w:right w:w="80" w:type="dxa"/>
            </w:tcMar>
          </w:tcPr>
          <w:p w14:paraId="6DCB17A3" w14:textId="77777777" w:rsidR="008847AD" w:rsidRDefault="008847AD" w:rsidP="008847AD">
            <w:pPr>
              <w:jc w:val="right"/>
            </w:pPr>
            <w:r>
              <w:rPr>
                <w:sz w:val="17"/>
                <w:szCs w:val="17"/>
              </w:rPr>
              <w:t>101,833</w:t>
            </w:r>
          </w:p>
        </w:tc>
        <w:tc>
          <w:tcPr>
            <w:tcW w:w="1400" w:type="dxa"/>
            <w:tcMar>
              <w:top w:w="40" w:type="dxa"/>
              <w:left w:w="80" w:type="dxa"/>
              <w:bottom w:w="40" w:type="dxa"/>
              <w:right w:w="80" w:type="dxa"/>
            </w:tcMar>
          </w:tcPr>
          <w:p w14:paraId="2356B6A9" w14:textId="77777777" w:rsidR="008847AD" w:rsidRDefault="008847AD" w:rsidP="008847AD">
            <w:r>
              <w:rPr>
                <w:sz w:val="17"/>
                <w:szCs w:val="17"/>
              </w:rPr>
              <w:t>Holdout</w:t>
            </w:r>
          </w:p>
        </w:tc>
        <w:tc>
          <w:tcPr>
            <w:tcW w:w="1100" w:type="dxa"/>
            <w:tcMar>
              <w:top w:w="40" w:type="dxa"/>
              <w:left w:w="80" w:type="dxa"/>
              <w:bottom w:w="40" w:type="dxa"/>
              <w:right w:w="80" w:type="dxa"/>
            </w:tcMar>
          </w:tcPr>
          <w:p w14:paraId="50AA4158" w14:textId="77777777" w:rsidR="008847AD" w:rsidRDefault="008847AD" w:rsidP="008847AD">
            <w:pPr>
              <w:jc w:val="right"/>
            </w:pPr>
            <w:r>
              <w:rPr>
                <w:sz w:val="17"/>
                <w:szCs w:val="17"/>
              </w:rPr>
              <w:t>97,675</w:t>
            </w:r>
          </w:p>
        </w:tc>
        <w:tc>
          <w:tcPr>
            <w:tcW w:w="1400" w:type="dxa"/>
            <w:tcMar>
              <w:top w:w="40" w:type="dxa"/>
              <w:left w:w="80" w:type="dxa"/>
              <w:bottom w:w="40" w:type="dxa"/>
              <w:right w:w="80" w:type="dxa"/>
            </w:tcMar>
          </w:tcPr>
          <w:p w14:paraId="2E999F8B" w14:textId="77777777" w:rsidR="008847AD" w:rsidRDefault="008847AD" w:rsidP="008847AD">
            <w:r>
              <w:rPr>
                <w:sz w:val="17"/>
                <w:szCs w:val="17"/>
              </w:rPr>
              <w:t>Holdout</w:t>
            </w:r>
          </w:p>
        </w:tc>
        <w:tc>
          <w:tcPr>
            <w:tcW w:w="1100" w:type="dxa"/>
            <w:tcMar>
              <w:top w:w="40" w:type="dxa"/>
              <w:left w:w="80" w:type="dxa"/>
              <w:bottom w:w="40" w:type="dxa"/>
              <w:right w:w="80" w:type="dxa"/>
            </w:tcMar>
          </w:tcPr>
          <w:p w14:paraId="568A516A" w14:textId="76B42F8F" w:rsidR="008847AD" w:rsidRDefault="008847AD" w:rsidP="008847AD">
            <w:pPr>
              <w:jc w:val="right"/>
            </w:pPr>
            <w:r w:rsidRPr="008847AD">
              <w:rPr>
                <w:sz w:val="17"/>
                <w:szCs w:val="17"/>
              </w:rPr>
              <w:t>94,669</w:t>
            </w:r>
          </w:p>
        </w:tc>
        <w:tc>
          <w:tcPr>
            <w:tcW w:w="1100" w:type="dxa"/>
            <w:tcMar>
              <w:top w:w="40" w:type="dxa"/>
              <w:left w:w="80" w:type="dxa"/>
              <w:bottom w:w="40" w:type="dxa"/>
              <w:right w:w="80" w:type="dxa"/>
            </w:tcMar>
          </w:tcPr>
          <w:p w14:paraId="13623903" w14:textId="62C791E1" w:rsidR="008847AD" w:rsidRDefault="008847AD" w:rsidP="008847AD">
            <w:pPr>
              <w:jc w:val="right"/>
            </w:pPr>
            <w:r w:rsidRPr="008847AD">
              <w:rPr>
                <w:sz w:val="17"/>
                <w:szCs w:val="17"/>
              </w:rPr>
              <w:t>77,439</w:t>
            </w:r>
          </w:p>
        </w:tc>
        <w:tc>
          <w:tcPr>
            <w:tcW w:w="1460" w:type="dxa"/>
            <w:tcMar>
              <w:top w:w="40" w:type="dxa"/>
              <w:left w:w="80" w:type="dxa"/>
              <w:bottom w:w="40" w:type="dxa"/>
              <w:right w:w="80" w:type="dxa"/>
            </w:tcMar>
          </w:tcPr>
          <w:p w14:paraId="3A31D1FA" w14:textId="450F19CD" w:rsidR="008847AD" w:rsidRDefault="008847AD" w:rsidP="008847AD">
            <w:r>
              <w:rPr>
                <w:sz w:val="17"/>
                <w:szCs w:val="17"/>
              </w:rPr>
              <w:t>Mass balance</w:t>
            </w:r>
          </w:p>
        </w:tc>
      </w:tr>
    </w:tbl>
    <w:p w14:paraId="590E0CB7" w14:textId="77777777" w:rsidR="008D5B66" w:rsidRDefault="00E401A7">
      <w:pPr>
        <w:spacing w:before="80" w:after="240"/>
        <w:jc w:val="center"/>
      </w:pPr>
      <w:r>
        <w:rPr>
          <w:i/>
          <w:iCs/>
          <w:sz w:val="19"/>
          <w:szCs w:val="19"/>
        </w:rPr>
        <w:t>Table A-1. Assembled unregulated record, water years 1927 through 2026.</w:t>
      </w:r>
    </w:p>
    <w:p w14:paraId="0B0AB37B" w14:textId="77777777" w:rsidR="008D5B66" w:rsidRDefault="00E401A7">
      <w:r>
        <w:br w:type="page"/>
      </w:r>
    </w:p>
    <w:p w14:paraId="349437D9" w14:textId="77777777" w:rsidR="008D5B66" w:rsidRDefault="00E401A7">
      <w:pPr>
        <w:pStyle w:val="Heading1"/>
        <w:spacing w:before="300" w:after="140"/>
      </w:pPr>
      <w:r>
        <w:rPr>
          <w:b/>
          <w:bCs/>
          <w:sz w:val="26"/>
          <w:szCs w:val="26"/>
        </w:rPr>
        <w:lastRenderedPageBreak/>
        <w:t>Appendix B. Frequency Curve Ordinates</w:t>
      </w:r>
    </w:p>
    <w:p w14:paraId="352F4238" w14:textId="77777777" w:rsidR="008D5B66" w:rsidRDefault="00E401A7">
      <w:pPr>
        <w:spacing w:after="160" w:line="276" w:lineRule="auto"/>
      </w:pPr>
      <w:r>
        <w:rPr>
          <w:sz w:val="20"/>
          <w:szCs w:val="20"/>
        </w:rPr>
        <w:t>Computed curve, expected probability curve, variance of the log, and 5 and 95 percent confidence limits for every ordinate reported by HEC-SSP. Flows are in cubic feet per second.</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1000"/>
        <w:gridCol w:w="1500"/>
        <w:gridCol w:w="1200"/>
        <w:gridCol w:w="800"/>
        <w:gridCol w:w="1300"/>
        <w:gridCol w:w="1200"/>
        <w:gridCol w:w="1200"/>
        <w:gridCol w:w="1160"/>
      </w:tblGrid>
      <w:tr w:rsidR="008D5B66" w14:paraId="09D1C99A" w14:textId="77777777">
        <w:trPr>
          <w:tblHeader/>
        </w:trPr>
        <w:tc>
          <w:tcPr>
            <w:tcW w:w="1000" w:type="dxa"/>
            <w:shd w:val="clear" w:color="auto" w:fill="D9E2EC"/>
            <w:tcMar>
              <w:top w:w="40" w:type="dxa"/>
              <w:left w:w="80" w:type="dxa"/>
              <w:bottom w:w="40" w:type="dxa"/>
              <w:right w:w="80" w:type="dxa"/>
            </w:tcMar>
          </w:tcPr>
          <w:p w14:paraId="710C35A2" w14:textId="77777777" w:rsidR="008D5B66" w:rsidRDefault="00E401A7">
            <w:pPr>
              <w:jc w:val="center"/>
            </w:pPr>
            <w:r>
              <w:rPr>
                <w:b/>
                <w:bCs/>
                <w:sz w:val="17"/>
                <w:szCs w:val="17"/>
              </w:rPr>
              <w:t>Duration</w:t>
            </w:r>
          </w:p>
        </w:tc>
        <w:tc>
          <w:tcPr>
            <w:tcW w:w="1500" w:type="dxa"/>
            <w:shd w:val="clear" w:color="auto" w:fill="D9E2EC"/>
            <w:tcMar>
              <w:top w:w="40" w:type="dxa"/>
              <w:left w:w="80" w:type="dxa"/>
              <w:bottom w:w="40" w:type="dxa"/>
              <w:right w:w="80" w:type="dxa"/>
            </w:tcMar>
          </w:tcPr>
          <w:p w14:paraId="7C727924" w14:textId="77777777" w:rsidR="008D5B66" w:rsidRDefault="00E401A7">
            <w:pPr>
              <w:jc w:val="center"/>
            </w:pPr>
            <w:r>
              <w:rPr>
                <w:b/>
                <w:bCs/>
                <w:sz w:val="17"/>
                <w:szCs w:val="17"/>
              </w:rPr>
              <w:t>Annual chance exceedance</w:t>
            </w:r>
          </w:p>
        </w:tc>
        <w:tc>
          <w:tcPr>
            <w:tcW w:w="1200" w:type="dxa"/>
            <w:shd w:val="clear" w:color="auto" w:fill="D9E2EC"/>
            <w:tcMar>
              <w:top w:w="40" w:type="dxa"/>
              <w:left w:w="80" w:type="dxa"/>
              <w:bottom w:w="40" w:type="dxa"/>
              <w:right w:w="80" w:type="dxa"/>
            </w:tcMar>
          </w:tcPr>
          <w:p w14:paraId="4E9E4C7E" w14:textId="77777777" w:rsidR="008D5B66" w:rsidRDefault="00E401A7">
            <w:pPr>
              <w:jc w:val="center"/>
            </w:pPr>
            <w:r>
              <w:rPr>
                <w:b/>
                <w:bCs/>
                <w:sz w:val="17"/>
                <w:szCs w:val="17"/>
              </w:rPr>
              <w:t>Variance of log</w:t>
            </w:r>
          </w:p>
        </w:tc>
        <w:tc>
          <w:tcPr>
            <w:tcW w:w="800" w:type="dxa"/>
            <w:shd w:val="clear" w:color="auto" w:fill="D9E2EC"/>
            <w:tcMar>
              <w:top w:w="40" w:type="dxa"/>
              <w:left w:w="80" w:type="dxa"/>
              <w:bottom w:w="40" w:type="dxa"/>
              <w:right w:w="80" w:type="dxa"/>
            </w:tcMar>
          </w:tcPr>
          <w:p w14:paraId="29E965B3" w14:textId="77777777" w:rsidR="008D5B66" w:rsidRDefault="00E401A7">
            <w:pPr>
              <w:jc w:val="center"/>
            </w:pPr>
            <w:r>
              <w:rPr>
                <w:b/>
                <w:bCs/>
                <w:sz w:val="17"/>
                <w:szCs w:val="17"/>
              </w:rPr>
              <w:t>z</w:t>
            </w:r>
          </w:p>
        </w:tc>
        <w:tc>
          <w:tcPr>
            <w:tcW w:w="1300" w:type="dxa"/>
            <w:shd w:val="clear" w:color="auto" w:fill="D9E2EC"/>
            <w:tcMar>
              <w:top w:w="40" w:type="dxa"/>
              <w:left w:w="80" w:type="dxa"/>
              <w:bottom w:w="40" w:type="dxa"/>
              <w:right w:w="80" w:type="dxa"/>
            </w:tcMar>
          </w:tcPr>
          <w:p w14:paraId="79EF5B64" w14:textId="77777777" w:rsidR="008D5B66" w:rsidRDefault="00E401A7">
            <w:pPr>
              <w:jc w:val="center"/>
            </w:pPr>
            <w:r>
              <w:rPr>
                <w:b/>
                <w:bCs/>
                <w:sz w:val="17"/>
                <w:szCs w:val="17"/>
              </w:rPr>
              <w:t>Computed</w:t>
            </w:r>
          </w:p>
        </w:tc>
        <w:tc>
          <w:tcPr>
            <w:tcW w:w="1200" w:type="dxa"/>
            <w:shd w:val="clear" w:color="auto" w:fill="D9E2EC"/>
            <w:tcMar>
              <w:top w:w="40" w:type="dxa"/>
              <w:left w:w="80" w:type="dxa"/>
              <w:bottom w:w="40" w:type="dxa"/>
              <w:right w:w="80" w:type="dxa"/>
            </w:tcMar>
          </w:tcPr>
          <w:p w14:paraId="6E920396" w14:textId="77777777" w:rsidR="008D5B66" w:rsidRDefault="00E401A7">
            <w:pPr>
              <w:jc w:val="center"/>
            </w:pPr>
            <w:r>
              <w:rPr>
                <w:b/>
                <w:bCs/>
                <w:sz w:val="17"/>
                <w:szCs w:val="17"/>
              </w:rPr>
              <w:t>5% limit</w:t>
            </w:r>
          </w:p>
        </w:tc>
        <w:tc>
          <w:tcPr>
            <w:tcW w:w="1200" w:type="dxa"/>
            <w:shd w:val="clear" w:color="auto" w:fill="D9E2EC"/>
            <w:tcMar>
              <w:top w:w="40" w:type="dxa"/>
              <w:left w:w="80" w:type="dxa"/>
              <w:bottom w:w="40" w:type="dxa"/>
              <w:right w:w="80" w:type="dxa"/>
            </w:tcMar>
          </w:tcPr>
          <w:p w14:paraId="72A07FDC" w14:textId="77777777" w:rsidR="008D5B66" w:rsidRDefault="00E401A7">
            <w:pPr>
              <w:jc w:val="center"/>
            </w:pPr>
            <w:r>
              <w:rPr>
                <w:b/>
                <w:bCs/>
                <w:sz w:val="17"/>
                <w:szCs w:val="17"/>
              </w:rPr>
              <w:t>95% limit</w:t>
            </w:r>
          </w:p>
        </w:tc>
        <w:tc>
          <w:tcPr>
            <w:tcW w:w="1160" w:type="dxa"/>
            <w:shd w:val="clear" w:color="auto" w:fill="D9E2EC"/>
            <w:tcMar>
              <w:top w:w="40" w:type="dxa"/>
              <w:left w:w="80" w:type="dxa"/>
              <w:bottom w:w="40" w:type="dxa"/>
              <w:right w:w="80" w:type="dxa"/>
            </w:tcMar>
          </w:tcPr>
          <w:p w14:paraId="12560A32" w14:textId="77777777" w:rsidR="008D5B66" w:rsidRDefault="00E401A7">
            <w:pPr>
              <w:jc w:val="center"/>
            </w:pPr>
            <w:r>
              <w:rPr>
                <w:b/>
                <w:bCs/>
                <w:sz w:val="17"/>
                <w:szCs w:val="17"/>
              </w:rPr>
              <w:t>Expected probability</w:t>
            </w:r>
          </w:p>
        </w:tc>
      </w:tr>
      <w:tr w:rsidR="00E81B9B" w14:paraId="213B040D" w14:textId="77777777" w:rsidTr="00A67B10">
        <w:tc>
          <w:tcPr>
            <w:tcW w:w="1000" w:type="dxa"/>
            <w:tcMar>
              <w:top w:w="40" w:type="dxa"/>
              <w:left w:w="80" w:type="dxa"/>
              <w:bottom w:w="40" w:type="dxa"/>
              <w:right w:w="80" w:type="dxa"/>
            </w:tcMar>
          </w:tcPr>
          <w:p w14:paraId="502FDD94" w14:textId="77777777" w:rsidR="00E81B9B" w:rsidRDefault="00E81B9B" w:rsidP="00E81B9B">
            <w:r>
              <w:rPr>
                <w:sz w:val="17"/>
                <w:szCs w:val="17"/>
              </w:rPr>
              <w:t>Peak</w:t>
            </w:r>
          </w:p>
        </w:tc>
        <w:tc>
          <w:tcPr>
            <w:tcW w:w="1500" w:type="dxa"/>
            <w:tcMar>
              <w:top w:w="40" w:type="dxa"/>
              <w:left w:w="80" w:type="dxa"/>
              <w:bottom w:w="40" w:type="dxa"/>
              <w:right w:w="80" w:type="dxa"/>
            </w:tcMar>
          </w:tcPr>
          <w:p w14:paraId="57545F4A"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5AD882A2" w14:textId="01AA8F33" w:rsidR="00E81B9B" w:rsidRPr="00E81B9B" w:rsidRDefault="00E81B9B" w:rsidP="00E81B9B">
            <w:pPr>
              <w:jc w:val="right"/>
              <w:rPr>
                <w:sz w:val="17"/>
                <w:szCs w:val="17"/>
              </w:rPr>
            </w:pPr>
            <w:r w:rsidRPr="00E81B9B">
              <w:rPr>
                <w:sz w:val="17"/>
                <w:szCs w:val="17"/>
              </w:rPr>
              <w:t>0.0098</w:t>
            </w:r>
          </w:p>
        </w:tc>
        <w:tc>
          <w:tcPr>
            <w:tcW w:w="800" w:type="dxa"/>
            <w:tcMar>
              <w:top w:w="40" w:type="dxa"/>
              <w:left w:w="80" w:type="dxa"/>
              <w:bottom w:w="40" w:type="dxa"/>
              <w:right w:w="80" w:type="dxa"/>
            </w:tcMar>
            <w:vAlign w:val="bottom"/>
          </w:tcPr>
          <w:p w14:paraId="3F185825" w14:textId="62B34EE3"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23FA4E5F" w14:textId="57CBA617" w:rsidR="00E81B9B" w:rsidRPr="00E81B9B" w:rsidRDefault="00E81B9B" w:rsidP="00E81B9B">
            <w:pPr>
              <w:jc w:val="right"/>
              <w:rPr>
                <w:sz w:val="17"/>
                <w:szCs w:val="17"/>
              </w:rPr>
            </w:pPr>
            <w:r w:rsidRPr="00E81B9B">
              <w:rPr>
                <w:sz w:val="17"/>
                <w:szCs w:val="17"/>
              </w:rPr>
              <w:t xml:space="preserve">           296,088 </w:t>
            </w:r>
          </w:p>
        </w:tc>
        <w:tc>
          <w:tcPr>
            <w:tcW w:w="1200" w:type="dxa"/>
            <w:tcMar>
              <w:top w:w="40" w:type="dxa"/>
              <w:left w:w="80" w:type="dxa"/>
              <w:bottom w:w="40" w:type="dxa"/>
              <w:right w:w="80" w:type="dxa"/>
            </w:tcMar>
            <w:vAlign w:val="bottom"/>
          </w:tcPr>
          <w:p w14:paraId="549D5E90" w14:textId="00AF3FD4" w:rsidR="00E81B9B" w:rsidRPr="00E81B9B" w:rsidRDefault="00E81B9B" w:rsidP="00E81B9B">
            <w:pPr>
              <w:jc w:val="right"/>
              <w:rPr>
                <w:sz w:val="17"/>
                <w:szCs w:val="17"/>
              </w:rPr>
            </w:pPr>
            <w:r w:rsidRPr="00E81B9B">
              <w:rPr>
                <w:sz w:val="17"/>
                <w:szCs w:val="17"/>
              </w:rPr>
              <w:t xml:space="preserve">           476,290 </w:t>
            </w:r>
          </w:p>
        </w:tc>
        <w:tc>
          <w:tcPr>
            <w:tcW w:w="1200" w:type="dxa"/>
            <w:tcMar>
              <w:top w:w="40" w:type="dxa"/>
              <w:left w:w="80" w:type="dxa"/>
              <w:bottom w:w="40" w:type="dxa"/>
              <w:right w:w="80" w:type="dxa"/>
            </w:tcMar>
            <w:vAlign w:val="bottom"/>
          </w:tcPr>
          <w:p w14:paraId="3441A22A" w14:textId="7EAEB3E7" w:rsidR="00E81B9B" w:rsidRPr="00E81B9B" w:rsidRDefault="00E81B9B" w:rsidP="00E81B9B">
            <w:pPr>
              <w:jc w:val="right"/>
              <w:rPr>
                <w:sz w:val="17"/>
                <w:szCs w:val="17"/>
              </w:rPr>
            </w:pPr>
            <w:r w:rsidRPr="00E81B9B">
              <w:rPr>
                <w:sz w:val="17"/>
                <w:szCs w:val="17"/>
              </w:rPr>
              <w:t xml:space="preserve">           217,104 </w:t>
            </w:r>
          </w:p>
        </w:tc>
        <w:tc>
          <w:tcPr>
            <w:tcW w:w="1160" w:type="dxa"/>
            <w:tcMar>
              <w:top w:w="40" w:type="dxa"/>
              <w:left w:w="80" w:type="dxa"/>
              <w:bottom w:w="40" w:type="dxa"/>
              <w:right w:w="80" w:type="dxa"/>
            </w:tcMar>
            <w:vAlign w:val="bottom"/>
          </w:tcPr>
          <w:p w14:paraId="54F6F5A8" w14:textId="38A24B2B" w:rsidR="00E81B9B" w:rsidRPr="00E81B9B" w:rsidRDefault="00E81B9B" w:rsidP="00E81B9B">
            <w:pPr>
              <w:jc w:val="right"/>
              <w:rPr>
                <w:sz w:val="17"/>
                <w:szCs w:val="17"/>
              </w:rPr>
            </w:pPr>
            <w:r w:rsidRPr="00E81B9B">
              <w:rPr>
                <w:sz w:val="17"/>
                <w:szCs w:val="17"/>
              </w:rPr>
              <w:t xml:space="preserve">          374,643 </w:t>
            </w:r>
          </w:p>
        </w:tc>
      </w:tr>
      <w:tr w:rsidR="00E81B9B" w14:paraId="6943550F" w14:textId="77777777" w:rsidTr="00A67B10">
        <w:tc>
          <w:tcPr>
            <w:tcW w:w="1000" w:type="dxa"/>
            <w:tcMar>
              <w:top w:w="40" w:type="dxa"/>
              <w:left w:w="80" w:type="dxa"/>
              <w:bottom w:w="40" w:type="dxa"/>
              <w:right w:w="80" w:type="dxa"/>
            </w:tcMar>
          </w:tcPr>
          <w:p w14:paraId="70172E47" w14:textId="77777777" w:rsidR="00E81B9B" w:rsidRDefault="00E81B9B" w:rsidP="00E81B9B">
            <w:r>
              <w:rPr>
                <w:sz w:val="17"/>
                <w:szCs w:val="17"/>
              </w:rPr>
              <w:t>Peak</w:t>
            </w:r>
          </w:p>
        </w:tc>
        <w:tc>
          <w:tcPr>
            <w:tcW w:w="1500" w:type="dxa"/>
            <w:tcMar>
              <w:top w:w="40" w:type="dxa"/>
              <w:left w:w="80" w:type="dxa"/>
              <w:bottom w:w="40" w:type="dxa"/>
              <w:right w:w="80" w:type="dxa"/>
            </w:tcMar>
          </w:tcPr>
          <w:p w14:paraId="4457458A"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6313A0C3" w14:textId="636B56B3" w:rsidR="00E81B9B" w:rsidRPr="00E81B9B" w:rsidRDefault="00E81B9B" w:rsidP="00E81B9B">
            <w:pPr>
              <w:jc w:val="right"/>
              <w:rPr>
                <w:sz w:val="17"/>
                <w:szCs w:val="17"/>
              </w:rPr>
            </w:pPr>
            <w:r w:rsidRPr="00E81B9B">
              <w:rPr>
                <w:sz w:val="17"/>
                <w:szCs w:val="17"/>
              </w:rPr>
              <w:t>0.0082</w:t>
            </w:r>
          </w:p>
        </w:tc>
        <w:tc>
          <w:tcPr>
            <w:tcW w:w="800" w:type="dxa"/>
            <w:tcMar>
              <w:top w:w="40" w:type="dxa"/>
              <w:left w:w="80" w:type="dxa"/>
              <w:bottom w:w="40" w:type="dxa"/>
              <w:right w:w="80" w:type="dxa"/>
            </w:tcMar>
            <w:vAlign w:val="bottom"/>
          </w:tcPr>
          <w:p w14:paraId="030B4CAF" w14:textId="55CCC255"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63898201" w14:textId="79EA4132" w:rsidR="00E81B9B" w:rsidRPr="00E81B9B" w:rsidRDefault="00E81B9B" w:rsidP="00E81B9B">
            <w:pPr>
              <w:jc w:val="right"/>
              <w:rPr>
                <w:sz w:val="17"/>
                <w:szCs w:val="17"/>
              </w:rPr>
            </w:pPr>
            <w:r w:rsidRPr="00E81B9B">
              <w:rPr>
                <w:sz w:val="17"/>
                <w:szCs w:val="17"/>
              </w:rPr>
              <w:t xml:space="preserve">           276,072 </w:t>
            </w:r>
          </w:p>
        </w:tc>
        <w:tc>
          <w:tcPr>
            <w:tcW w:w="1200" w:type="dxa"/>
            <w:tcMar>
              <w:top w:w="40" w:type="dxa"/>
              <w:left w:w="80" w:type="dxa"/>
              <w:bottom w:w="40" w:type="dxa"/>
              <w:right w:w="80" w:type="dxa"/>
            </w:tcMar>
            <w:vAlign w:val="bottom"/>
          </w:tcPr>
          <w:p w14:paraId="2D4D558E" w14:textId="239E342E" w:rsidR="00E81B9B" w:rsidRPr="00E81B9B" w:rsidRDefault="00E81B9B" w:rsidP="00E81B9B">
            <w:pPr>
              <w:jc w:val="right"/>
              <w:rPr>
                <w:sz w:val="17"/>
                <w:szCs w:val="17"/>
              </w:rPr>
            </w:pPr>
            <w:r w:rsidRPr="00E81B9B">
              <w:rPr>
                <w:sz w:val="17"/>
                <w:szCs w:val="17"/>
              </w:rPr>
              <w:t xml:space="preserve">           426,543 </w:t>
            </w:r>
          </w:p>
        </w:tc>
        <w:tc>
          <w:tcPr>
            <w:tcW w:w="1200" w:type="dxa"/>
            <w:tcMar>
              <w:top w:w="40" w:type="dxa"/>
              <w:left w:w="80" w:type="dxa"/>
              <w:bottom w:w="40" w:type="dxa"/>
              <w:right w:w="80" w:type="dxa"/>
            </w:tcMar>
            <w:vAlign w:val="bottom"/>
          </w:tcPr>
          <w:p w14:paraId="0AD7F65D" w14:textId="6B821668" w:rsidR="00E81B9B" w:rsidRPr="00E81B9B" w:rsidRDefault="00E81B9B" w:rsidP="00E81B9B">
            <w:pPr>
              <w:jc w:val="right"/>
              <w:rPr>
                <w:sz w:val="17"/>
                <w:szCs w:val="17"/>
              </w:rPr>
            </w:pPr>
            <w:r w:rsidRPr="00E81B9B">
              <w:rPr>
                <w:sz w:val="17"/>
                <w:szCs w:val="17"/>
              </w:rPr>
              <w:t xml:space="preserve">           207,624 </w:t>
            </w:r>
          </w:p>
        </w:tc>
        <w:tc>
          <w:tcPr>
            <w:tcW w:w="1160" w:type="dxa"/>
            <w:tcMar>
              <w:top w:w="40" w:type="dxa"/>
              <w:left w:w="80" w:type="dxa"/>
              <w:bottom w:w="40" w:type="dxa"/>
              <w:right w:w="80" w:type="dxa"/>
            </w:tcMar>
            <w:vAlign w:val="bottom"/>
          </w:tcPr>
          <w:p w14:paraId="1A131618" w14:textId="6343BC79" w:rsidR="00E81B9B" w:rsidRPr="00E81B9B" w:rsidRDefault="00E81B9B" w:rsidP="00E81B9B">
            <w:pPr>
              <w:jc w:val="right"/>
              <w:rPr>
                <w:sz w:val="17"/>
                <w:szCs w:val="17"/>
              </w:rPr>
            </w:pPr>
            <w:r w:rsidRPr="00E81B9B">
              <w:rPr>
                <w:sz w:val="17"/>
                <w:szCs w:val="17"/>
              </w:rPr>
              <w:t xml:space="preserve">          332,739 </w:t>
            </w:r>
          </w:p>
        </w:tc>
      </w:tr>
      <w:tr w:rsidR="00E81B9B" w14:paraId="179252EF" w14:textId="77777777" w:rsidTr="00A67B10">
        <w:tc>
          <w:tcPr>
            <w:tcW w:w="1000" w:type="dxa"/>
            <w:tcMar>
              <w:top w:w="40" w:type="dxa"/>
              <w:left w:w="80" w:type="dxa"/>
              <w:bottom w:w="40" w:type="dxa"/>
              <w:right w:w="80" w:type="dxa"/>
            </w:tcMar>
          </w:tcPr>
          <w:p w14:paraId="5722FF15" w14:textId="77777777" w:rsidR="00E81B9B" w:rsidRDefault="00E81B9B" w:rsidP="00E81B9B">
            <w:r>
              <w:rPr>
                <w:sz w:val="17"/>
                <w:szCs w:val="17"/>
              </w:rPr>
              <w:t>Peak</w:t>
            </w:r>
          </w:p>
        </w:tc>
        <w:tc>
          <w:tcPr>
            <w:tcW w:w="1500" w:type="dxa"/>
            <w:tcMar>
              <w:top w:w="40" w:type="dxa"/>
              <w:left w:w="80" w:type="dxa"/>
              <w:bottom w:w="40" w:type="dxa"/>
              <w:right w:w="80" w:type="dxa"/>
            </w:tcMar>
          </w:tcPr>
          <w:p w14:paraId="74A0B246"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53E42BFA" w14:textId="6F88DF5F" w:rsidR="00E81B9B" w:rsidRPr="00E81B9B" w:rsidRDefault="00E81B9B" w:rsidP="00E81B9B">
            <w:pPr>
              <w:jc w:val="right"/>
              <w:rPr>
                <w:sz w:val="17"/>
                <w:szCs w:val="17"/>
              </w:rPr>
            </w:pPr>
            <w:r w:rsidRPr="00E81B9B">
              <w:rPr>
                <w:sz w:val="17"/>
                <w:szCs w:val="17"/>
              </w:rPr>
              <w:t>0.0064</w:t>
            </w:r>
          </w:p>
        </w:tc>
        <w:tc>
          <w:tcPr>
            <w:tcW w:w="800" w:type="dxa"/>
            <w:tcMar>
              <w:top w:w="40" w:type="dxa"/>
              <w:left w:w="80" w:type="dxa"/>
              <w:bottom w:w="40" w:type="dxa"/>
              <w:right w:w="80" w:type="dxa"/>
            </w:tcMar>
            <w:vAlign w:val="bottom"/>
          </w:tcPr>
          <w:p w14:paraId="7377FC18" w14:textId="7B044FC8"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5D0F2299" w14:textId="7FE4F870" w:rsidR="00E81B9B" w:rsidRPr="00E81B9B" w:rsidRDefault="00E81B9B" w:rsidP="00E81B9B">
            <w:pPr>
              <w:jc w:val="right"/>
              <w:rPr>
                <w:sz w:val="17"/>
                <w:szCs w:val="17"/>
              </w:rPr>
            </w:pPr>
            <w:r w:rsidRPr="00E81B9B">
              <w:rPr>
                <w:sz w:val="17"/>
                <w:szCs w:val="17"/>
              </w:rPr>
              <w:t xml:space="preserve">           250,134 </w:t>
            </w:r>
          </w:p>
        </w:tc>
        <w:tc>
          <w:tcPr>
            <w:tcW w:w="1200" w:type="dxa"/>
            <w:tcMar>
              <w:top w:w="40" w:type="dxa"/>
              <w:left w:w="80" w:type="dxa"/>
              <w:bottom w:w="40" w:type="dxa"/>
              <w:right w:w="80" w:type="dxa"/>
            </w:tcMar>
            <w:vAlign w:val="bottom"/>
          </w:tcPr>
          <w:p w14:paraId="28AF276B" w14:textId="60DF81EF" w:rsidR="00E81B9B" w:rsidRPr="00E81B9B" w:rsidRDefault="00E81B9B" w:rsidP="00E81B9B">
            <w:pPr>
              <w:jc w:val="right"/>
              <w:rPr>
                <w:sz w:val="17"/>
                <w:szCs w:val="17"/>
              </w:rPr>
            </w:pPr>
            <w:r w:rsidRPr="00E81B9B">
              <w:rPr>
                <w:sz w:val="17"/>
                <w:szCs w:val="17"/>
              </w:rPr>
              <w:t xml:space="preserve">           366,728 </w:t>
            </w:r>
          </w:p>
        </w:tc>
        <w:tc>
          <w:tcPr>
            <w:tcW w:w="1200" w:type="dxa"/>
            <w:tcMar>
              <w:top w:w="40" w:type="dxa"/>
              <w:left w:w="80" w:type="dxa"/>
              <w:bottom w:w="40" w:type="dxa"/>
              <w:right w:w="80" w:type="dxa"/>
            </w:tcMar>
            <w:vAlign w:val="bottom"/>
          </w:tcPr>
          <w:p w14:paraId="6287F38F" w14:textId="0605B3B8" w:rsidR="00E81B9B" w:rsidRPr="00E81B9B" w:rsidRDefault="00E81B9B" w:rsidP="00E81B9B">
            <w:pPr>
              <w:jc w:val="right"/>
              <w:rPr>
                <w:sz w:val="17"/>
                <w:szCs w:val="17"/>
              </w:rPr>
            </w:pPr>
            <w:r w:rsidRPr="00E81B9B">
              <w:rPr>
                <w:sz w:val="17"/>
                <w:szCs w:val="17"/>
              </w:rPr>
              <w:t xml:space="preserve">           194,487 </w:t>
            </w:r>
          </w:p>
        </w:tc>
        <w:tc>
          <w:tcPr>
            <w:tcW w:w="1160" w:type="dxa"/>
            <w:tcMar>
              <w:top w:w="40" w:type="dxa"/>
              <w:left w:w="80" w:type="dxa"/>
              <w:bottom w:w="40" w:type="dxa"/>
              <w:right w:w="80" w:type="dxa"/>
            </w:tcMar>
            <w:vAlign w:val="bottom"/>
          </w:tcPr>
          <w:p w14:paraId="14979DED" w14:textId="5BC9AECC" w:rsidR="00E81B9B" w:rsidRPr="00E81B9B" w:rsidRDefault="00E81B9B" w:rsidP="00E81B9B">
            <w:pPr>
              <w:jc w:val="right"/>
              <w:rPr>
                <w:sz w:val="17"/>
                <w:szCs w:val="17"/>
              </w:rPr>
            </w:pPr>
            <w:r w:rsidRPr="00E81B9B">
              <w:rPr>
                <w:sz w:val="17"/>
                <w:szCs w:val="17"/>
              </w:rPr>
              <w:t xml:space="preserve">          285,568 </w:t>
            </w:r>
          </w:p>
        </w:tc>
      </w:tr>
      <w:tr w:rsidR="00E81B9B" w14:paraId="47CAD4EE" w14:textId="77777777" w:rsidTr="00A67B10">
        <w:tc>
          <w:tcPr>
            <w:tcW w:w="1000" w:type="dxa"/>
            <w:tcMar>
              <w:top w:w="40" w:type="dxa"/>
              <w:left w:w="80" w:type="dxa"/>
              <w:bottom w:w="40" w:type="dxa"/>
              <w:right w:w="80" w:type="dxa"/>
            </w:tcMar>
          </w:tcPr>
          <w:p w14:paraId="63845963" w14:textId="77777777" w:rsidR="00E81B9B" w:rsidRDefault="00E81B9B" w:rsidP="00E81B9B">
            <w:r>
              <w:rPr>
                <w:sz w:val="17"/>
                <w:szCs w:val="17"/>
              </w:rPr>
              <w:t>Peak</w:t>
            </w:r>
          </w:p>
        </w:tc>
        <w:tc>
          <w:tcPr>
            <w:tcW w:w="1500" w:type="dxa"/>
            <w:tcMar>
              <w:top w:w="40" w:type="dxa"/>
              <w:left w:w="80" w:type="dxa"/>
              <w:bottom w:w="40" w:type="dxa"/>
              <w:right w:w="80" w:type="dxa"/>
            </w:tcMar>
          </w:tcPr>
          <w:p w14:paraId="67661E81"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53AD1826" w14:textId="6ACE8BC9" w:rsidR="00E81B9B" w:rsidRPr="00E81B9B" w:rsidRDefault="00E81B9B" w:rsidP="00E81B9B">
            <w:pPr>
              <w:jc w:val="right"/>
              <w:rPr>
                <w:sz w:val="17"/>
                <w:szCs w:val="17"/>
              </w:rPr>
            </w:pPr>
            <w:r w:rsidRPr="00E81B9B">
              <w:rPr>
                <w:sz w:val="17"/>
                <w:szCs w:val="17"/>
              </w:rPr>
              <w:t>0.0052</w:t>
            </w:r>
          </w:p>
        </w:tc>
        <w:tc>
          <w:tcPr>
            <w:tcW w:w="800" w:type="dxa"/>
            <w:tcMar>
              <w:top w:w="40" w:type="dxa"/>
              <w:left w:w="80" w:type="dxa"/>
              <w:bottom w:w="40" w:type="dxa"/>
              <w:right w:w="80" w:type="dxa"/>
            </w:tcMar>
            <w:vAlign w:val="bottom"/>
          </w:tcPr>
          <w:p w14:paraId="3284491D" w14:textId="6949FA52"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17F5B92D" w14:textId="779E32B3" w:rsidR="00E81B9B" w:rsidRPr="00E81B9B" w:rsidRDefault="00E81B9B" w:rsidP="00E81B9B">
            <w:pPr>
              <w:jc w:val="right"/>
              <w:rPr>
                <w:sz w:val="17"/>
                <w:szCs w:val="17"/>
              </w:rPr>
            </w:pPr>
            <w:r w:rsidRPr="00E81B9B">
              <w:rPr>
                <w:sz w:val="17"/>
                <w:szCs w:val="17"/>
              </w:rPr>
              <w:t xml:space="preserve">           230,884 </w:t>
            </w:r>
          </w:p>
        </w:tc>
        <w:tc>
          <w:tcPr>
            <w:tcW w:w="1200" w:type="dxa"/>
            <w:tcMar>
              <w:top w:w="40" w:type="dxa"/>
              <w:left w:w="80" w:type="dxa"/>
              <w:bottom w:w="40" w:type="dxa"/>
              <w:right w:w="80" w:type="dxa"/>
            </w:tcMar>
            <w:vAlign w:val="bottom"/>
          </w:tcPr>
          <w:p w14:paraId="48CDAC71" w14:textId="61F9807A" w:rsidR="00E81B9B" w:rsidRPr="00E81B9B" w:rsidRDefault="00E81B9B" w:rsidP="00E81B9B">
            <w:pPr>
              <w:jc w:val="right"/>
              <w:rPr>
                <w:sz w:val="17"/>
                <w:szCs w:val="17"/>
              </w:rPr>
            </w:pPr>
            <w:r w:rsidRPr="00E81B9B">
              <w:rPr>
                <w:sz w:val="17"/>
                <w:szCs w:val="17"/>
              </w:rPr>
              <w:t xml:space="preserve">           325,578 </w:t>
            </w:r>
          </w:p>
        </w:tc>
        <w:tc>
          <w:tcPr>
            <w:tcW w:w="1200" w:type="dxa"/>
            <w:tcMar>
              <w:top w:w="40" w:type="dxa"/>
              <w:left w:w="80" w:type="dxa"/>
              <w:bottom w:w="40" w:type="dxa"/>
              <w:right w:w="80" w:type="dxa"/>
            </w:tcMar>
            <w:vAlign w:val="bottom"/>
          </w:tcPr>
          <w:p w14:paraId="155D54A1" w14:textId="386E870E" w:rsidR="00E81B9B" w:rsidRPr="00E81B9B" w:rsidRDefault="00E81B9B" w:rsidP="00E81B9B">
            <w:pPr>
              <w:jc w:val="right"/>
              <w:rPr>
                <w:sz w:val="17"/>
                <w:szCs w:val="17"/>
              </w:rPr>
            </w:pPr>
            <w:r w:rsidRPr="00E81B9B">
              <w:rPr>
                <w:sz w:val="17"/>
                <w:szCs w:val="17"/>
              </w:rPr>
              <w:t xml:space="preserve">           184,044 </w:t>
            </w:r>
          </w:p>
        </w:tc>
        <w:tc>
          <w:tcPr>
            <w:tcW w:w="1160" w:type="dxa"/>
            <w:tcMar>
              <w:top w:w="40" w:type="dxa"/>
              <w:left w:w="80" w:type="dxa"/>
              <w:bottom w:w="40" w:type="dxa"/>
              <w:right w:w="80" w:type="dxa"/>
            </w:tcMar>
            <w:vAlign w:val="bottom"/>
          </w:tcPr>
          <w:p w14:paraId="38845558" w14:textId="2BBF0FB0" w:rsidR="00E81B9B" w:rsidRPr="00E81B9B" w:rsidRDefault="00E81B9B" w:rsidP="00E81B9B">
            <w:pPr>
              <w:jc w:val="right"/>
              <w:rPr>
                <w:sz w:val="17"/>
                <w:szCs w:val="17"/>
              </w:rPr>
            </w:pPr>
            <w:r w:rsidRPr="00E81B9B">
              <w:rPr>
                <w:sz w:val="17"/>
                <w:szCs w:val="17"/>
              </w:rPr>
              <w:t xml:space="preserve">          255,074 </w:t>
            </w:r>
          </w:p>
        </w:tc>
      </w:tr>
      <w:tr w:rsidR="00E81B9B" w14:paraId="0EECB33B" w14:textId="77777777" w:rsidTr="00A67B10">
        <w:tc>
          <w:tcPr>
            <w:tcW w:w="1000" w:type="dxa"/>
            <w:tcMar>
              <w:top w:w="40" w:type="dxa"/>
              <w:left w:w="80" w:type="dxa"/>
              <w:bottom w:w="40" w:type="dxa"/>
              <w:right w:w="80" w:type="dxa"/>
            </w:tcMar>
          </w:tcPr>
          <w:p w14:paraId="4B577EA2" w14:textId="77777777" w:rsidR="00E81B9B" w:rsidRDefault="00E81B9B" w:rsidP="00E81B9B">
            <w:r>
              <w:rPr>
                <w:sz w:val="17"/>
                <w:szCs w:val="17"/>
              </w:rPr>
              <w:t>Peak</w:t>
            </w:r>
          </w:p>
        </w:tc>
        <w:tc>
          <w:tcPr>
            <w:tcW w:w="1500" w:type="dxa"/>
            <w:tcMar>
              <w:top w:w="40" w:type="dxa"/>
              <w:left w:w="80" w:type="dxa"/>
              <w:bottom w:w="40" w:type="dxa"/>
              <w:right w:w="80" w:type="dxa"/>
            </w:tcMar>
          </w:tcPr>
          <w:p w14:paraId="76A1F453"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3E270E70" w14:textId="5F43794B" w:rsidR="00E81B9B" w:rsidRPr="00E81B9B" w:rsidRDefault="00E81B9B" w:rsidP="00E81B9B">
            <w:pPr>
              <w:jc w:val="right"/>
              <w:rPr>
                <w:sz w:val="17"/>
                <w:szCs w:val="17"/>
              </w:rPr>
            </w:pPr>
            <w:r w:rsidRPr="00E81B9B">
              <w:rPr>
                <w:sz w:val="17"/>
                <w:szCs w:val="17"/>
              </w:rPr>
              <w:t>0.0041</w:t>
            </w:r>
          </w:p>
        </w:tc>
        <w:tc>
          <w:tcPr>
            <w:tcW w:w="800" w:type="dxa"/>
            <w:tcMar>
              <w:top w:w="40" w:type="dxa"/>
              <w:left w:w="80" w:type="dxa"/>
              <w:bottom w:w="40" w:type="dxa"/>
              <w:right w:w="80" w:type="dxa"/>
            </w:tcMar>
            <w:vAlign w:val="bottom"/>
          </w:tcPr>
          <w:p w14:paraId="7B61A2F2" w14:textId="6D4C6E56"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6BB509F5" w14:textId="08BA2CF0" w:rsidR="00E81B9B" w:rsidRPr="00E81B9B" w:rsidRDefault="00E81B9B" w:rsidP="00E81B9B">
            <w:pPr>
              <w:jc w:val="right"/>
              <w:rPr>
                <w:sz w:val="17"/>
                <w:szCs w:val="17"/>
              </w:rPr>
            </w:pPr>
            <w:r w:rsidRPr="00E81B9B">
              <w:rPr>
                <w:sz w:val="17"/>
                <w:szCs w:val="17"/>
              </w:rPr>
              <w:t xml:space="preserve">           211,932 </w:t>
            </w:r>
          </w:p>
        </w:tc>
        <w:tc>
          <w:tcPr>
            <w:tcW w:w="1200" w:type="dxa"/>
            <w:tcMar>
              <w:top w:w="40" w:type="dxa"/>
              <w:left w:w="80" w:type="dxa"/>
              <w:bottom w:w="40" w:type="dxa"/>
              <w:right w:w="80" w:type="dxa"/>
            </w:tcMar>
            <w:vAlign w:val="bottom"/>
          </w:tcPr>
          <w:p w14:paraId="1B4BF983" w14:textId="538AF285" w:rsidR="00E81B9B" w:rsidRPr="00E81B9B" w:rsidRDefault="00E81B9B" w:rsidP="00E81B9B">
            <w:pPr>
              <w:jc w:val="right"/>
              <w:rPr>
                <w:sz w:val="17"/>
                <w:szCs w:val="17"/>
              </w:rPr>
            </w:pPr>
            <w:r w:rsidRPr="00E81B9B">
              <w:rPr>
                <w:sz w:val="17"/>
                <w:szCs w:val="17"/>
              </w:rPr>
              <w:t xml:space="preserve">           287,635 </w:t>
            </w:r>
          </w:p>
        </w:tc>
        <w:tc>
          <w:tcPr>
            <w:tcW w:w="1200" w:type="dxa"/>
            <w:tcMar>
              <w:top w:w="40" w:type="dxa"/>
              <w:left w:w="80" w:type="dxa"/>
              <w:bottom w:w="40" w:type="dxa"/>
              <w:right w:w="80" w:type="dxa"/>
            </w:tcMar>
            <w:vAlign w:val="bottom"/>
          </w:tcPr>
          <w:p w14:paraId="4CAFD3A8" w14:textId="0D708596" w:rsidR="00E81B9B" w:rsidRPr="00E81B9B" w:rsidRDefault="00E81B9B" w:rsidP="00E81B9B">
            <w:pPr>
              <w:jc w:val="right"/>
              <w:rPr>
                <w:sz w:val="17"/>
                <w:szCs w:val="17"/>
              </w:rPr>
            </w:pPr>
            <w:r w:rsidRPr="00E81B9B">
              <w:rPr>
                <w:sz w:val="17"/>
                <w:szCs w:val="17"/>
              </w:rPr>
              <w:t xml:space="preserve">           173,114 </w:t>
            </w:r>
          </w:p>
        </w:tc>
        <w:tc>
          <w:tcPr>
            <w:tcW w:w="1160" w:type="dxa"/>
            <w:tcMar>
              <w:top w:w="40" w:type="dxa"/>
              <w:left w:w="80" w:type="dxa"/>
              <w:bottom w:w="40" w:type="dxa"/>
              <w:right w:w="80" w:type="dxa"/>
            </w:tcMar>
            <w:vAlign w:val="bottom"/>
          </w:tcPr>
          <w:p w14:paraId="1057AF4C" w14:textId="300ADCA2" w:rsidR="00E81B9B" w:rsidRPr="00E81B9B" w:rsidRDefault="00E81B9B" w:rsidP="00E81B9B">
            <w:pPr>
              <w:jc w:val="right"/>
              <w:rPr>
                <w:sz w:val="17"/>
                <w:szCs w:val="17"/>
              </w:rPr>
            </w:pPr>
            <w:r w:rsidRPr="00E81B9B">
              <w:rPr>
                <w:sz w:val="17"/>
                <w:szCs w:val="17"/>
              </w:rPr>
              <w:t xml:space="preserve">          227,900 </w:t>
            </w:r>
          </w:p>
        </w:tc>
      </w:tr>
      <w:tr w:rsidR="00E81B9B" w14:paraId="58E1A33C" w14:textId="77777777" w:rsidTr="00A67B10">
        <w:tc>
          <w:tcPr>
            <w:tcW w:w="1000" w:type="dxa"/>
            <w:tcMar>
              <w:top w:w="40" w:type="dxa"/>
              <w:left w:w="80" w:type="dxa"/>
              <w:bottom w:w="40" w:type="dxa"/>
              <w:right w:w="80" w:type="dxa"/>
            </w:tcMar>
          </w:tcPr>
          <w:p w14:paraId="29A48FE3" w14:textId="77777777" w:rsidR="00E81B9B" w:rsidRDefault="00E81B9B" w:rsidP="00E81B9B">
            <w:r>
              <w:rPr>
                <w:sz w:val="17"/>
                <w:szCs w:val="17"/>
              </w:rPr>
              <w:t>Peak</w:t>
            </w:r>
          </w:p>
        </w:tc>
        <w:tc>
          <w:tcPr>
            <w:tcW w:w="1500" w:type="dxa"/>
            <w:tcMar>
              <w:top w:w="40" w:type="dxa"/>
              <w:left w:w="80" w:type="dxa"/>
              <w:bottom w:w="40" w:type="dxa"/>
              <w:right w:w="80" w:type="dxa"/>
            </w:tcMar>
          </w:tcPr>
          <w:p w14:paraId="2930CCCF"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502DF6C4" w14:textId="5AD2FDD0" w:rsidR="00E81B9B" w:rsidRPr="00E81B9B" w:rsidRDefault="00E81B9B" w:rsidP="00E81B9B">
            <w:pPr>
              <w:jc w:val="right"/>
              <w:rPr>
                <w:sz w:val="17"/>
                <w:szCs w:val="17"/>
              </w:rPr>
            </w:pPr>
            <w:r w:rsidRPr="00E81B9B">
              <w:rPr>
                <w:sz w:val="17"/>
                <w:szCs w:val="17"/>
              </w:rPr>
              <w:t>0.0029</w:t>
            </w:r>
          </w:p>
        </w:tc>
        <w:tc>
          <w:tcPr>
            <w:tcW w:w="800" w:type="dxa"/>
            <w:tcMar>
              <w:top w:w="40" w:type="dxa"/>
              <w:left w:w="80" w:type="dxa"/>
              <w:bottom w:w="40" w:type="dxa"/>
              <w:right w:w="80" w:type="dxa"/>
            </w:tcMar>
            <w:vAlign w:val="bottom"/>
          </w:tcPr>
          <w:p w14:paraId="0E60A7AE" w14:textId="5E5D2825"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2D0D75F6" w14:textId="24ED4445" w:rsidR="00E81B9B" w:rsidRPr="00E81B9B" w:rsidRDefault="00E81B9B" w:rsidP="00E81B9B">
            <w:pPr>
              <w:jc w:val="right"/>
              <w:rPr>
                <w:sz w:val="17"/>
                <w:szCs w:val="17"/>
              </w:rPr>
            </w:pPr>
            <w:r w:rsidRPr="00E81B9B">
              <w:rPr>
                <w:sz w:val="17"/>
                <w:szCs w:val="17"/>
              </w:rPr>
              <w:t xml:space="preserve">           187,282 </w:t>
            </w:r>
          </w:p>
        </w:tc>
        <w:tc>
          <w:tcPr>
            <w:tcW w:w="1200" w:type="dxa"/>
            <w:tcMar>
              <w:top w:w="40" w:type="dxa"/>
              <w:left w:w="80" w:type="dxa"/>
              <w:bottom w:w="40" w:type="dxa"/>
              <w:right w:w="80" w:type="dxa"/>
            </w:tcMar>
            <w:vAlign w:val="bottom"/>
          </w:tcPr>
          <w:p w14:paraId="7873173C" w14:textId="4893B174" w:rsidR="00E81B9B" w:rsidRPr="00E81B9B" w:rsidRDefault="00E81B9B" w:rsidP="00E81B9B">
            <w:pPr>
              <w:jc w:val="right"/>
              <w:rPr>
                <w:sz w:val="17"/>
                <w:szCs w:val="17"/>
              </w:rPr>
            </w:pPr>
            <w:r w:rsidRPr="00E81B9B">
              <w:rPr>
                <w:sz w:val="17"/>
                <w:szCs w:val="17"/>
              </w:rPr>
              <w:t xml:space="preserve">           241,929 </w:t>
            </w:r>
          </w:p>
        </w:tc>
        <w:tc>
          <w:tcPr>
            <w:tcW w:w="1200" w:type="dxa"/>
            <w:tcMar>
              <w:top w:w="40" w:type="dxa"/>
              <w:left w:w="80" w:type="dxa"/>
              <w:bottom w:w="40" w:type="dxa"/>
              <w:right w:w="80" w:type="dxa"/>
            </w:tcMar>
            <w:vAlign w:val="bottom"/>
          </w:tcPr>
          <w:p w14:paraId="724F53D4" w14:textId="07D4C860" w:rsidR="00E81B9B" w:rsidRPr="00E81B9B" w:rsidRDefault="00E81B9B" w:rsidP="00E81B9B">
            <w:pPr>
              <w:jc w:val="right"/>
              <w:rPr>
                <w:sz w:val="17"/>
                <w:szCs w:val="17"/>
              </w:rPr>
            </w:pPr>
            <w:r w:rsidRPr="00E81B9B">
              <w:rPr>
                <w:sz w:val="17"/>
                <w:szCs w:val="17"/>
              </w:rPr>
              <w:t xml:space="preserve">           157,818 </w:t>
            </w:r>
          </w:p>
        </w:tc>
        <w:tc>
          <w:tcPr>
            <w:tcW w:w="1160" w:type="dxa"/>
            <w:tcMar>
              <w:top w:w="40" w:type="dxa"/>
              <w:left w:w="80" w:type="dxa"/>
              <w:bottom w:w="40" w:type="dxa"/>
              <w:right w:w="80" w:type="dxa"/>
            </w:tcMar>
            <w:vAlign w:val="bottom"/>
          </w:tcPr>
          <w:p w14:paraId="684FCFBE" w14:textId="1C56265F" w:rsidR="00E81B9B" w:rsidRPr="00E81B9B" w:rsidRDefault="00E81B9B" w:rsidP="00E81B9B">
            <w:pPr>
              <w:jc w:val="right"/>
              <w:rPr>
                <w:sz w:val="17"/>
                <w:szCs w:val="17"/>
              </w:rPr>
            </w:pPr>
            <w:r w:rsidRPr="00E81B9B">
              <w:rPr>
                <w:sz w:val="17"/>
                <w:szCs w:val="17"/>
              </w:rPr>
              <w:t xml:space="preserve">          195,977 </w:t>
            </w:r>
          </w:p>
        </w:tc>
      </w:tr>
      <w:tr w:rsidR="00E81B9B" w14:paraId="3B70432D" w14:textId="77777777" w:rsidTr="00A67B10">
        <w:tc>
          <w:tcPr>
            <w:tcW w:w="1000" w:type="dxa"/>
            <w:tcMar>
              <w:top w:w="40" w:type="dxa"/>
              <w:left w:w="80" w:type="dxa"/>
              <w:bottom w:w="40" w:type="dxa"/>
              <w:right w:w="80" w:type="dxa"/>
            </w:tcMar>
          </w:tcPr>
          <w:p w14:paraId="63400E42" w14:textId="77777777" w:rsidR="00E81B9B" w:rsidRDefault="00E81B9B" w:rsidP="00E81B9B">
            <w:r>
              <w:rPr>
                <w:sz w:val="17"/>
                <w:szCs w:val="17"/>
              </w:rPr>
              <w:t>Peak</w:t>
            </w:r>
          </w:p>
        </w:tc>
        <w:tc>
          <w:tcPr>
            <w:tcW w:w="1500" w:type="dxa"/>
            <w:tcMar>
              <w:top w:w="40" w:type="dxa"/>
              <w:left w:w="80" w:type="dxa"/>
              <w:bottom w:w="40" w:type="dxa"/>
              <w:right w:w="80" w:type="dxa"/>
            </w:tcMar>
          </w:tcPr>
          <w:p w14:paraId="2B6FF589"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012B5068" w14:textId="43CA57E2" w:rsidR="00E81B9B" w:rsidRPr="00E81B9B" w:rsidRDefault="00E81B9B" w:rsidP="00E81B9B">
            <w:pPr>
              <w:jc w:val="right"/>
              <w:rPr>
                <w:sz w:val="17"/>
                <w:szCs w:val="17"/>
              </w:rPr>
            </w:pPr>
            <w:r w:rsidRPr="00E81B9B">
              <w:rPr>
                <w:sz w:val="17"/>
                <w:szCs w:val="17"/>
              </w:rPr>
              <w:t>0.0022</w:t>
            </w:r>
          </w:p>
        </w:tc>
        <w:tc>
          <w:tcPr>
            <w:tcW w:w="800" w:type="dxa"/>
            <w:tcMar>
              <w:top w:w="40" w:type="dxa"/>
              <w:left w:w="80" w:type="dxa"/>
              <w:bottom w:w="40" w:type="dxa"/>
              <w:right w:w="80" w:type="dxa"/>
            </w:tcMar>
            <w:vAlign w:val="bottom"/>
          </w:tcPr>
          <w:p w14:paraId="75B84BC4" w14:textId="6D16D41F"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3A3FA1EE" w14:textId="63F95EF8" w:rsidR="00E81B9B" w:rsidRPr="00E81B9B" w:rsidRDefault="00E81B9B" w:rsidP="00E81B9B">
            <w:pPr>
              <w:jc w:val="right"/>
              <w:rPr>
                <w:sz w:val="17"/>
                <w:szCs w:val="17"/>
              </w:rPr>
            </w:pPr>
            <w:r w:rsidRPr="00E81B9B">
              <w:rPr>
                <w:sz w:val="17"/>
                <w:szCs w:val="17"/>
              </w:rPr>
              <w:t xml:space="preserve">           168,884 </w:t>
            </w:r>
          </w:p>
        </w:tc>
        <w:tc>
          <w:tcPr>
            <w:tcW w:w="1200" w:type="dxa"/>
            <w:tcMar>
              <w:top w:w="40" w:type="dxa"/>
              <w:left w:w="80" w:type="dxa"/>
              <w:bottom w:w="40" w:type="dxa"/>
              <w:right w:w="80" w:type="dxa"/>
            </w:tcMar>
            <w:vAlign w:val="bottom"/>
          </w:tcPr>
          <w:p w14:paraId="3633F2EA" w14:textId="28C9F047" w:rsidR="00E81B9B" w:rsidRPr="00E81B9B" w:rsidRDefault="00E81B9B" w:rsidP="00E81B9B">
            <w:pPr>
              <w:jc w:val="right"/>
              <w:rPr>
                <w:sz w:val="17"/>
                <w:szCs w:val="17"/>
              </w:rPr>
            </w:pPr>
            <w:r w:rsidRPr="00E81B9B">
              <w:rPr>
                <w:sz w:val="17"/>
                <w:szCs w:val="17"/>
              </w:rPr>
              <w:t xml:space="preserve">           210,386 </w:t>
            </w:r>
          </w:p>
        </w:tc>
        <w:tc>
          <w:tcPr>
            <w:tcW w:w="1200" w:type="dxa"/>
            <w:tcMar>
              <w:top w:w="40" w:type="dxa"/>
              <w:left w:w="80" w:type="dxa"/>
              <w:bottom w:w="40" w:type="dxa"/>
              <w:right w:w="80" w:type="dxa"/>
            </w:tcMar>
            <w:vAlign w:val="bottom"/>
          </w:tcPr>
          <w:p w14:paraId="01FAD17B" w14:textId="16EB6BB9" w:rsidR="00E81B9B" w:rsidRPr="00E81B9B" w:rsidRDefault="00E81B9B" w:rsidP="00E81B9B">
            <w:pPr>
              <w:jc w:val="right"/>
              <w:rPr>
                <w:sz w:val="17"/>
                <w:szCs w:val="17"/>
              </w:rPr>
            </w:pPr>
            <w:r w:rsidRPr="00E81B9B">
              <w:rPr>
                <w:sz w:val="17"/>
                <w:szCs w:val="17"/>
              </w:rPr>
              <w:t xml:space="preserve">           145,504 </w:t>
            </w:r>
          </w:p>
        </w:tc>
        <w:tc>
          <w:tcPr>
            <w:tcW w:w="1160" w:type="dxa"/>
            <w:tcMar>
              <w:top w:w="40" w:type="dxa"/>
              <w:left w:w="80" w:type="dxa"/>
              <w:bottom w:w="40" w:type="dxa"/>
              <w:right w:w="80" w:type="dxa"/>
            </w:tcMar>
            <w:vAlign w:val="bottom"/>
          </w:tcPr>
          <w:p w14:paraId="0E430054" w14:textId="30BB4BC2" w:rsidR="00E81B9B" w:rsidRPr="00E81B9B" w:rsidRDefault="00E81B9B" w:rsidP="00E81B9B">
            <w:pPr>
              <w:jc w:val="right"/>
              <w:rPr>
                <w:sz w:val="17"/>
                <w:szCs w:val="17"/>
              </w:rPr>
            </w:pPr>
            <w:r w:rsidRPr="00E81B9B">
              <w:rPr>
                <w:sz w:val="17"/>
                <w:szCs w:val="17"/>
              </w:rPr>
              <w:t xml:space="preserve">          174,075 </w:t>
            </w:r>
          </w:p>
        </w:tc>
      </w:tr>
      <w:tr w:rsidR="00E81B9B" w14:paraId="1929CADA" w14:textId="77777777" w:rsidTr="00A67B10">
        <w:tc>
          <w:tcPr>
            <w:tcW w:w="1000" w:type="dxa"/>
            <w:tcMar>
              <w:top w:w="40" w:type="dxa"/>
              <w:left w:w="80" w:type="dxa"/>
              <w:bottom w:w="40" w:type="dxa"/>
              <w:right w:w="80" w:type="dxa"/>
            </w:tcMar>
          </w:tcPr>
          <w:p w14:paraId="5CCDE9B7" w14:textId="77777777" w:rsidR="00E81B9B" w:rsidRDefault="00E81B9B" w:rsidP="00E81B9B">
            <w:r>
              <w:rPr>
                <w:sz w:val="17"/>
                <w:szCs w:val="17"/>
              </w:rPr>
              <w:t>Peak</w:t>
            </w:r>
          </w:p>
        </w:tc>
        <w:tc>
          <w:tcPr>
            <w:tcW w:w="1500" w:type="dxa"/>
            <w:tcMar>
              <w:top w:w="40" w:type="dxa"/>
              <w:left w:w="80" w:type="dxa"/>
              <w:bottom w:w="40" w:type="dxa"/>
              <w:right w:w="80" w:type="dxa"/>
            </w:tcMar>
          </w:tcPr>
          <w:p w14:paraId="628BFF8C"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2FD7978B" w14:textId="0EAA76FE" w:rsidR="00E81B9B" w:rsidRPr="00E81B9B" w:rsidRDefault="00E81B9B" w:rsidP="00E81B9B">
            <w:pPr>
              <w:jc w:val="right"/>
              <w:rPr>
                <w:sz w:val="17"/>
                <w:szCs w:val="17"/>
              </w:rPr>
            </w:pPr>
            <w:r w:rsidRPr="00E81B9B">
              <w:rPr>
                <w:sz w:val="17"/>
                <w:szCs w:val="17"/>
              </w:rPr>
              <w:t>0.0016</w:t>
            </w:r>
          </w:p>
        </w:tc>
        <w:tc>
          <w:tcPr>
            <w:tcW w:w="800" w:type="dxa"/>
            <w:tcMar>
              <w:top w:w="40" w:type="dxa"/>
              <w:left w:w="80" w:type="dxa"/>
              <w:bottom w:w="40" w:type="dxa"/>
              <w:right w:w="80" w:type="dxa"/>
            </w:tcMar>
            <w:vAlign w:val="bottom"/>
          </w:tcPr>
          <w:p w14:paraId="7CDD88BB" w14:textId="6D27CCEB"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59D37AF3" w14:textId="33711015" w:rsidR="00E81B9B" w:rsidRPr="00E81B9B" w:rsidRDefault="00E81B9B" w:rsidP="00E81B9B">
            <w:pPr>
              <w:jc w:val="right"/>
              <w:rPr>
                <w:sz w:val="17"/>
                <w:szCs w:val="17"/>
              </w:rPr>
            </w:pPr>
            <w:r w:rsidRPr="00E81B9B">
              <w:rPr>
                <w:sz w:val="17"/>
                <w:szCs w:val="17"/>
              </w:rPr>
              <w:t xml:space="preserve">           150,625 </w:t>
            </w:r>
          </w:p>
        </w:tc>
        <w:tc>
          <w:tcPr>
            <w:tcW w:w="1200" w:type="dxa"/>
            <w:tcMar>
              <w:top w:w="40" w:type="dxa"/>
              <w:left w:w="80" w:type="dxa"/>
              <w:bottom w:w="40" w:type="dxa"/>
              <w:right w:w="80" w:type="dxa"/>
            </w:tcMar>
            <w:vAlign w:val="bottom"/>
          </w:tcPr>
          <w:p w14:paraId="2120906D" w14:textId="1D94724D" w:rsidR="00E81B9B" w:rsidRPr="00E81B9B" w:rsidRDefault="00E81B9B" w:rsidP="00E81B9B">
            <w:pPr>
              <w:jc w:val="right"/>
              <w:rPr>
                <w:sz w:val="17"/>
                <w:szCs w:val="17"/>
              </w:rPr>
            </w:pPr>
            <w:r w:rsidRPr="00E81B9B">
              <w:rPr>
                <w:sz w:val="17"/>
                <w:szCs w:val="17"/>
              </w:rPr>
              <w:t xml:space="preserve">           181,177 </w:t>
            </w:r>
          </w:p>
        </w:tc>
        <w:tc>
          <w:tcPr>
            <w:tcW w:w="1200" w:type="dxa"/>
            <w:tcMar>
              <w:top w:w="40" w:type="dxa"/>
              <w:left w:w="80" w:type="dxa"/>
              <w:bottom w:w="40" w:type="dxa"/>
              <w:right w:w="80" w:type="dxa"/>
            </w:tcMar>
            <w:vAlign w:val="bottom"/>
          </w:tcPr>
          <w:p w14:paraId="79515865" w14:textId="6DEADED7" w:rsidR="00E81B9B" w:rsidRPr="00E81B9B" w:rsidRDefault="00E81B9B" w:rsidP="00E81B9B">
            <w:pPr>
              <w:jc w:val="right"/>
              <w:rPr>
                <w:sz w:val="17"/>
                <w:szCs w:val="17"/>
              </w:rPr>
            </w:pPr>
            <w:r w:rsidRPr="00E81B9B">
              <w:rPr>
                <w:sz w:val="17"/>
                <w:szCs w:val="17"/>
              </w:rPr>
              <w:t xml:space="preserve">           132,434 </w:t>
            </w:r>
          </w:p>
        </w:tc>
        <w:tc>
          <w:tcPr>
            <w:tcW w:w="1160" w:type="dxa"/>
            <w:tcMar>
              <w:top w:w="40" w:type="dxa"/>
              <w:left w:w="80" w:type="dxa"/>
              <w:bottom w:w="40" w:type="dxa"/>
              <w:right w:w="80" w:type="dxa"/>
            </w:tcMar>
            <w:vAlign w:val="bottom"/>
          </w:tcPr>
          <w:p w14:paraId="40B920BD" w14:textId="6DB76C1B" w:rsidR="00E81B9B" w:rsidRPr="00E81B9B" w:rsidRDefault="00E81B9B" w:rsidP="00E81B9B">
            <w:pPr>
              <w:jc w:val="right"/>
              <w:rPr>
                <w:sz w:val="17"/>
                <w:szCs w:val="17"/>
              </w:rPr>
            </w:pPr>
            <w:r w:rsidRPr="00E81B9B">
              <w:rPr>
                <w:sz w:val="17"/>
                <w:szCs w:val="17"/>
              </w:rPr>
              <w:t xml:space="preserve">          153,556 </w:t>
            </w:r>
          </w:p>
        </w:tc>
      </w:tr>
      <w:tr w:rsidR="00E81B9B" w14:paraId="58A45CDF" w14:textId="77777777" w:rsidTr="00A67B10">
        <w:tc>
          <w:tcPr>
            <w:tcW w:w="1000" w:type="dxa"/>
            <w:tcMar>
              <w:top w:w="40" w:type="dxa"/>
              <w:left w:w="80" w:type="dxa"/>
              <w:bottom w:w="40" w:type="dxa"/>
              <w:right w:w="80" w:type="dxa"/>
            </w:tcMar>
          </w:tcPr>
          <w:p w14:paraId="7357DF04" w14:textId="77777777" w:rsidR="00E81B9B" w:rsidRDefault="00E81B9B" w:rsidP="00E81B9B">
            <w:r>
              <w:rPr>
                <w:sz w:val="17"/>
                <w:szCs w:val="17"/>
              </w:rPr>
              <w:t>Peak</w:t>
            </w:r>
          </w:p>
        </w:tc>
        <w:tc>
          <w:tcPr>
            <w:tcW w:w="1500" w:type="dxa"/>
            <w:tcMar>
              <w:top w:w="40" w:type="dxa"/>
              <w:left w:w="80" w:type="dxa"/>
              <w:bottom w:w="40" w:type="dxa"/>
              <w:right w:w="80" w:type="dxa"/>
            </w:tcMar>
          </w:tcPr>
          <w:p w14:paraId="0D1383C8"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40B355B7" w14:textId="418C16D0" w:rsidR="00E81B9B" w:rsidRPr="00E81B9B" w:rsidRDefault="00E81B9B" w:rsidP="00E81B9B">
            <w:pPr>
              <w:jc w:val="right"/>
              <w:rPr>
                <w:sz w:val="17"/>
                <w:szCs w:val="17"/>
              </w:rPr>
            </w:pPr>
            <w:r w:rsidRPr="00E81B9B">
              <w:rPr>
                <w:sz w:val="17"/>
                <w:szCs w:val="17"/>
              </w:rPr>
              <w:t>0.0010</w:t>
            </w:r>
          </w:p>
        </w:tc>
        <w:tc>
          <w:tcPr>
            <w:tcW w:w="800" w:type="dxa"/>
            <w:tcMar>
              <w:top w:w="40" w:type="dxa"/>
              <w:left w:w="80" w:type="dxa"/>
              <w:bottom w:w="40" w:type="dxa"/>
              <w:right w:w="80" w:type="dxa"/>
            </w:tcMar>
            <w:vAlign w:val="bottom"/>
          </w:tcPr>
          <w:p w14:paraId="3AEC20F4" w14:textId="4EF9A4C3"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0FB8F175" w14:textId="5E9497D5" w:rsidR="00E81B9B" w:rsidRPr="00E81B9B" w:rsidRDefault="00E81B9B" w:rsidP="00E81B9B">
            <w:pPr>
              <w:jc w:val="right"/>
              <w:rPr>
                <w:sz w:val="17"/>
                <w:szCs w:val="17"/>
              </w:rPr>
            </w:pPr>
            <w:r w:rsidRPr="00E81B9B">
              <w:rPr>
                <w:sz w:val="17"/>
                <w:szCs w:val="17"/>
              </w:rPr>
              <w:t xml:space="preserve">           126,514 </w:t>
            </w:r>
          </w:p>
        </w:tc>
        <w:tc>
          <w:tcPr>
            <w:tcW w:w="1200" w:type="dxa"/>
            <w:tcMar>
              <w:top w:w="40" w:type="dxa"/>
              <w:left w:w="80" w:type="dxa"/>
              <w:bottom w:w="40" w:type="dxa"/>
              <w:right w:w="80" w:type="dxa"/>
            </w:tcMar>
            <w:vAlign w:val="bottom"/>
          </w:tcPr>
          <w:p w14:paraId="4513CD8D" w14:textId="43AFFCFC" w:rsidR="00E81B9B" w:rsidRPr="00E81B9B" w:rsidRDefault="00E81B9B" w:rsidP="00E81B9B">
            <w:pPr>
              <w:jc w:val="right"/>
              <w:rPr>
                <w:sz w:val="17"/>
                <w:szCs w:val="17"/>
              </w:rPr>
            </w:pPr>
            <w:r w:rsidRPr="00E81B9B">
              <w:rPr>
                <w:sz w:val="17"/>
                <w:szCs w:val="17"/>
              </w:rPr>
              <w:t xml:space="preserve">           145,732 </w:t>
            </w:r>
          </w:p>
        </w:tc>
        <w:tc>
          <w:tcPr>
            <w:tcW w:w="1200" w:type="dxa"/>
            <w:tcMar>
              <w:top w:w="40" w:type="dxa"/>
              <w:left w:w="80" w:type="dxa"/>
              <w:bottom w:w="40" w:type="dxa"/>
              <w:right w:w="80" w:type="dxa"/>
            </w:tcMar>
            <w:vAlign w:val="bottom"/>
          </w:tcPr>
          <w:p w14:paraId="23C16EF8" w14:textId="13CF461E" w:rsidR="00E81B9B" w:rsidRPr="00E81B9B" w:rsidRDefault="00E81B9B" w:rsidP="00E81B9B">
            <w:pPr>
              <w:jc w:val="right"/>
              <w:rPr>
                <w:sz w:val="17"/>
                <w:szCs w:val="17"/>
              </w:rPr>
            </w:pPr>
            <w:r w:rsidRPr="00E81B9B">
              <w:rPr>
                <w:sz w:val="17"/>
                <w:szCs w:val="17"/>
              </w:rPr>
              <w:t xml:space="preserve">           113,770 </w:t>
            </w:r>
          </w:p>
        </w:tc>
        <w:tc>
          <w:tcPr>
            <w:tcW w:w="1160" w:type="dxa"/>
            <w:tcMar>
              <w:top w:w="40" w:type="dxa"/>
              <w:left w:w="80" w:type="dxa"/>
              <w:bottom w:w="40" w:type="dxa"/>
              <w:right w:w="80" w:type="dxa"/>
            </w:tcMar>
            <w:vAlign w:val="bottom"/>
          </w:tcPr>
          <w:p w14:paraId="4ECAE447" w14:textId="22353177" w:rsidR="00E81B9B" w:rsidRPr="00E81B9B" w:rsidRDefault="00E81B9B" w:rsidP="00E81B9B">
            <w:pPr>
              <w:jc w:val="right"/>
              <w:rPr>
                <w:sz w:val="17"/>
                <w:szCs w:val="17"/>
              </w:rPr>
            </w:pPr>
            <w:r w:rsidRPr="00E81B9B">
              <w:rPr>
                <w:sz w:val="17"/>
                <w:szCs w:val="17"/>
              </w:rPr>
              <w:t xml:space="preserve">          127,758 </w:t>
            </w:r>
          </w:p>
        </w:tc>
      </w:tr>
      <w:tr w:rsidR="00E81B9B" w14:paraId="67DEB5E6" w14:textId="77777777" w:rsidTr="00A67B10">
        <w:tc>
          <w:tcPr>
            <w:tcW w:w="1000" w:type="dxa"/>
            <w:tcMar>
              <w:top w:w="40" w:type="dxa"/>
              <w:left w:w="80" w:type="dxa"/>
              <w:bottom w:w="40" w:type="dxa"/>
              <w:right w:w="80" w:type="dxa"/>
            </w:tcMar>
          </w:tcPr>
          <w:p w14:paraId="348BB220" w14:textId="77777777" w:rsidR="00E81B9B" w:rsidRDefault="00E81B9B" w:rsidP="00E81B9B">
            <w:r>
              <w:rPr>
                <w:sz w:val="17"/>
                <w:szCs w:val="17"/>
              </w:rPr>
              <w:t>Peak</w:t>
            </w:r>
          </w:p>
        </w:tc>
        <w:tc>
          <w:tcPr>
            <w:tcW w:w="1500" w:type="dxa"/>
            <w:tcMar>
              <w:top w:w="40" w:type="dxa"/>
              <w:left w:w="80" w:type="dxa"/>
              <w:bottom w:w="40" w:type="dxa"/>
              <w:right w:w="80" w:type="dxa"/>
            </w:tcMar>
          </w:tcPr>
          <w:p w14:paraId="6E3D4AAB"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4066622E" w14:textId="370E85A0" w:rsidR="00E81B9B" w:rsidRPr="00E81B9B" w:rsidRDefault="00E81B9B" w:rsidP="00E81B9B">
            <w:pPr>
              <w:jc w:val="right"/>
              <w:rPr>
                <w:sz w:val="17"/>
                <w:szCs w:val="17"/>
              </w:rPr>
            </w:pPr>
            <w:r w:rsidRPr="00E81B9B">
              <w:rPr>
                <w:sz w:val="17"/>
                <w:szCs w:val="17"/>
              </w:rPr>
              <w:t>0.0007</w:t>
            </w:r>
          </w:p>
        </w:tc>
        <w:tc>
          <w:tcPr>
            <w:tcW w:w="800" w:type="dxa"/>
            <w:tcMar>
              <w:top w:w="40" w:type="dxa"/>
              <w:left w:w="80" w:type="dxa"/>
              <w:bottom w:w="40" w:type="dxa"/>
              <w:right w:w="80" w:type="dxa"/>
            </w:tcMar>
            <w:vAlign w:val="bottom"/>
          </w:tcPr>
          <w:p w14:paraId="32D15375" w14:textId="1D4DBFF7"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237B73B1" w14:textId="21547D17" w:rsidR="00E81B9B" w:rsidRPr="00E81B9B" w:rsidRDefault="00E81B9B" w:rsidP="00E81B9B">
            <w:pPr>
              <w:jc w:val="right"/>
              <w:rPr>
                <w:sz w:val="17"/>
                <w:szCs w:val="17"/>
              </w:rPr>
            </w:pPr>
            <w:r w:rsidRPr="00E81B9B">
              <w:rPr>
                <w:sz w:val="17"/>
                <w:szCs w:val="17"/>
              </w:rPr>
              <w:t xml:space="preserve">           108,041 </w:t>
            </w:r>
          </w:p>
        </w:tc>
        <w:tc>
          <w:tcPr>
            <w:tcW w:w="1200" w:type="dxa"/>
            <w:tcMar>
              <w:top w:w="40" w:type="dxa"/>
              <w:left w:w="80" w:type="dxa"/>
              <w:bottom w:w="40" w:type="dxa"/>
              <w:right w:w="80" w:type="dxa"/>
            </w:tcMar>
            <w:vAlign w:val="bottom"/>
          </w:tcPr>
          <w:p w14:paraId="52120C04" w14:textId="2768ED8C" w:rsidR="00E81B9B" w:rsidRPr="00E81B9B" w:rsidRDefault="00E81B9B" w:rsidP="00E81B9B">
            <w:pPr>
              <w:jc w:val="right"/>
              <w:rPr>
                <w:sz w:val="17"/>
                <w:szCs w:val="17"/>
              </w:rPr>
            </w:pPr>
            <w:r w:rsidRPr="00E81B9B">
              <w:rPr>
                <w:sz w:val="17"/>
                <w:szCs w:val="17"/>
              </w:rPr>
              <w:t xml:space="preserve">           121,015 </w:t>
            </w:r>
          </w:p>
        </w:tc>
        <w:tc>
          <w:tcPr>
            <w:tcW w:w="1200" w:type="dxa"/>
            <w:tcMar>
              <w:top w:w="40" w:type="dxa"/>
              <w:left w:w="80" w:type="dxa"/>
              <w:bottom w:w="40" w:type="dxa"/>
              <w:right w:w="80" w:type="dxa"/>
            </w:tcMar>
            <w:vAlign w:val="bottom"/>
          </w:tcPr>
          <w:p w14:paraId="1963D092" w14:textId="36534890" w:rsidR="00E81B9B" w:rsidRPr="00E81B9B" w:rsidRDefault="00E81B9B" w:rsidP="00E81B9B">
            <w:pPr>
              <w:jc w:val="right"/>
              <w:rPr>
                <w:sz w:val="17"/>
                <w:szCs w:val="17"/>
              </w:rPr>
            </w:pPr>
            <w:r w:rsidRPr="00E81B9B">
              <w:rPr>
                <w:sz w:val="17"/>
                <w:szCs w:val="17"/>
              </w:rPr>
              <w:t xml:space="preserve">             98,383 </w:t>
            </w:r>
          </w:p>
        </w:tc>
        <w:tc>
          <w:tcPr>
            <w:tcW w:w="1160" w:type="dxa"/>
            <w:tcMar>
              <w:top w:w="40" w:type="dxa"/>
              <w:left w:w="80" w:type="dxa"/>
              <w:bottom w:w="40" w:type="dxa"/>
              <w:right w:w="80" w:type="dxa"/>
            </w:tcMar>
            <w:vAlign w:val="bottom"/>
          </w:tcPr>
          <w:p w14:paraId="25451FB9" w14:textId="47D71B0A" w:rsidR="00E81B9B" w:rsidRPr="00E81B9B" w:rsidRDefault="00E81B9B" w:rsidP="00E81B9B">
            <w:pPr>
              <w:jc w:val="right"/>
              <w:rPr>
                <w:sz w:val="17"/>
                <w:szCs w:val="17"/>
              </w:rPr>
            </w:pPr>
            <w:r w:rsidRPr="00E81B9B">
              <w:rPr>
                <w:sz w:val="17"/>
                <w:szCs w:val="17"/>
              </w:rPr>
              <w:t xml:space="preserve">          108,618 </w:t>
            </w:r>
          </w:p>
        </w:tc>
      </w:tr>
      <w:tr w:rsidR="00E81B9B" w14:paraId="05325097" w14:textId="77777777" w:rsidTr="00A67B10">
        <w:tc>
          <w:tcPr>
            <w:tcW w:w="1000" w:type="dxa"/>
            <w:tcMar>
              <w:top w:w="40" w:type="dxa"/>
              <w:left w:w="80" w:type="dxa"/>
              <w:bottom w:w="40" w:type="dxa"/>
              <w:right w:w="80" w:type="dxa"/>
            </w:tcMar>
          </w:tcPr>
          <w:p w14:paraId="65F53383" w14:textId="77777777" w:rsidR="00E81B9B" w:rsidRDefault="00E81B9B" w:rsidP="00E81B9B">
            <w:r>
              <w:rPr>
                <w:sz w:val="17"/>
                <w:szCs w:val="17"/>
              </w:rPr>
              <w:t>Peak</w:t>
            </w:r>
          </w:p>
        </w:tc>
        <w:tc>
          <w:tcPr>
            <w:tcW w:w="1500" w:type="dxa"/>
            <w:tcMar>
              <w:top w:w="40" w:type="dxa"/>
              <w:left w:w="80" w:type="dxa"/>
              <w:bottom w:w="40" w:type="dxa"/>
              <w:right w:w="80" w:type="dxa"/>
            </w:tcMar>
          </w:tcPr>
          <w:p w14:paraId="0AC60534"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69C262D8" w14:textId="4A81BC65"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6156F932" w14:textId="2A281AE1"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0A2CF40" w14:textId="5865240F" w:rsidR="00E81B9B" w:rsidRPr="00E81B9B" w:rsidRDefault="00E81B9B" w:rsidP="00E81B9B">
            <w:pPr>
              <w:jc w:val="right"/>
              <w:rPr>
                <w:sz w:val="17"/>
                <w:szCs w:val="17"/>
              </w:rPr>
            </w:pPr>
            <w:r w:rsidRPr="00E81B9B">
              <w:rPr>
                <w:sz w:val="17"/>
                <w:szCs w:val="17"/>
              </w:rPr>
              <w:t xml:space="preserve">             88,923 </w:t>
            </w:r>
          </w:p>
        </w:tc>
        <w:tc>
          <w:tcPr>
            <w:tcW w:w="1200" w:type="dxa"/>
            <w:tcMar>
              <w:top w:w="40" w:type="dxa"/>
              <w:left w:w="80" w:type="dxa"/>
              <w:bottom w:w="40" w:type="dxa"/>
              <w:right w:w="80" w:type="dxa"/>
            </w:tcMar>
            <w:vAlign w:val="bottom"/>
          </w:tcPr>
          <w:p w14:paraId="60F5AD27" w14:textId="1CBFFC20" w:rsidR="00E81B9B" w:rsidRPr="00E81B9B" w:rsidRDefault="00E81B9B" w:rsidP="00E81B9B">
            <w:pPr>
              <w:jc w:val="right"/>
              <w:rPr>
                <w:sz w:val="17"/>
                <w:szCs w:val="17"/>
              </w:rPr>
            </w:pPr>
            <w:r w:rsidRPr="00E81B9B">
              <w:rPr>
                <w:sz w:val="17"/>
                <w:szCs w:val="17"/>
              </w:rPr>
              <w:t xml:space="preserve">             97,624 </w:t>
            </w:r>
          </w:p>
        </w:tc>
        <w:tc>
          <w:tcPr>
            <w:tcW w:w="1200" w:type="dxa"/>
            <w:tcMar>
              <w:top w:w="40" w:type="dxa"/>
              <w:left w:w="80" w:type="dxa"/>
              <w:bottom w:w="40" w:type="dxa"/>
              <w:right w:w="80" w:type="dxa"/>
            </w:tcMar>
            <w:vAlign w:val="bottom"/>
          </w:tcPr>
          <w:p w14:paraId="4C00A861" w14:textId="5FCC168F" w:rsidR="00E81B9B" w:rsidRPr="00E81B9B" w:rsidRDefault="00E81B9B" w:rsidP="00E81B9B">
            <w:pPr>
              <w:jc w:val="right"/>
              <w:rPr>
                <w:sz w:val="17"/>
                <w:szCs w:val="17"/>
              </w:rPr>
            </w:pPr>
            <w:r w:rsidRPr="00E81B9B">
              <w:rPr>
                <w:sz w:val="17"/>
                <w:szCs w:val="17"/>
              </w:rPr>
              <w:t xml:space="preserve">             81,626 </w:t>
            </w:r>
          </w:p>
        </w:tc>
        <w:tc>
          <w:tcPr>
            <w:tcW w:w="1160" w:type="dxa"/>
            <w:tcMar>
              <w:top w:w="40" w:type="dxa"/>
              <w:left w:w="80" w:type="dxa"/>
              <w:bottom w:w="40" w:type="dxa"/>
              <w:right w:w="80" w:type="dxa"/>
            </w:tcMar>
            <w:vAlign w:val="bottom"/>
          </w:tcPr>
          <w:p w14:paraId="50486AB4" w14:textId="7CDD10B6" w:rsidR="00E81B9B" w:rsidRPr="00E81B9B" w:rsidRDefault="00E81B9B" w:rsidP="00E81B9B">
            <w:pPr>
              <w:jc w:val="right"/>
              <w:rPr>
                <w:sz w:val="17"/>
                <w:szCs w:val="17"/>
              </w:rPr>
            </w:pPr>
            <w:r w:rsidRPr="00E81B9B">
              <w:rPr>
                <w:sz w:val="17"/>
                <w:szCs w:val="17"/>
              </w:rPr>
              <w:t xml:space="preserve">            89,126 </w:t>
            </w:r>
          </w:p>
        </w:tc>
      </w:tr>
      <w:tr w:rsidR="00E81B9B" w14:paraId="08BDB7B0" w14:textId="77777777" w:rsidTr="00A67B10">
        <w:tc>
          <w:tcPr>
            <w:tcW w:w="1000" w:type="dxa"/>
            <w:tcMar>
              <w:top w:w="40" w:type="dxa"/>
              <w:left w:w="80" w:type="dxa"/>
              <w:bottom w:w="40" w:type="dxa"/>
              <w:right w:w="80" w:type="dxa"/>
            </w:tcMar>
          </w:tcPr>
          <w:p w14:paraId="764A521F" w14:textId="77777777" w:rsidR="00E81B9B" w:rsidRDefault="00E81B9B" w:rsidP="00E81B9B">
            <w:r>
              <w:rPr>
                <w:sz w:val="17"/>
                <w:szCs w:val="17"/>
              </w:rPr>
              <w:t>Peak</w:t>
            </w:r>
          </w:p>
        </w:tc>
        <w:tc>
          <w:tcPr>
            <w:tcW w:w="1500" w:type="dxa"/>
            <w:tcMar>
              <w:top w:w="40" w:type="dxa"/>
              <w:left w:w="80" w:type="dxa"/>
              <w:bottom w:w="40" w:type="dxa"/>
              <w:right w:w="80" w:type="dxa"/>
            </w:tcMar>
          </w:tcPr>
          <w:p w14:paraId="1C3D61FB"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79E49141" w14:textId="653DE949"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50A557DC" w14:textId="077DEA04"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72286677" w14:textId="7C89193E" w:rsidR="00E81B9B" w:rsidRPr="00E81B9B" w:rsidRDefault="00E81B9B" w:rsidP="00E81B9B">
            <w:pPr>
              <w:jc w:val="right"/>
              <w:rPr>
                <w:sz w:val="17"/>
                <w:szCs w:val="17"/>
              </w:rPr>
            </w:pPr>
            <w:r w:rsidRPr="00E81B9B">
              <w:rPr>
                <w:sz w:val="17"/>
                <w:szCs w:val="17"/>
              </w:rPr>
              <w:t xml:space="preserve">             60,585 </w:t>
            </w:r>
          </w:p>
        </w:tc>
        <w:tc>
          <w:tcPr>
            <w:tcW w:w="1200" w:type="dxa"/>
            <w:tcMar>
              <w:top w:w="40" w:type="dxa"/>
              <w:left w:w="80" w:type="dxa"/>
              <w:bottom w:w="40" w:type="dxa"/>
              <w:right w:w="80" w:type="dxa"/>
            </w:tcMar>
            <w:vAlign w:val="bottom"/>
          </w:tcPr>
          <w:p w14:paraId="12EFD161" w14:textId="67E6EDD9" w:rsidR="00E81B9B" w:rsidRPr="00E81B9B" w:rsidRDefault="00E81B9B" w:rsidP="00E81B9B">
            <w:pPr>
              <w:jc w:val="right"/>
              <w:rPr>
                <w:sz w:val="17"/>
                <w:szCs w:val="17"/>
              </w:rPr>
            </w:pPr>
            <w:r w:rsidRPr="00E81B9B">
              <w:rPr>
                <w:sz w:val="17"/>
                <w:szCs w:val="17"/>
              </w:rPr>
              <w:t xml:space="preserve">             65,857 </w:t>
            </w:r>
          </w:p>
        </w:tc>
        <w:tc>
          <w:tcPr>
            <w:tcW w:w="1200" w:type="dxa"/>
            <w:tcMar>
              <w:top w:w="40" w:type="dxa"/>
              <w:left w:w="80" w:type="dxa"/>
              <w:bottom w:w="40" w:type="dxa"/>
              <w:right w:w="80" w:type="dxa"/>
            </w:tcMar>
            <w:vAlign w:val="bottom"/>
          </w:tcPr>
          <w:p w14:paraId="15402A51" w14:textId="1F767E44" w:rsidR="00E81B9B" w:rsidRPr="00E81B9B" w:rsidRDefault="00E81B9B" w:rsidP="00E81B9B">
            <w:pPr>
              <w:jc w:val="right"/>
              <w:rPr>
                <w:sz w:val="17"/>
                <w:szCs w:val="17"/>
              </w:rPr>
            </w:pPr>
            <w:r w:rsidRPr="00E81B9B">
              <w:rPr>
                <w:sz w:val="17"/>
                <w:szCs w:val="17"/>
              </w:rPr>
              <w:t xml:space="preserve">             55,691 </w:t>
            </w:r>
          </w:p>
        </w:tc>
        <w:tc>
          <w:tcPr>
            <w:tcW w:w="1160" w:type="dxa"/>
            <w:tcMar>
              <w:top w:w="40" w:type="dxa"/>
              <w:left w:w="80" w:type="dxa"/>
              <w:bottom w:w="40" w:type="dxa"/>
              <w:right w:w="80" w:type="dxa"/>
            </w:tcMar>
            <w:vAlign w:val="bottom"/>
          </w:tcPr>
          <w:p w14:paraId="59A4221E" w14:textId="56B1C4F0" w:rsidR="00E81B9B" w:rsidRPr="00E81B9B" w:rsidRDefault="00E81B9B" w:rsidP="00E81B9B">
            <w:pPr>
              <w:jc w:val="right"/>
              <w:rPr>
                <w:sz w:val="17"/>
                <w:szCs w:val="17"/>
              </w:rPr>
            </w:pPr>
            <w:r w:rsidRPr="00E81B9B">
              <w:rPr>
                <w:sz w:val="17"/>
                <w:szCs w:val="17"/>
              </w:rPr>
              <w:t xml:space="preserve">            60,529 </w:t>
            </w:r>
          </w:p>
        </w:tc>
      </w:tr>
      <w:tr w:rsidR="00E81B9B" w14:paraId="1F7D4A7F" w14:textId="77777777" w:rsidTr="00A67B10">
        <w:tc>
          <w:tcPr>
            <w:tcW w:w="1000" w:type="dxa"/>
            <w:tcMar>
              <w:top w:w="40" w:type="dxa"/>
              <w:left w:w="80" w:type="dxa"/>
              <w:bottom w:w="40" w:type="dxa"/>
              <w:right w:w="80" w:type="dxa"/>
            </w:tcMar>
          </w:tcPr>
          <w:p w14:paraId="713C85CB" w14:textId="77777777" w:rsidR="00E81B9B" w:rsidRDefault="00E81B9B" w:rsidP="00E81B9B">
            <w:r>
              <w:rPr>
                <w:sz w:val="17"/>
                <w:szCs w:val="17"/>
              </w:rPr>
              <w:t>Peak</w:t>
            </w:r>
          </w:p>
        </w:tc>
        <w:tc>
          <w:tcPr>
            <w:tcW w:w="1500" w:type="dxa"/>
            <w:tcMar>
              <w:top w:w="40" w:type="dxa"/>
              <w:left w:w="80" w:type="dxa"/>
              <w:bottom w:w="40" w:type="dxa"/>
              <w:right w:w="80" w:type="dxa"/>
            </w:tcMar>
          </w:tcPr>
          <w:p w14:paraId="39E5B90E"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3CF90EC0" w14:textId="12815F2B"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39B7AC39" w14:textId="363C219B"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5656E3B1" w14:textId="6F48F3F9" w:rsidR="00E81B9B" w:rsidRPr="00E81B9B" w:rsidRDefault="00E81B9B" w:rsidP="00E81B9B">
            <w:pPr>
              <w:jc w:val="right"/>
              <w:rPr>
                <w:sz w:val="17"/>
                <w:szCs w:val="17"/>
              </w:rPr>
            </w:pPr>
            <w:r w:rsidRPr="00E81B9B">
              <w:rPr>
                <w:sz w:val="17"/>
                <w:szCs w:val="17"/>
              </w:rPr>
              <w:t xml:space="preserve">             40,671 </w:t>
            </w:r>
          </w:p>
        </w:tc>
        <w:tc>
          <w:tcPr>
            <w:tcW w:w="1200" w:type="dxa"/>
            <w:tcMar>
              <w:top w:w="40" w:type="dxa"/>
              <w:left w:w="80" w:type="dxa"/>
              <w:bottom w:w="40" w:type="dxa"/>
              <w:right w:w="80" w:type="dxa"/>
            </w:tcMar>
            <w:vAlign w:val="bottom"/>
          </w:tcPr>
          <w:p w14:paraId="5E69E719" w14:textId="781E5836" w:rsidR="00E81B9B" w:rsidRPr="00E81B9B" w:rsidRDefault="00E81B9B" w:rsidP="00E81B9B">
            <w:pPr>
              <w:jc w:val="right"/>
              <w:rPr>
                <w:sz w:val="17"/>
                <w:szCs w:val="17"/>
              </w:rPr>
            </w:pPr>
            <w:r w:rsidRPr="00E81B9B">
              <w:rPr>
                <w:sz w:val="17"/>
                <w:szCs w:val="17"/>
              </w:rPr>
              <w:t xml:space="preserve">             44,531 </w:t>
            </w:r>
          </w:p>
        </w:tc>
        <w:tc>
          <w:tcPr>
            <w:tcW w:w="1200" w:type="dxa"/>
            <w:tcMar>
              <w:top w:w="40" w:type="dxa"/>
              <w:left w:w="80" w:type="dxa"/>
              <w:bottom w:w="40" w:type="dxa"/>
              <w:right w:w="80" w:type="dxa"/>
            </w:tcMar>
            <w:vAlign w:val="bottom"/>
          </w:tcPr>
          <w:p w14:paraId="1FD39635" w14:textId="71446608" w:rsidR="00E81B9B" w:rsidRPr="00E81B9B" w:rsidRDefault="00E81B9B" w:rsidP="00E81B9B">
            <w:pPr>
              <w:jc w:val="right"/>
              <w:rPr>
                <w:sz w:val="17"/>
                <w:szCs w:val="17"/>
              </w:rPr>
            </w:pPr>
            <w:r w:rsidRPr="00E81B9B">
              <w:rPr>
                <w:sz w:val="17"/>
                <w:szCs w:val="17"/>
              </w:rPr>
              <w:t xml:space="preserve">             36,709 </w:t>
            </w:r>
          </w:p>
        </w:tc>
        <w:tc>
          <w:tcPr>
            <w:tcW w:w="1160" w:type="dxa"/>
            <w:tcMar>
              <w:top w:w="40" w:type="dxa"/>
              <w:left w:w="80" w:type="dxa"/>
              <w:bottom w:w="40" w:type="dxa"/>
              <w:right w:w="80" w:type="dxa"/>
            </w:tcMar>
            <w:vAlign w:val="bottom"/>
          </w:tcPr>
          <w:p w14:paraId="133626DB" w14:textId="162CFB4F" w:rsidR="00E81B9B" w:rsidRPr="00E81B9B" w:rsidRDefault="00E81B9B" w:rsidP="00E81B9B">
            <w:pPr>
              <w:jc w:val="right"/>
              <w:rPr>
                <w:sz w:val="17"/>
                <w:szCs w:val="17"/>
              </w:rPr>
            </w:pPr>
            <w:r w:rsidRPr="00E81B9B">
              <w:rPr>
                <w:sz w:val="17"/>
                <w:szCs w:val="17"/>
              </w:rPr>
              <w:t xml:space="preserve">            40,487 </w:t>
            </w:r>
          </w:p>
        </w:tc>
      </w:tr>
      <w:tr w:rsidR="00E81B9B" w14:paraId="58DF29DF" w14:textId="77777777" w:rsidTr="00A67B10">
        <w:tc>
          <w:tcPr>
            <w:tcW w:w="1000" w:type="dxa"/>
            <w:tcMar>
              <w:top w:w="40" w:type="dxa"/>
              <w:left w:w="80" w:type="dxa"/>
              <w:bottom w:w="40" w:type="dxa"/>
              <w:right w:w="80" w:type="dxa"/>
            </w:tcMar>
          </w:tcPr>
          <w:p w14:paraId="249FA0B0" w14:textId="77777777" w:rsidR="00E81B9B" w:rsidRDefault="00E81B9B" w:rsidP="00E81B9B">
            <w:r>
              <w:rPr>
                <w:sz w:val="17"/>
                <w:szCs w:val="17"/>
              </w:rPr>
              <w:t>Peak</w:t>
            </w:r>
          </w:p>
        </w:tc>
        <w:tc>
          <w:tcPr>
            <w:tcW w:w="1500" w:type="dxa"/>
            <w:tcMar>
              <w:top w:w="40" w:type="dxa"/>
              <w:left w:w="80" w:type="dxa"/>
              <w:bottom w:w="40" w:type="dxa"/>
              <w:right w:w="80" w:type="dxa"/>
            </w:tcMar>
          </w:tcPr>
          <w:p w14:paraId="1AE43C68"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40EE2BA9" w14:textId="7A3605C0" w:rsidR="00E81B9B" w:rsidRPr="00E81B9B" w:rsidRDefault="00E81B9B" w:rsidP="00E81B9B">
            <w:pPr>
              <w:jc w:val="right"/>
              <w:rPr>
                <w:sz w:val="17"/>
                <w:szCs w:val="17"/>
              </w:rPr>
            </w:pPr>
            <w:r w:rsidRPr="00E81B9B">
              <w:rPr>
                <w:sz w:val="17"/>
                <w:szCs w:val="17"/>
              </w:rPr>
              <w:t>0.0009</w:t>
            </w:r>
          </w:p>
        </w:tc>
        <w:tc>
          <w:tcPr>
            <w:tcW w:w="800" w:type="dxa"/>
            <w:tcMar>
              <w:top w:w="40" w:type="dxa"/>
              <w:left w:w="80" w:type="dxa"/>
              <w:bottom w:w="40" w:type="dxa"/>
              <w:right w:w="80" w:type="dxa"/>
            </w:tcMar>
            <w:vAlign w:val="bottom"/>
          </w:tcPr>
          <w:p w14:paraId="0C0DCFFC" w14:textId="3F51EDF8"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08F0A502" w14:textId="70D24C64" w:rsidR="00E81B9B" w:rsidRPr="00E81B9B" w:rsidRDefault="00E81B9B" w:rsidP="00E81B9B">
            <w:pPr>
              <w:jc w:val="right"/>
              <w:rPr>
                <w:sz w:val="17"/>
                <w:szCs w:val="17"/>
              </w:rPr>
            </w:pPr>
            <w:r w:rsidRPr="00E81B9B">
              <w:rPr>
                <w:sz w:val="17"/>
                <w:szCs w:val="17"/>
              </w:rPr>
              <w:t xml:space="preserve">             32,826 </w:t>
            </w:r>
          </w:p>
        </w:tc>
        <w:tc>
          <w:tcPr>
            <w:tcW w:w="1200" w:type="dxa"/>
            <w:tcMar>
              <w:top w:w="40" w:type="dxa"/>
              <w:left w:w="80" w:type="dxa"/>
              <w:bottom w:w="40" w:type="dxa"/>
              <w:right w:w="80" w:type="dxa"/>
            </w:tcMar>
            <w:vAlign w:val="bottom"/>
          </w:tcPr>
          <w:p w14:paraId="12F6E285" w14:textId="258BDAFD" w:rsidR="00E81B9B" w:rsidRPr="00E81B9B" w:rsidRDefault="00E81B9B" w:rsidP="00E81B9B">
            <w:pPr>
              <w:jc w:val="right"/>
              <w:rPr>
                <w:sz w:val="17"/>
                <w:szCs w:val="17"/>
              </w:rPr>
            </w:pPr>
            <w:r w:rsidRPr="00E81B9B">
              <w:rPr>
                <w:sz w:val="17"/>
                <w:szCs w:val="17"/>
              </w:rPr>
              <w:t xml:space="preserve">             36,401 </w:t>
            </w:r>
          </w:p>
        </w:tc>
        <w:tc>
          <w:tcPr>
            <w:tcW w:w="1200" w:type="dxa"/>
            <w:tcMar>
              <w:top w:w="40" w:type="dxa"/>
              <w:left w:w="80" w:type="dxa"/>
              <w:bottom w:w="40" w:type="dxa"/>
              <w:right w:w="80" w:type="dxa"/>
            </w:tcMar>
            <w:vAlign w:val="bottom"/>
          </w:tcPr>
          <w:p w14:paraId="245CC2EA" w14:textId="61B4ED50" w:rsidR="00E81B9B" w:rsidRPr="00E81B9B" w:rsidRDefault="00E81B9B" w:rsidP="00E81B9B">
            <w:pPr>
              <w:jc w:val="right"/>
              <w:rPr>
                <w:sz w:val="17"/>
                <w:szCs w:val="17"/>
              </w:rPr>
            </w:pPr>
            <w:r w:rsidRPr="00E81B9B">
              <w:rPr>
                <w:sz w:val="17"/>
                <w:szCs w:val="17"/>
              </w:rPr>
              <w:t xml:space="preserve">             28,836 </w:t>
            </w:r>
          </w:p>
        </w:tc>
        <w:tc>
          <w:tcPr>
            <w:tcW w:w="1160" w:type="dxa"/>
            <w:tcMar>
              <w:top w:w="40" w:type="dxa"/>
              <w:left w:w="80" w:type="dxa"/>
              <w:bottom w:w="40" w:type="dxa"/>
              <w:right w:w="80" w:type="dxa"/>
            </w:tcMar>
            <w:vAlign w:val="bottom"/>
          </w:tcPr>
          <w:p w14:paraId="15AE4023" w14:textId="1ACF1A34" w:rsidR="00E81B9B" w:rsidRPr="00E81B9B" w:rsidRDefault="00E81B9B" w:rsidP="00E81B9B">
            <w:pPr>
              <w:jc w:val="right"/>
              <w:rPr>
                <w:sz w:val="17"/>
                <w:szCs w:val="17"/>
              </w:rPr>
            </w:pPr>
            <w:r w:rsidRPr="00E81B9B">
              <w:rPr>
                <w:sz w:val="17"/>
                <w:szCs w:val="17"/>
              </w:rPr>
              <w:t xml:space="preserve">            32,573 </w:t>
            </w:r>
          </w:p>
        </w:tc>
      </w:tr>
      <w:tr w:rsidR="00E81B9B" w14:paraId="0ADA88D1" w14:textId="77777777" w:rsidTr="00A67B10">
        <w:tc>
          <w:tcPr>
            <w:tcW w:w="1000" w:type="dxa"/>
            <w:tcMar>
              <w:top w:w="40" w:type="dxa"/>
              <w:left w:w="80" w:type="dxa"/>
              <w:bottom w:w="40" w:type="dxa"/>
              <w:right w:w="80" w:type="dxa"/>
            </w:tcMar>
          </w:tcPr>
          <w:p w14:paraId="045641D5" w14:textId="77777777" w:rsidR="00E81B9B" w:rsidRDefault="00E81B9B" w:rsidP="00E81B9B">
            <w:r>
              <w:rPr>
                <w:sz w:val="17"/>
                <w:szCs w:val="17"/>
              </w:rPr>
              <w:t>Peak</w:t>
            </w:r>
          </w:p>
        </w:tc>
        <w:tc>
          <w:tcPr>
            <w:tcW w:w="1500" w:type="dxa"/>
            <w:tcMar>
              <w:top w:w="40" w:type="dxa"/>
              <w:left w:w="80" w:type="dxa"/>
              <w:bottom w:w="40" w:type="dxa"/>
              <w:right w:w="80" w:type="dxa"/>
            </w:tcMar>
          </w:tcPr>
          <w:p w14:paraId="7C28387B"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2E0BB80D" w14:textId="3EAB5F00" w:rsidR="00E81B9B" w:rsidRPr="00E81B9B" w:rsidRDefault="00E81B9B" w:rsidP="00E81B9B">
            <w:pPr>
              <w:jc w:val="right"/>
              <w:rPr>
                <w:sz w:val="17"/>
                <w:szCs w:val="17"/>
              </w:rPr>
            </w:pPr>
            <w:r w:rsidRPr="00E81B9B">
              <w:rPr>
                <w:sz w:val="17"/>
                <w:szCs w:val="17"/>
              </w:rPr>
              <w:t>0.0013</w:t>
            </w:r>
          </w:p>
        </w:tc>
        <w:tc>
          <w:tcPr>
            <w:tcW w:w="800" w:type="dxa"/>
            <w:tcMar>
              <w:top w:w="40" w:type="dxa"/>
              <w:left w:w="80" w:type="dxa"/>
              <w:bottom w:w="40" w:type="dxa"/>
              <w:right w:w="80" w:type="dxa"/>
            </w:tcMar>
            <w:vAlign w:val="bottom"/>
          </w:tcPr>
          <w:p w14:paraId="12A09DD2" w14:textId="6EBEF84E"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36D345A0" w14:textId="6A18DC4A" w:rsidR="00E81B9B" w:rsidRPr="00E81B9B" w:rsidRDefault="00E81B9B" w:rsidP="00E81B9B">
            <w:pPr>
              <w:jc w:val="right"/>
              <w:rPr>
                <w:sz w:val="17"/>
                <w:szCs w:val="17"/>
              </w:rPr>
            </w:pPr>
            <w:r w:rsidRPr="00E81B9B">
              <w:rPr>
                <w:sz w:val="17"/>
                <w:szCs w:val="17"/>
              </w:rPr>
              <w:t xml:space="preserve">             27,417 </w:t>
            </w:r>
          </w:p>
        </w:tc>
        <w:tc>
          <w:tcPr>
            <w:tcW w:w="1200" w:type="dxa"/>
            <w:tcMar>
              <w:top w:w="40" w:type="dxa"/>
              <w:left w:w="80" w:type="dxa"/>
              <w:bottom w:w="40" w:type="dxa"/>
              <w:right w:w="80" w:type="dxa"/>
            </w:tcMar>
            <w:vAlign w:val="bottom"/>
          </w:tcPr>
          <w:p w14:paraId="6222D7C6" w14:textId="507C0810" w:rsidR="00E81B9B" w:rsidRPr="00E81B9B" w:rsidRDefault="00E81B9B" w:rsidP="00E81B9B">
            <w:pPr>
              <w:jc w:val="right"/>
              <w:rPr>
                <w:sz w:val="17"/>
                <w:szCs w:val="17"/>
              </w:rPr>
            </w:pPr>
            <w:r w:rsidRPr="00E81B9B">
              <w:rPr>
                <w:sz w:val="17"/>
                <w:szCs w:val="17"/>
              </w:rPr>
              <w:t xml:space="preserve">             30,925 </w:t>
            </w:r>
          </w:p>
        </w:tc>
        <w:tc>
          <w:tcPr>
            <w:tcW w:w="1200" w:type="dxa"/>
            <w:tcMar>
              <w:top w:w="40" w:type="dxa"/>
              <w:left w:w="80" w:type="dxa"/>
              <w:bottom w:w="40" w:type="dxa"/>
              <w:right w:w="80" w:type="dxa"/>
            </w:tcMar>
            <w:vAlign w:val="bottom"/>
          </w:tcPr>
          <w:p w14:paraId="6DBCC029" w14:textId="6EE97C9D" w:rsidR="00E81B9B" w:rsidRPr="00E81B9B" w:rsidRDefault="00E81B9B" w:rsidP="00E81B9B">
            <w:pPr>
              <w:jc w:val="right"/>
              <w:rPr>
                <w:sz w:val="17"/>
                <w:szCs w:val="17"/>
              </w:rPr>
            </w:pPr>
            <w:r w:rsidRPr="00E81B9B">
              <w:rPr>
                <w:sz w:val="17"/>
                <w:szCs w:val="17"/>
              </w:rPr>
              <w:t xml:space="preserve">             23,227 </w:t>
            </w:r>
          </w:p>
        </w:tc>
        <w:tc>
          <w:tcPr>
            <w:tcW w:w="1160" w:type="dxa"/>
            <w:tcMar>
              <w:top w:w="40" w:type="dxa"/>
              <w:left w:w="80" w:type="dxa"/>
              <w:bottom w:w="40" w:type="dxa"/>
              <w:right w:w="80" w:type="dxa"/>
            </w:tcMar>
            <w:vAlign w:val="bottom"/>
          </w:tcPr>
          <w:p w14:paraId="7D24E10C" w14:textId="621A0217" w:rsidR="00E81B9B" w:rsidRPr="00E81B9B" w:rsidRDefault="00E81B9B" w:rsidP="00E81B9B">
            <w:pPr>
              <w:jc w:val="right"/>
              <w:rPr>
                <w:sz w:val="17"/>
                <w:szCs w:val="17"/>
              </w:rPr>
            </w:pPr>
            <w:r w:rsidRPr="00E81B9B">
              <w:rPr>
                <w:sz w:val="17"/>
                <w:szCs w:val="17"/>
              </w:rPr>
              <w:t xml:space="preserve">            27,041 </w:t>
            </w:r>
          </w:p>
        </w:tc>
      </w:tr>
      <w:tr w:rsidR="00E81B9B" w14:paraId="137AC8E8" w14:textId="77777777" w:rsidTr="00A67B10">
        <w:tc>
          <w:tcPr>
            <w:tcW w:w="1000" w:type="dxa"/>
            <w:tcMar>
              <w:top w:w="40" w:type="dxa"/>
              <w:left w:w="80" w:type="dxa"/>
              <w:bottom w:w="40" w:type="dxa"/>
              <w:right w:w="80" w:type="dxa"/>
            </w:tcMar>
          </w:tcPr>
          <w:p w14:paraId="7CBF6C59" w14:textId="77777777" w:rsidR="00E81B9B" w:rsidRDefault="00E81B9B" w:rsidP="00E81B9B">
            <w:r>
              <w:rPr>
                <w:sz w:val="17"/>
                <w:szCs w:val="17"/>
              </w:rPr>
              <w:t>Peak</w:t>
            </w:r>
          </w:p>
        </w:tc>
        <w:tc>
          <w:tcPr>
            <w:tcW w:w="1500" w:type="dxa"/>
            <w:tcMar>
              <w:top w:w="40" w:type="dxa"/>
              <w:left w:w="80" w:type="dxa"/>
              <w:bottom w:w="40" w:type="dxa"/>
              <w:right w:w="80" w:type="dxa"/>
            </w:tcMar>
          </w:tcPr>
          <w:p w14:paraId="56AC9BE6"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36E5B347" w14:textId="43144F96" w:rsidR="00E81B9B" w:rsidRPr="00E81B9B" w:rsidRDefault="00E81B9B" w:rsidP="00E81B9B">
            <w:pPr>
              <w:jc w:val="right"/>
              <w:rPr>
                <w:sz w:val="17"/>
                <w:szCs w:val="17"/>
              </w:rPr>
            </w:pPr>
            <w:r w:rsidRPr="00E81B9B">
              <w:rPr>
                <w:sz w:val="17"/>
                <w:szCs w:val="17"/>
              </w:rPr>
              <w:t>0.0030</w:t>
            </w:r>
          </w:p>
        </w:tc>
        <w:tc>
          <w:tcPr>
            <w:tcW w:w="800" w:type="dxa"/>
            <w:tcMar>
              <w:top w:w="40" w:type="dxa"/>
              <w:left w:w="80" w:type="dxa"/>
              <w:bottom w:w="40" w:type="dxa"/>
              <w:right w:w="80" w:type="dxa"/>
            </w:tcMar>
            <w:vAlign w:val="bottom"/>
          </w:tcPr>
          <w:p w14:paraId="251B73C6" w14:textId="521EBD5B"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293549A0" w14:textId="35634FA3" w:rsidR="00E81B9B" w:rsidRPr="00E81B9B" w:rsidRDefault="00E81B9B" w:rsidP="00E81B9B">
            <w:pPr>
              <w:jc w:val="right"/>
              <w:rPr>
                <w:sz w:val="17"/>
                <w:szCs w:val="17"/>
              </w:rPr>
            </w:pPr>
            <w:r w:rsidRPr="00E81B9B">
              <w:rPr>
                <w:sz w:val="17"/>
                <w:szCs w:val="17"/>
              </w:rPr>
              <w:t xml:space="preserve">             19,408 </w:t>
            </w:r>
          </w:p>
        </w:tc>
        <w:tc>
          <w:tcPr>
            <w:tcW w:w="1200" w:type="dxa"/>
            <w:tcMar>
              <w:top w:w="40" w:type="dxa"/>
              <w:left w:w="80" w:type="dxa"/>
              <w:bottom w:w="40" w:type="dxa"/>
              <w:right w:w="80" w:type="dxa"/>
            </w:tcMar>
            <w:vAlign w:val="bottom"/>
          </w:tcPr>
          <w:p w14:paraId="7C5638AB" w14:textId="2BE5EE7A" w:rsidR="00E81B9B" w:rsidRPr="00E81B9B" w:rsidRDefault="00E81B9B" w:rsidP="00E81B9B">
            <w:pPr>
              <w:jc w:val="right"/>
              <w:rPr>
                <w:sz w:val="17"/>
                <w:szCs w:val="17"/>
              </w:rPr>
            </w:pPr>
            <w:r w:rsidRPr="00E81B9B">
              <w:rPr>
                <w:sz w:val="17"/>
                <w:szCs w:val="17"/>
              </w:rPr>
              <w:t xml:space="preserve">             23,026 </w:t>
            </w:r>
          </w:p>
        </w:tc>
        <w:tc>
          <w:tcPr>
            <w:tcW w:w="1200" w:type="dxa"/>
            <w:tcMar>
              <w:top w:w="40" w:type="dxa"/>
              <w:left w:w="80" w:type="dxa"/>
              <w:bottom w:w="40" w:type="dxa"/>
              <w:right w:w="80" w:type="dxa"/>
            </w:tcMar>
            <w:vAlign w:val="bottom"/>
          </w:tcPr>
          <w:p w14:paraId="12C8E525" w14:textId="5CFA2218" w:rsidR="00E81B9B" w:rsidRPr="00E81B9B" w:rsidRDefault="00E81B9B" w:rsidP="00E81B9B">
            <w:pPr>
              <w:jc w:val="right"/>
              <w:rPr>
                <w:sz w:val="17"/>
                <w:szCs w:val="17"/>
              </w:rPr>
            </w:pPr>
            <w:r w:rsidRPr="00E81B9B">
              <w:rPr>
                <w:sz w:val="17"/>
                <w:szCs w:val="17"/>
              </w:rPr>
              <w:t xml:space="preserve">             14,842 </w:t>
            </w:r>
          </w:p>
        </w:tc>
        <w:tc>
          <w:tcPr>
            <w:tcW w:w="1160" w:type="dxa"/>
            <w:tcMar>
              <w:top w:w="40" w:type="dxa"/>
              <w:left w:w="80" w:type="dxa"/>
              <w:bottom w:w="40" w:type="dxa"/>
              <w:right w:w="80" w:type="dxa"/>
            </w:tcMar>
            <w:vAlign w:val="bottom"/>
          </w:tcPr>
          <w:p w14:paraId="400B7B02" w14:textId="2130A440" w:rsidR="00E81B9B" w:rsidRPr="00E81B9B" w:rsidRDefault="00E81B9B" w:rsidP="00E81B9B">
            <w:pPr>
              <w:jc w:val="right"/>
              <w:rPr>
                <w:sz w:val="17"/>
                <w:szCs w:val="17"/>
              </w:rPr>
            </w:pPr>
            <w:r w:rsidRPr="00E81B9B">
              <w:rPr>
                <w:sz w:val="17"/>
                <w:szCs w:val="17"/>
              </w:rPr>
              <w:t xml:space="preserve">            18,564 </w:t>
            </w:r>
          </w:p>
        </w:tc>
      </w:tr>
      <w:tr w:rsidR="00E81B9B" w14:paraId="16C7B823" w14:textId="77777777" w:rsidTr="00A67B10">
        <w:tc>
          <w:tcPr>
            <w:tcW w:w="1000" w:type="dxa"/>
            <w:tcMar>
              <w:top w:w="40" w:type="dxa"/>
              <w:left w:w="80" w:type="dxa"/>
              <w:bottom w:w="40" w:type="dxa"/>
              <w:right w:w="80" w:type="dxa"/>
            </w:tcMar>
          </w:tcPr>
          <w:p w14:paraId="687A2334" w14:textId="77777777" w:rsidR="00E81B9B" w:rsidRDefault="00E81B9B" w:rsidP="00E81B9B">
            <w:r>
              <w:rPr>
                <w:sz w:val="17"/>
                <w:szCs w:val="17"/>
              </w:rPr>
              <w:t>1-Day</w:t>
            </w:r>
          </w:p>
        </w:tc>
        <w:tc>
          <w:tcPr>
            <w:tcW w:w="1500" w:type="dxa"/>
            <w:tcMar>
              <w:top w:w="40" w:type="dxa"/>
              <w:left w:w="80" w:type="dxa"/>
              <w:bottom w:w="40" w:type="dxa"/>
              <w:right w:w="80" w:type="dxa"/>
            </w:tcMar>
          </w:tcPr>
          <w:p w14:paraId="30A56133"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538EBD2A" w14:textId="30F08257" w:rsidR="00E81B9B" w:rsidRPr="00E81B9B" w:rsidRDefault="00E81B9B" w:rsidP="00E81B9B">
            <w:pPr>
              <w:jc w:val="right"/>
              <w:rPr>
                <w:sz w:val="17"/>
                <w:szCs w:val="17"/>
              </w:rPr>
            </w:pPr>
            <w:r w:rsidRPr="00E81B9B">
              <w:rPr>
                <w:sz w:val="17"/>
                <w:szCs w:val="17"/>
              </w:rPr>
              <w:t>0.0109</w:t>
            </w:r>
          </w:p>
        </w:tc>
        <w:tc>
          <w:tcPr>
            <w:tcW w:w="800" w:type="dxa"/>
            <w:tcMar>
              <w:top w:w="40" w:type="dxa"/>
              <w:left w:w="80" w:type="dxa"/>
              <w:bottom w:w="40" w:type="dxa"/>
              <w:right w:w="80" w:type="dxa"/>
            </w:tcMar>
            <w:vAlign w:val="bottom"/>
          </w:tcPr>
          <w:p w14:paraId="25FBD3B8" w14:textId="4491C0E6"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48F5FD0E" w14:textId="03A58F2C" w:rsidR="00E81B9B" w:rsidRPr="00E81B9B" w:rsidRDefault="00E81B9B" w:rsidP="00E81B9B">
            <w:pPr>
              <w:jc w:val="right"/>
              <w:rPr>
                <w:sz w:val="17"/>
                <w:szCs w:val="17"/>
              </w:rPr>
            </w:pPr>
            <w:r w:rsidRPr="00E81B9B">
              <w:rPr>
                <w:sz w:val="17"/>
                <w:szCs w:val="17"/>
              </w:rPr>
              <w:t xml:space="preserve">           299,447 </w:t>
            </w:r>
          </w:p>
        </w:tc>
        <w:tc>
          <w:tcPr>
            <w:tcW w:w="1200" w:type="dxa"/>
            <w:tcMar>
              <w:top w:w="40" w:type="dxa"/>
              <w:left w:w="80" w:type="dxa"/>
              <w:bottom w:w="40" w:type="dxa"/>
              <w:right w:w="80" w:type="dxa"/>
            </w:tcMar>
            <w:vAlign w:val="bottom"/>
          </w:tcPr>
          <w:p w14:paraId="1FF9D94E" w14:textId="156BB6B5" w:rsidR="00E81B9B" w:rsidRPr="00E81B9B" w:rsidRDefault="00E81B9B" w:rsidP="00E81B9B">
            <w:pPr>
              <w:jc w:val="right"/>
              <w:rPr>
                <w:sz w:val="17"/>
                <w:szCs w:val="17"/>
              </w:rPr>
            </w:pPr>
            <w:r w:rsidRPr="00E81B9B">
              <w:rPr>
                <w:sz w:val="17"/>
                <w:szCs w:val="17"/>
              </w:rPr>
              <w:t xml:space="preserve">           479,405 </w:t>
            </w:r>
          </w:p>
        </w:tc>
        <w:tc>
          <w:tcPr>
            <w:tcW w:w="1200" w:type="dxa"/>
            <w:tcMar>
              <w:top w:w="40" w:type="dxa"/>
              <w:left w:w="80" w:type="dxa"/>
              <w:bottom w:w="40" w:type="dxa"/>
              <w:right w:w="80" w:type="dxa"/>
            </w:tcMar>
            <w:vAlign w:val="bottom"/>
          </w:tcPr>
          <w:p w14:paraId="4F12494C" w14:textId="05338610" w:rsidR="00E81B9B" w:rsidRPr="00E81B9B" w:rsidRDefault="00E81B9B" w:rsidP="00E81B9B">
            <w:pPr>
              <w:jc w:val="right"/>
              <w:rPr>
                <w:sz w:val="17"/>
                <w:szCs w:val="17"/>
              </w:rPr>
            </w:pPr>
            <w:r w:rsidRPr="00E81B9B">
              <w:rPr>
                <w:sz w:val="17"/>
                <w:szCs w:val="17"/>
              </w:rPr>
              <w:t xml:space="preserve">           221,040 </w:t>
            </w:r>
          </w:p>
        </w:tc>
        <w:tc>
          <w:tcPr>
            <w:tcW w:w="1160" w:type="dxa"/>
            <w:tcMar>
              <w:top w:w="40" w:type="dxa"/>
              <w:left w:w="80" w:type="dxa"/>
              <w:bottom w:w="40" w:type="dxa"/>
              <w:right w:w="80" w:type="dxa"/>
            </w:tcMar>
            <w:vAlign w:val="bottom"/>
          </w:tcPr>
          <w:p w14:paraId="0B92B8C9" w14:textId="6B406A08" w:rsidR="00E81B9B" w:rsidRPr="00E81B9B" w:rsidRDefault="00E81B9B" w:rsidP="00E81B9B">
            <w:pPr>
              <w:jc w:val="right"/>
              <w:rPr>
                <w:sz w:val="17"/>
                <w:szCs w:val="17"/>
              </w:rPr>
            </w:pPr>
            <w:r w:rsidRPr="00E81B9B">
              <w:rPr>
                <w:sz w:val="17"/>
                <w:szCs w:val="17"/>
              </w:rPr>
              <w:t xml:space="preserve">          386,105 </w:t>
            </w:r>
          </w:p>
        </w:tc>
      </w:tr>
      <w:tr w:rsidR="00E81B9B" w14:paraId="52D05B36" w14:textId="77777777" w:rsidTr="00A67B10">
        <w:tc>
          <w:tcPr>
            <w:tcW w:w="1000" w:type="dxa"/>
            <w:tcMar>
              <w:top w:w="40" w:type="dxa"/>
              <w:left w:w="80" w:type="dxa"/>
              <w:bottom w:w="40" w:type="dxa"/>
              <w:right w:w="80" w:type="dxa"/>
            </w:tcMar>
          </w:tcPr>
          <w:p w14:paraId="06EFC446" w14:textId="77777777" w:rsidR="00E81B9B" w:rsidRDefault="00E81B9B" w:rsidP="00E81B9B">
            <w:r>
              <w:rPr>
                <w:sz w:val="17"/>
                <w:szCs w:val="17"/>
              </w:rPr>
              <w:t>1-Day</w:t>
            </w:r>
          </w:p>
        </w:tc>
        <w:tc>
          <w:tcPr>
            <w:tcW w:w="1500" w:type="dxa"/>
            <w:tcMar>
              <w:top w:w="40" w:type="dxa"/>
              <w:left w:w="80" w:type="dxa"/>
              <w:bottom w:w="40" w:type="dxa"/>
              <w:right w:w="80" w:type="dxa"/>
            </w:tcMar>
          </w:tcPr>
          <w:p w14:paraId="374975B1"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1834CCFD" w14:textId="37B176F4" w:rsidR="00E81B9B" w:rsidRPr="00E81B9B" w:rsidRDefault="00E81B9B" w:rsidP="00E81B9B">
            <w:pPr>
              <w:jc w:val="right"/>
              <w:rPr>
                <w:sz w:val="17"/>
                <w:szCs w:val="17"/>
              </w:rPr>
            </w:pPr>
            <w:r w:rsidRPr="00E81B9B">
              <w:rPr>
                <w:sz w:val="17"/>
                <w:szCs w:val="17"/>
              </w:rPr>
              <w:t>0.0092</w:t>
            </w:r>
          </w:p>
        </w:tc>
        <w:tc>
          <w:tcPr>
            <w:tcW w:w="800" w:type="dxa"/>
            <w:tcMar>
              <w:top w:w="40" w:type="dxa"/>
              <w:left w:w="80" w:type="dxa"/>
              <w:bottom w:w="40" w:type="dxa"/>
              <w:right w:w="80" w:type="dxa"/>
            </w:tcMar>
            <w:vAlign w:val="bottom"/>
          </w:tcPr>
          <w:p w14:paraId="3CA8B68A" w14:textId="17A7865D"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2F6FA18D" w14:textId="6F0592F0" w:rsidR="00E81B9B" w:rsidRPr="00E81B9B" w:rsidRDefault="00E81B9B" w:rsidP="00E81B9B">
            <w:pPr>
              <w:jc w:val="right"/>
              <w:rPr>
                <w:sz w:val="17"/>
                <w:szCs w:val="17"/>
              </w:rPr>
            </w:pPr>
            <w:r w:rsidRPr="00E81B9B">
              <w:rPr>
                <w:sz w:val="17"/>
                <w:szCs w:val="17"/>
              </w:rPr>
              <w:t xml:space="preserve">           276,822 </w:t>
            </w:r>
          </w:p>
        </w:tc>
        <w:tc>
          <w:tcPr>
            <w:tcW w:w="1200" w:type="dxa"/>
            <w:tcMar>
              <w:top w:w="40" w:type="dxa"/>
              <w:left w:w="80" w:type="dxa"/>
              <w:bottom w:w="40" w:type="dxa"/>
              <w:right w:w="80" w:type="dxa"/>
            </w:tcMar>
            <w:vAlign w:val="bottom"/>
          </w:tcPr>
          <w:p w14:paraId="68957AC2" w14:textId="746345F9" w:rsidR="00E81B9B" w:rsidRPr="00E81B9B" w:rsidRDefault="00E81B9B" w:rsidP="00E81B9B">
            <w:pPr>
              <w:jc w:val="right"/>
              <w:rPr>
                <w:sz w:val="17"/>
                <w:szCs w:val="17"/>
              </w:rPr>
            </w:pPr>
            <w:r w:rsidRPr="00E81B9B">
              <w:rPr>
                <w:sz w:val="17"/>
                <w:szCs w:val="17"/>
              </w:rPr>
              <w:t xml:space="preserve">           426,187 </w:t>
            </w:r>
          </w:p>
        </w:tc>
        <w:tc>
          <w:tcPr>
            <w:tcW w:w="1200" w:type="dxa"/>
            <w:tcMar>
              <w:top w:w="40" w:type="dxa"/>
              <w:left w:w="80" w:type="dxa"/>
              <w:bottom w:w="40" w:type="dxa"/>
              <w:right w:w="80" w:type="dxa"/>
            </w:tcMar>
            <w:vAlign w:val="bottom"/>
          </w:tcPr>
          <w:p w14:paraId="49934AD4" w14:textId="1863A26C" w:rsidR="00E81B9B" w:rsidRPr="00E81B9B" w:rsidRDefault="00E81B9B" w:rsidP="00E81B9B">
            <w:pPr>
              <w:jc w:val="right"/>
              <w:rPr>
                <w:sz w:val="17"/>
                <w:szCs w:val="17"/>
              </w:rPr>
            </w:pPr>
            <w:r w:rsidRPr="00E81B9B">
              <w:rPr>
                <w:sz w:val="17"/>
                <w:szCs w:val="17"/>
              </w:rPr>
              <w:t xml:space="preserve">           209,249 </w:t>
            </w:r>
          </w:p>
        </w:tc>
        <w:tc>
          <w:tcPr>
            <w:tcW w:w="1160" w:type="dxa"/>
            <w:tcMar>
              <w:top w:w="40" w:type="dxa"/>
              <w:left w:w="80" w:type="dxa"/>
              <w:bottom w:w="40" w:type="dxa"/>
              <w:right w:w="80" w:type="dxa"/>
            </w:tcMar>
            <w:vAlign w:val="bottom"/>
          </w:tcPr>
          <w:p w14:paraId="32AA8580" w14:textId="47C4FD90" w:rsidR="00E81B9B" w:rsidRPr="00E81B9B" w:rsidRDefault="00E81B9B" w:rsidP="00E81B9B">
            <w:pPr>
              <w:jc w:val="right"/>
              <w:rPr>
                <w:sz w:val="17"/>
                <w:szCs w:val="17"/>
              </w:rPr>
            </w:pPr>
            <w:r w:rsidRPr="00E81B9B">
              <w:rPr>
                <w:sz w:val="17"/>
                <w:szCs w:val="17"/>
              </w:rPr>
              <w:t xml:space="preserve">          338,896 </w:t>
            </w:r>
          </w:p>
        </w:tc>
      </w:tr>
      <w:tr w:rsidR="00E81B9B" w14:paraId="66E667D2" w14:textId="77777777" w:rsidTr="00A67B10">
        <w:tc>
          <w:tcPr>
            <w:tcW w:w="1000" w:type="dxa"/>
            <w:tcMar>
              <w:top w:w="40" w:type="dxa"/>
              <w:left w:w="80" w:type="dxa"/>
              <w:bottom w:w="40" w:type="dxa"/>
              <w:right w:w="80" w:type="dxa"/>
            </w:tcMar>
          </w:tcPr>
          <w:p w14:paraId="1E480D0C" w14:textId="77777777" w:rsidR="00E81B9B" w:rsidRDefault="00E81B9B" w:rsidP="00E81B9B">
            <w:r>
              <w:rPr>
                <w:sz w:val="17"/>
                <w:szCs w:val="17"/>
              </w:rPr>
              <w:t>1-Day</w:t>
            </w:r>
          </w:p>
        </w:tc>
        <w:tc>
          <w:tcPr>
            <w:tcW w:w="1500" w:type="dxa"/>
            <w:tcMar>
              <w:top w:w="40" w:type="dxa"/>
              <w:left w:w="80" w:type="dxa"/>
              <w:bottom w:w="40" w:type="dxa"/>
              <w:right w:w="80" w:type="dxa"/>
            </w:tcMar>
          </w:tcPr>
          <w:p w14:paraId="4D294473"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4333C75E" w14:textId="729A0C98" w:rsidR="00E81B9B" w:rsidRPr="00E81B9B" w:rsidRDefault="00E81B9B" w:rsidP="00E81B9B">
            <w:pPr>
              <w:jc w:val="right"/>
              <w:rPr>
                <w:sz w:val="17"/>
                <w:szCs w:val="17"/>
              </w:rPr>
            </w:pPr>
            <w:r w:rsidRPr="00E81B9B">
              <w:rPr>
                <w:sz w:val="17"/>
                <w:szCs w:val="17"/>
              </w:rPr>
              <w:t>0.0072</w:t>
            </w:r>
          </w:p>
        </w:tc>
        <w:tc>
          <w:tcPr>
            <w:tcW w:w="800" w:type="dxa"/>
            <w:tcMar>
              <w:top w:w="40" w:type="dxa"/>
              <w:left w:w="80" w:type="dxa"/>
              <w:bottom w:w="40" w:type="dxa"/>
              <w:right w:w="80" w:type="dxa"/>
            </w:tcMar>
            <w:vAlign w:val="bottom"/>
          </w:tcPr>
          <w:p w14:paraId="347447F3" w14:textId="6F08A854"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6BF91735" w14:textId="3A97157F" w:rsidR="00E81B9B" w:rsidRPr="00E81B9B" w:rsidRDefault="00E81B9B" w:rsidP="00E81B9B">
            <w:pPr>
              <w:jc w:val="right"/>
              <w:rPr>
                <w:sz w:val="17"/>
                <w:szCs w:val="17"/>
              </w:rPr>
            </w:pPr>
            <w:r w:rsidRPr="00E81B9B">
              <w:rPr>
                <w:sz w:val="17"/>
                <w:szCs w:val="17"/>
              </w:rPr>
              <w:t xml:space="preserve">           247,988 </w:t>
            </w:r>
          </w:p>
        </w:tc>
        <w:tc>
          <w:tcPr>
            <w:tcW w:w="1200" w:type="dxa"/>
            <w:tcMar>
              <w:top w:w="40" w:type="dxa"/>
              <w:left w:w="80" w:type="dxa"/>
              <w:bottom w:w="40" w:type="dxa"/>
              <w:right w:w="80" w:type="dxa"/>
            </w:tcMar>
            <w:vAlign w:val="bottom"/>
          </w:tcPr>
          <w:p w14:paraId="4DFC359A" w14:textId="67088598" w:rsidR="00E81B9B" w:rsidRPr="00E81B9B" w:rsidRDefault="00E81B9B" w:rsidP="00E81B9B">
            <w:pPr>
              <w:jc w:val="right"/>
              <w:rPr>
                <w:sz w:val="17"/>
                <w:szCs w:val="17"/>
              </w:rPr>
            </w:pPr>
            <w:r w:rsidRPr="00E81B9B">
              <w:rPr>
                <w:sz w:val="17"/>
                <w:szCs w:val="17"/>
              </w:rPr>
              <w:t xml:space="preserve">           362,832 </w:t>
            </w:r>
          </w:p>
        </w:tc>
        <w:tc>
          <w:tcPr>
            <w:tcW w:w="1200" w:type="dxa"/>
            <w:tcMar>
              <w:top w:w="40" w:type="dxa"/>
              <w:left w:w="80" w:type="dxa"/>
              <w:bottom w:w="40" w:type="dxa"/>
              <w:right w:w="80" w:type="dxa"/>
            </w:tcMar>
            <w:vAlign w:val="bottom"/>
          </w:tcPr>
          <w:p w14:paraId="5FA13DC5" w14:textId="2F09959E" w:rsidR="00E81B9B" w:rsidRPr="00E81B9B" w:rsidRDefault="00E81B9B" w:rsidP="00E81B9B">
            <w:pPr>
              <w:jc w:val="right"/>
              <w:rPr>
                <w:sz w:val="17"/>
                <w:szCs w:val="17"/>
              </w:rPr>
            </w:pPr>
            <w:r w:rsidRPr="00E81B9B">
              <w:rPr>
                <w:sz w:val="17"/>
                <w:szCs w:val="17"/>
              </w:rPr>
              <w:t xml:space="preserve">           193,367 </w:t>
            </w:r>
          </w:p>
        </w:tc>
        <w:tc>
          <w:tcPr>
            <w:tcW w:w="1160" w:type="dxa"/>
            <w:tcMar>
              <w:top w:w="40" w:type="dxa"/>
              <w:left w:w="80" w:type="dxa"/>
              <w:bottom w:w="40" w:type="dxa"/>
              <w:right w:w="80" w:type="dxa"/>
            </w:tcMar>
            <w:vAlign w:val="bottom"/>
          </w:tcPr>
          <w:p w14:paraId="47CB8CD3" w14:textId="737AC42E" w:rsidR="00E81B9B" w:rsidRPr="00E81B9B" w:rsidRDefault="00E81B9B" w:rsidP="00E81B9B">
            <w:pPr>
              <w:jc w:val="right"/>
              <w:rPr>
                <w:sz w:val="17"/>
                <w:szCs w:val="17"/>
              </w:rPr>
            </w:pPr>
            <w:r w:rsidRPr="00E81B9B">
              <w:rPr>
                <w:sz w:val="17"/>
                <w:szCs w:val="17"/>
              </w:rPr>
              <w:t xml:space="preserve">          286,800 </w:t>
            </w:r>
          </w:p>
        </w:tc>
      </w:tr>
      <w:tr w:rsidR="00E81B9B" w14:paraId="602E78EE" w14:textId="77777777" w:rsidTr="00A67B10">
        <w:tc>
          <w:tcPr>
            <w:tcW w:w="1000" w:type="dxa"/>
            <w:tcMar>
              <w:top w:w="40" w:type="dxa"/>
              <w:left w:w="80" w:type="dxa"/>
              <w:bottom w:w="40" w:type="dxa"/>
              <w:right w:w="80" w:type="dxa"/>
            </w:tcMar>
          </w:tcPr>
          <w:p w14:paraId="3029D615" w14:textId="77777777" w:rsidR="00E81B9B" w:rsidRDefault="00E81B9B" w:rsidP="00E81B9B">
            <w:r>
              <w:rPr>
                <w:sz w:val="17"/>
                <w:szCs w:val="17"/>
              </w:rPr>
              <w:t>1-Day</w:t>
            </w:r>
          </w:p>
        </w:tc>
        <w:tc>
          <w:tcPr>
            <w:tcW w:w="1500" w:type="dxa"/>
            <w:tcMar>
              <w:top w:w="40" w:type="dxa"/>
              <w:left w:w="80" w:type="dxa"/>
              <w:bottom w:w="40" w:type="dxa"/>
              <w:right w:w="80" w:type="dxa"/>
            </w:tcMar>
          </w:tcPr>
          <w:p w14:paraId="5006A198"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29722660" w14:textId="53C73A77" w:rsidR="00E81B9B" w:rsidRPr="00E81B9B" w:rsidRDefault="00E81B9B" w:rsidP="00E81B9B">
            <w:pPr>
              <w:jc w:val="right"/>
              <w:rPr>
                <w:sz w:val="17"/>
                <w:szCs w:val="17"/>
              </w:rPr>
            </w:pPr>
            <w:r w:rsidRPr="00E81B9B">
              <w:rPr>
                <w:sz w:val="17"/>
                <w:szCs w:val="17"/>
              </w:rPr>
              <w:t>0.0059</w:t>
            </w:r>
          </w:p>
        </w:tc>
        <w:tc>
          <w:tcPr>
            <w:tcW w:w="800" w:type="dxa"/>
            <w:tcMar>
              <w:top w:w="40" w:type="dxa"/>
              <w:left w:w="80" w:type="dxa"/>
              <w:bottom w:w="40" w:type="dxa"/>
              <w:right w:w="80" w:type="dxa"/>
            </w:tcMar>
            <w:vAlign w:val="bottom"/>
          </w:tcPr>
          <w:p w14:paraId="1B3708C5" w14:textId="273C97E7"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29582384" w14:textId="078DDBC3" w:rsidR="00E81B9B" w:rsidRPr="00E81B9B" w:rsidRDefault="00E81B9B" w:rsidP="00E81B9B">
            <w:pPr>
              <w:jc w:val="right"/>
              <w:rPr>
                <w:sz w:val="17"/>
                <w:szCs w:val="17"/>
              </w:rPr>
            </w:pPr>
            <w:r w:rsidRPr="00E81B9B">
              <w:rPr>
                <w:sz w:val="17"/>
                <w:szCs w:val="17"/>
              </w:rPr>
              <w:t xml:space="preserve">           226,952 </w:t>
            </w:r>
          </w:p>
        </w:tc>
        <w:tc>
          <w:tcPr>
            <w:tcW w:w="1200" w:type="dxa"/>
            <w:tcMar>
              <w:top w:w="40" w:type="dxa"/>
              <w:left w:w="80" w:type="dxa"/>
              <w:bottom w:w="40" w:type="dxa"/>
              <w:right w:w="80" w:type="dxa"/>
            </w:tcMar>
            <w:vAlign w:val="bottom"/>
          </w:tcPr>
          <w:p w14:paraId="35575067" w14:textId="42658D56" w:rsidR="00E81B9B" w:rsidRPr="00E81B9B" w:rsidRDefault="00E81B9B" w:rsidP="00E81B9B">
            <w:pPr>
              <w:jc w:val="right"/>
              <w:rPr>
                <w:sz w:val="17"/>
                <w:szCs w:val="17"/>
              </w:rPr>
            </w:pPr>
            <w:r w:rsidRPr="00E81B9B">
              <w:rPr>
                <w:sz w:val="17"/>
                <w:szCs w:val="17"/>
              </w:rPr>
              <w:t xml:space="preserve">           319,700 </w:t>
            </w:r>
          </w:p>
        </w:tc>
        <w:tc>
          <w:tcPr>
            <w:tcW w:w="1200" w:type="dxa"/>
            <w:tcMar>
              <w:top w:w="40" w:type="dxa"/>
              <w:left w:w="80" w:type="dxa"/>
              <w:bottom w:w="40" w:type="dxa"/>
              <w:right w:w="80" w:type="dxa"/>
            </w:tcMar>
            <w:vAlign w:val="bottom"/>
          </w:tcPr>
          <w:p w14:paraId="71B443E6" w14:textId="13C50FDF" w:rsidR="00E81B9B" w:rsidRPr="00E81B9B" w:rsidRDefault="00E81B9B" w:rsidP="00E81B9B">
            <w:pPr>
              <w:jc w:val="right"/>
              <w:rPr>
                <w:sz w:val="17"/>
                <w:szCs w:val="17"/>
              </w:rPr>
            </w:pPr>
            <w:r w:rsidRPr="00E81B9B">
              <w:rPr>
                <w:sz w:val="17"/>
                <w:szCs w:val="17"/>
              </w:rPr>
              <w:t xml:space="preserve">           181,106 </w:t>
            </w:r>
          </w:p>
        </w:tc>
        <w:tc>
          <w:tcPr>
            <w:tcW w:w="1160" w:type="dxa"/>
            <w:tcMar>
              <w:top w:w="40" w:type="dxa"/>
              <w:left w:w="80" w:type="dxa"/>
              <w:bottom w:w="40" w:type="dxa"/>
              <w:right w:w="80" w:type="dxa"/>
            </w:tcMar>
            <w:vAlign w:val="bottom"/>
          </w:tcPr>
          <w:p w14:paraId="2B9DCF82" w14:textId="59E64F3D" w:rsidR="00E81B9B" w:rsidRPr="00E81B9B" w:rsidRDefault="00E81B9B" w:rsidP="00E81B9B">
            <w:pPr>
              <w:jc w:val="right"/>
              <w:rPr>
                <w:sz w:val="17"/>
                <w:szCs w:val="17"/>
              </w:rPr>
            </w:pPr>
            <w:r w:rsidRPr="00E81B9B">
              <w:rPr>
                <w:sz w:val="17"/>
                <w:szCs w:val="17"/>
              </w:rPr>
              <w:t xml:space="preserve">          253,245 </w:t>
            </w:r>
          </w:p>
        </w:tc>
      </w:tr>
      <w:tr w:rsidR="00E81B9B" w14:paraId="23C1509A" w14:textId="77777777" w:rsidTr="00A67B10">
        <w:tc>
          <w:tcPr>
            <w:tcW w:w="1000" w:type="dxa"/>
            <w:tcMar>
              <w:top w:w="40" w:type="dxa"/>
              <w:left w:w="80" w:type="dxa"/>
              <w:bottom w:w="40" w:type="dxa"/>
              <w:right w:w="80" w:type="dxa"/>
            </w:tcMar>
          </w:tcPr>
          <w:p w14:paraId="71E21FF8" w14:textId="77777777" w:rsidR="00E81B9B" w:rsidRDefault="00E81B9B" w:rsidP="00E81B9B">
            <w:r>
              <w:rPr>
                <w:sz w:val="17"/>
                <w:szCs w:val="17"/>
              </w:rPr>
              <w:t>1-Day</w:t>
            </w:r>
          </w:p>
        </w:tc>
        <w:tc>
          <w:tcPr>
            <w:tcW w:w="1500" w:type="dxa"/>
            <w:tcMar>
              <w:top w:w="40" w:type="dxa"/>
              <w:left w:w="80" w:type="dxa"/>
              <w:bottom w:w="40" w:type="dxa"/>
              <w:right w:w="80" w:type="dxa"/>
            </w:tcMar>
          </w:tcPr>
          <w:p w14:paraId="0AF16150"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692EE30C" w14:textId="0D768F9E" w:rsidR="00E81B9B" w:rsidRPr="00E81B9B" w:rsidRDefault="00E81B9B" w:rsidP="00E81B9B">
            <w:pPr>
              <w:jc w:val="right"/>
              <w:rPr>
                <w:sz w:val="17"/>
                <w:szCs w:val="17"/>
              </w:rPr>
            </w:pPr>
            <w:r w:rsidRPr="00E81B9B">
              <w:rPr>
                <w:sz w:val="17"/>
                <w:szCs w:val="17"/>
              </w:rPr>
              <w:t>0.0047</w:t>
            </w:r>
          </w:p>
        </w:tc>
        <w:tc>
          <w:tcPr>
            <w:tcW w:w="800" w:type="dxa"/>
            <w:tcMar>
              <w:top w:w="40" w:type="dxa"/>
              <w:left w:w="80" w:type="dxa"/>
              <w:bottom w:w="40" w:type="dxa"/>
              <w:right w:w="80" w:type="dxa"/>
            </w:tcMar>
            <w:vAlign w:val="bottom"/>
          </w:tcPr>
          <w:p w14:paraId="46C92AE9" w14:textId="262F427E"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2E800789" w14:textId="54932C84" w:rsidR="00E81B9B" w:rsidRPr="00E81B9B" w:rsidRDefault="00E81B9B" w:rsidP="00E81B9B">
            <w:pPr>
              <w:jc w:val="right"/>
              <w:rPr>
                <w:sz w:val="17"/>
                <w:szCs w:val="17"/>
              </w:rPr>
            </w:pPr>
            <w:r w:rsidRPr="00E81B9B">
              <w:rPr>
                <w:sz w:val="17"/>
                <w:szCs w:val="17"/>
              </w:rPr>
              <w:t xml:space="preserve">           206,550 </w:t>
            </w:r>
          </w:p>
        </w:tc>
        <w:tc>
          <w:tcPr>
            <w:tcW w:w="1200" w:type="dxa"/>
            <w:tcMar>
              <w:top w:w="40" w:type="dxa"/>
              <w:left w:w="80" w:type="dxa"/>
              <w:bottom w:w="40" w:type="dxa"/>
              <w:right w:w="80" w:type="dxa"/>
            </w:tcMar>
            <w:vAlign w:val="bottom"/>
          </w:tcPr>
          <w:p w14:paraId="00ADD2EA" w14:textId="324E36E6" w:rsidR="00E81B9B" w:rsidRPr="00E81B9B" w:rsidRDefault="00E81B9B" w:rsidP="00E81B9B">
            <w:pPr>
              <w:jc w:val="right"/>
              <w:rPr>
                <w:sz w:val="17"/>
                <w:szCs w:val="17"/>
              </w:rPr>
            </w:pPr>
            <w:r w:rsidRPr="00E81B9B">
              <w:rPr>
                <w:sz w:val="17"/>
                <w:szCs w:val="17"/>
              </w:rPr>
              <w:t xml:space="preserve">           280,306 </w:t>
            </w:r>
          </w:p>
        </w:tc>
        <w:tc>
          <w:tcPr>
            <w:tcW w:w="1200" w:type="dxa"/>
            <w:tcMar>
              <w:top w:w="40" w:type="dxa"/>
              <w:left w:w="80" w:type="dxa"/>
              <w:bottom w:w="40" w:type="dxa"/>
              <w:right w:w="80" w:type="dxa"/>
            </w:tcMar>
            <w:vAlign w:val="bottom"/>
          </w:tcPr>
          <w:p w14:paraId="2780FAB4" w14:textId="092880E7" w:rsidR="00E81B9B" w:rsidRPr="00E81B9B" w:rsidRDefault="00E81B9B" w:rsidP="00E81B9B">
            <w:pPr>
              <w:jc w:val="right"/>
              <w:rPr>
                <w:sz w:val="17"/>
                <w:szCs w:val="17"/>
              </w:rPr>
            </w:pPr>
            <w:r w:rsidRPr="00E81B9B">
              <w:rPr>
                <w:sz w:val="17"/>
                <w:szCs w:val="17"/>
              </w:rPr>
              <w:t xml:space="preserve">           168,605 </w:t>
            </w:r>
          </w:p>
        </w:tc>
        <w:tc>
          <w:tcPr>
            <w:tcW w:w="1160" w:type="dxa"/>
            <w:tcMar>
              <w:top w:w="40" w:type="dxa"/>
              <w:left w:w="80" w:type="dxa"/>
              <w:bottom w:w="40" w:type="dxa"/>
              <w:right w:w="80" w:type="dxa"/>
            </w:tcMar>
            <w:vAlign w:val="bottom"/>
          </w:tcPr>
          <w:p w14:paraId="1A1E9EDD" w14:textId="7D950B7A" w:rsidR="00E81B9B" w:rsidRPr="00E81B9B" w:rsidRDefault="00E81B9B" w:rsidP="00E81B9B">
            <w:pPr>
              <w:jc w:val="right"/>
              <w:rPr>
                <w:sz w:val="17"/>
                <w:szCs w:val="17"/>
              </w:rPr>
            </w:pPr>
            <w:r w:rsidRPr="00E81B9B">
              <w:rPr>
                <w:sz w:val="17"/>
                <w:szCs w:val="17"/>
              </w:rPr>
              <w:t xml:space="preserve">          223,780 </w:t>
            </w:r>
          </w:p>
        </w:tc>
      </w:tr>
      <w:tr w:rsidR="00E81B9B" w14:paraId="6BDCFEA4" w14:textId="77777777" w:rsidTr="00A67B10">
        <w:tc>
          <w:tcPr>
            <w:tcW w:w="1000" w:type="dxa"/>
            <w:tcMar>
              <w:top w:w="40" w:type="dxa"/>
              <w:left w:w="80" w:type="dxa"/>
              <w:bottom w:w="40" w:type="dxa"/>
              <w:right w:w="80" w:type="dxa"/>
            </w:tcMar>
          </w:tcPr>
          <w:p w14:paraId="4A3DEAA4" w14:textId="77777777" w:rsidR="00E81B9B" w:rsidRDefault="00E81B9B" w:rsidP="00E81B9B">
            <w:r>
              <w:rPr>
                <w:sz w:val="17"/>
                <w:szCs w:val="17"/>
              </w:rPr>
              <w:t>1-Day</w:t>
            </w:r>
          </w:p>
        </w:tc>
        <w:tc>
          <w:tcPr>
            <w:tcW w:w="1500" w:type="dxa"/>
            <w:tcMar>
              <w:top w:w="40" w:type="dxa"/>
              <w:left w:w="80" w:type="dxa"/>
              <w:bottom w:w="40" w:type="dxa"/>
              <w:right w:w="80" w:type="dxa"/>
            </w:tcMar>
          </w:tcPr>
          <w:p w14:paraId="445F6ABC"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1B8E85AA" w14:textId="14346094" w:rsidR="00E81B9B" w:rsidRPr="00E81B9B" w:rsidRDefault="00E81B9B" w:rsidP="00E81B9B">
            <w:pPr>
              <w:jc w:val="right"/>
              <w:rPr>
                <w:sz w:val="17"/>
                <w:szCs w:val="17"/>
              </w:rPr>
            </w:pPr>
            <w:r w:rsidRPr="00E81B9B">
              <w:rPr>
                <w:sz w:val="17"/>
                <w:szCs w:val="17"/>
              </w:rPr>
              <w:t>0.0034</w:t>
            </w:r>
          </w:p>
        </w:tc>
        <w:tc>
          <w:tcPr>
            <w:tcW w:w="800" w:type="dxa"/>
            <w:tcMar>
              <w:top w:w="40" w:type="dxa"/>
              <w:left w:w="80" w:type="dxa"/>
              <w:bottom w:w="40" w:type="dxa"/>
              <w:right w:w="80" w:type="dxa"/>
            </w:tcMar>
            <w:vAlign w:val="bottom"/>
          </w:tcPr>
          <w:p w14:paraId="45AA9CA8" w14:textId="501B0BAC"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3D48A0F7" w14:textId="67189292" w:rsidR="00E81B9B" w:rsidRPr="00E81B9B" w:rsidRDefault="00E81B9B" w:rsidP="00E81B9B">
            <w:pPr>
              <w:jc w:val="right"/>
              <w:rPr>
                <w:sz w:val="17"/>
                <w:szCs w:val="17"/>
              </w:rPr>
            </w:pPr>
            <w:r w:rsidRPr="00E81B9B">
              <w:rPr>
                <w:sz w:val="17"/>
                <w:szCs w:val="17"/>
              </w:rPr>
              <w:t xml:space="preserve">           180,481 </w:t>
            </w:r>
          </w:p>
        </w:tc>
        <w:tc>
          <w:tcPr>
            <w:tcW w:w="1200" w:type="dxa"/>
            <w:tcMar>
              <w:top w:w="40" w:type="dxa"/>
              <w:left w:w="80" w:type="dxa"/>
              <w:bottom w:w="40" w:type="dxa"/>
              <w:right w:w="80" w:type="dxa"/>
            </w:tcMar>
            <w:vAlign w:val="bottom"/>
          </w:tcPr>
          <w:p w14:paraId="2653E598" w14:textId="24D86241" w:rsidR="00E81B9B" w:rsidRPr="00E81B9B" w:rsidRDefault="00E81B9B" w:rsidP="00E81B9B">
            <w:pPr>
              <w:jc w:val="right"/>
              <w:rPr>
                <w:sz w:val="17"/>
                <w:szCs w:val="17"/>
              </w:rPr>
            </w:pPr>
            <w:r w:rsidRPr="00E81B9B">
              <w:rPr>
                <w:sz w:val="17"/>
                <w:szCs w:val="17"/>
              </w:rPr>
              <w:t xml:space="preserve">           233,404 </w:t>
            </w:r>
          </w:p>
        </w:tc>
        <w:tc>
          <w:tcPr>
            <w:tcW w:w="1200" w:type="dxa"/>
            <w:tcMar>
              <w:top w:w="40" w:type="dxa"/>
              <w:left w:w="80" w:type="dxa"/>
              <w:bottom w:w="40" w:type="dxa"/>
              <w:right w:w="80" w:type="dxa"/>
            </w:tcMar>
            <w:vAlign w:val="bottom"/>
          </w:tcPr>
          <w:p w14:paraId="7B9BC518" w14:textId="15B4A694" w:rsidR="00E81B9B" w:rsidRPr="00E81B9B" w:rsidRDefault="00E81B9B" w:rsidP="00E81B9B">
            <w:pPr>
              <w:jc w:val="right"/>
              <w:rPr>
                <w:sz w:val="17"/>
                <w:szCs w:val="17"/>
              </w:rPr>
            </w:pPr>
            <w:r w:rsidRPr="00E81B9B">
              <w:rPr>
                <w:sz w:val="17"/>
                <w:szCs w:val="17"/>
              </w:rPr>
              <w:t xml:space="preserve">           151,652 </w:t>
            </w:r>
          </w:p>
        </w:tc>
        <w:tc>
          <w:tcPr>
            <w:tcW w:w="1160" w:type="dxa"/>
            <w:tcMar>
              <w:top w:w="40" w:type="dxa"/>
              <w:left w:w="80" w:type="dxa"/>
              <w:bottom w:w="40" w:type="dxa"/>
              <w:right w:w="80" w:type="dxa"/>
            </w:tcMar>
            <w:vAlign w:val="bottom"/>
          </w:tcPr>
          <w:p w14:paraId="21E5117F" w14:textId="4B119BDB" w:rsidR="00E81B9B" w:rsidRPr="00E81B9B" w:rsidRDefault="00E81B9B" w:rsidP="00E81B9B">
            <w:pPr>
              <w:jc w:val="right"/>
              <w:rPr>
                <w:sz w:val="17"/>
                <w:szCs w:val="17"/>
              </w:rPr>
            </w:pPr>
            <w:r w:rsidRPr="00E81B9B">
              <w:rPr>
                <w:sz w:val="17"/>
                <w:szCs w:val="17"/>
              </w:rPr>
              <w:t xml:space="preserve">          189,945 </w:t>
            </w:r>
          </w:p>
        </w:tc>
      </w:tr>
      <w:tr w:rsidR="00E81B9B" w14:paraId="1B05009B" w14:textId="77777777" w:rsidTr="00A67B10">
        <w:tc>
          <w:tcPr>
            <w:tcW w:w="1000" w:type="dxa"/>
            <w:tcMar>
              <w:top w:w="40" w:type="dxa"/>
              <w:left w:w="80" w:type="dxa"/>
              <w:bottom w:w="40" w:type="dxa"/>
              <w:right w:w="80" w:type="dxa"/>
            </w:tcMar>
          </w:tcPr>
          <w:p w14:paraId="1821BAB0" w14:textId="77777777" w:rsidR="00E81B9B" w:rsidRDefault="00E81B9B" w:rsidP="00E81B9B">
            <w:r>
              <w:rPr>
                <w:sz w:val="17"/>
                <w:szCs w:val="17"/>
              </w:rPr>
              <w:t>1-Day</w:t>
            </w:r>
          </w:p>
        </w:tc>
        <w:tc>
          <w:tcPr>
            <w:tcW w:w="1500" w:type="dxa"/>
            <w:tcMar>
              <w:top w:w="40" w:type="dxa"/>
              <w:left w:w="80" w:type="dxa"/>
              <w:bottom w:w="40" w:type="dxa"/>
              <w:right w:w="80" w:type="dxa"/>
            </w:tcMar>
          </w:tcPr>
          <w:p w14:paraId="6103B4FF"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66438A47" w14:textId="3697D0CE" w:rsidR="00E81B9B" w:rsidRPr="00E81B9B" w:rsidRDefault="00E81B9B" w:rsidP="00E81B9B">
            <w:pPr>
              <w:jc w:val="right"/>
              <w:rPr>
                <w:sz w:val="17"/>
                <w:szCs w:val="17"/>
              </w:rPr>
            </w:pPr>
            <w:r w:rsidRPr="00E81B9B">
              <w:rPr>
                <w:sz w:val="17"/>
                <w:szCs w:val="17"/>
              </w:rPr>
              <w:t>0.0026</w:t>
            </w:r>
          </w:p>
        </w:tc>
        <w:tc>
          <w:tcPr>
            <w:tcW w:w="800" w:type="dxa"/>
            <w:tcMar>
              <w:top w:w="40" w:type="dxa"/>
              <w:left w:w="80" w:type="dxa"/>
              <w:bottom w:w="40" w:type="dxa"/>
              <w:right w:w="80" w:type="dxa"/>
            </w:tcMar>
            <w:vAlign w:val="bottom"/>
          </w:tcPr>
          <w:p w14:paraId="481CB85C" w14:textId="169143C0"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10D970D9" w14:textId="2B749CB7" w:rsidR="00E81B9B" w:rsidRPr="00E81B9B" w:rsidRDefault="00E81B9B" w:rsidP="00E81B9B">
            <w:pPr>
              <w:jc w:val="right"/>
              <w:rPr>
                <w:sz w:val="17"/>
                <w:szCs w:val="17"/>
              </w:rPr>
            </w:pPr>
            <w:r w:rsidRPr="00E81B9B">
              <w:rPr>
                <w:sz w:val="17"/>
                <w:szCs w:val="17"/>
              </w:rPr>
              <w:t xml:space="preserve">           161,378 </w:t>
            </w:r>
          </w:p>
        </w:tc>
        <w:tc>
          <w:tcPr>
            <w:tcW w:w="1200" w:type="dxa"/>
            <w:tcMar>
              <w:top w:w="40" w:type="dxa"/>
              <w:left w:w="80" w:type="dxa"/>
              <w:bottom w:w="40" w:type="dxa"/>
              <w:right w:w="80" w:type="dxa"/>
            </w:tcMar>
            <w:vAlign w:val="bottom"/>
          </w:tcPr>
          <w:p w14:paraId="00CAFCFE" w14:textId="0C718A1F" w:rsidR="00E81B9B" w:rsidRPr="00E81B9B" w:rsidRDefault="00E81B9B" w:rsidP="00E81B9B">
            <w:pPr>
              <w:jc w:val="right"/>
              <w:rPr>
                <w:sz w:val="17"/>
                <w:szCs w:val="17"/>
              </w:rPr>
            </w:pPr>
            <w:r w:rsidRPr="00E81B9B">
              <w:rPr>
                <w:sz w:val="17"/>
                <w:szCs w:val="17"/>
              </w:rPr>
              <w:t xml:space="preserve">           201,443 </w:t>
            </w:r>
          </w:p>
        </w:tc>
        <w:tc>
          <w:tcPr>
            <w:tcW w:w="1200" w:type="dxa"/>
            <w:tcMar>
              <w:top w:w="40" w:type="dxa"/>
              <w:left w:w="80" w:type="dxa"/>
              <w:bottom w:w="40" w:type="dxa"/>
              <w:right w:w="80" w:type="dxa"/>
            </w:tcMar>
            <w:vAlign w:val="bottom"/>
          </w:tcPr>
          <w:p w14:paraId="06584CAE" w14:textId="10B8BFE8" w:rsidR="00E81B9B" w:rsidRPr="00E81B9B" w:rsidRDefault="00E81B9B" w:rsidP="00E81B9B">
            <w:pPr>
              <w:jc w:val="right"/>
              <w:rPr>
                <w:sz w:val="17"/>
                <w:szCs w:val="17"/>
              </w:rPr>
            </w:pPr>
            <w:r w:rsidRPr="00E81B9B">
              <w:rPr>
                <w:sz w:val="17"/>
                <w:szCs w:val="17"/>
              </w:rPr>
              <w:t xml:space="preserve">           138,445 </w:t>
            </w:r>
          </w:p>
        </w:tc>
        <w:tc>
          <w:tcPr>
            <w:tcW w:w="1160" w:type="dxa"/>
            <w:tcMar>
              <w:top w:w="40" w:type="dxa"/>
              <w:left w:w="80" w:type="dxa"/>
              <w:bottom w:w="40" w:type="dxa"/>
              <w:right w:w="80" w:type="dxa"/>
            </w:tcMar>
            <w:vAlign w:val="bottom"/>
          </w:tcPr>
          <w:p w14:paraId="04826FBB" w14:textId="2BC54C6C" w:rsidR="00E81B9B" w:rsidRPr="00E81B9B" w:rsidRDefault="00E81B9B" w:rsidP="00E81B9B">
            <w:pPr>
              <w:jc w:val="right"/>
              <w:rPr>
                <w:sz w:val="17"/>
                <w:szCs w:val="17"/>
              </w:rPr>
            </w:pPr>
            <w:r w:rsidRPr="00E81B9B">
              <w:rPr>
                <w:sz w:val="17"/>
                <w:szCs w:val="17"/>
              </w:rPr>
              <w:t xml:space="preserve">          167,060 </w:t>
            </w:r>
          </w:p>
        </w:tc>
      </w:tr>
      <w:tr w:rsidR="00E81B9B" w14:paraId="09EFAD1A" w14:textId="77777777" w:rsidTr="00A67B10">
        <w:tc>
          <w:tcPr>
            <w:tcW w:w="1000" w:type="dxa"/>
            <w:tcMar>
              <w:top w:w="40" w:type="dxa"/>
              <w:left w:w="80" w:type="dxa"/>
              <w:bottom w:w="40" w:type="dxa"/>
              <w:right w:w="80" w:type="dxa"/>
            </w:tcMar>
          </w:tcPr>
          <w:p w14:paraId="29F50032" w14:textId="77777777" w:rsidR="00E81B9B" w:rsidRDefault="00E81B9B" w:rsidP="00E81B9B">
            <w:r>
              <w:rPr>
                <w:sz w:val="17"/>
                <w:szCs w:val="17"/>
              </w:rPr>
              <w:t>1-Day</w:t>
            </w:r>
          </w:p>
        </w:tc>
        <w:tc>
          <w:tcPr>
            <w:tcW w:w="1500" w:type="dxa"/>
            <w:tcMar>
              <w:top w:w="40" w:type="dxa"/>
              <w:left w:w="80" w:type="dxa"/>
              <w:bottom w:w="40" w:type="dxa"/>
              <w:right w:w="80" w:type="dxa"/>
            </w:tcMar>
          </w:tcPr>
          <w:p w14:paraId="371543EC"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45DB92B2" w14:textId="154911A8" w:rsidR="00E81B9B" w:rsidRPr="00E81B9B" w:rsidRDefault="00E81B9B" w:rsidP="00E81B9B">
            <w:pPr>
              <w:jc w:val="right"/>
              <w:rPr>
                <w:sz w:val="17"/>
                <w:szCs w:val="17"/>
              </w:rPr>
            </w:pPr>
            <w:r w:rsidRPr="00E81B9B">
              <w:rPr>
                <w:sz w:val="17"/>
                <w:szCs w:val="17"/>
              </w:rPr>
              <w:t>0.0019</w:t>
            </w:r>
          </w:p>
        </w:tc>
        <w:tc>
          <w:tcPr>
            <w:tcW w:w="800" w:type="dxa"/>
            <w:tcMar>
              <w:top w:w="40" w:type="dxa"/>
              <w:left w:w="80" w:type="dxa"/>
              <w:bottom w:w="40" w:type="dxa"/>
              <w:right w:w="80" w:type="dxa"/>
            </w:tcMar>
            <w:vAlign w:val="bottom"/>
          </w:tcPr>
          <w:p w14:paraId="139787F7" w14:textId="6D72CCE1"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3747C547" w14:textId="32B30AE7" w:rsidR="00E81B9B" w:rsidRPr="00E81B9B" w:rsidRDefault="00E81B9B" w:rsidP="00E81B9B">
            <w:pPr>
              <w:jc w:val="right"/>
              <w:rPr>
                <w:sz w:val="17"/>
                <w:szCs w:val="17"/>
              </w:rPr>
            </w:pPr>
            <w:r w:rsidRPr="00E81B9B">
              <w:rPr>
                <w:sz w:val="17"/>
                <w:szCs w:val="17"/>
              </w:rPr>
              <w:t xml:space="preserve">           142,727 </w:t>
            </w:r>
          </w:p>
        </w:tc>
        <w:tc>
          <w:tcPr>
            <w:tcW w:w="1200" w:type="dxa"/>
            <w:tcMar>
              <w:top w:w="40" w:type="dxa"/>
              <w:left w:w="80" w:type="dxa"/>
              <w:bottom w:w="40" w:type="dxa"/>
              <w:right w:w="80" w:type="dxa"/>
            </w:tcMar>
            <w:vAlign w:val="bottom"/>
          </w:tcPr>
          <w:p w14:paraId="5768179F" w14:textId="778E9599" w:rsidR="00E81B9B" w:rsidRPr="00E81B9B" w:rsidRDefault="00E81B9B" w:rsidP="00E81B9B">
            <w:pPr>
              <w:jc w:val="right"/>
              <w:rPr>
                <w:sz w:val="17"/>
                <w:szCs w:val="17"/>
              </w:rPr>
            </w:pPr>
            <w:r w:rsidRPr="00E81B9B">
              <w:rPr>
                <w:sz w:val="17"/>
                <w:szCs w:val="17"/>
              </w:rPr>
              <w:t xml:space="preserve">           172,189 </w:t>
            </w:r>
          </w:p>
        </w:tc>
        <w:tc>
          <w:tcPr>
            <w:tcW w:w="1200" w:type="dxa"/>
            <w:tcMar>
              <w:top w:w="40" w:type="dxa"/>
              <w:left w:w="80" w:type="dxa"/>
              <w:bottom w:w="40" w:type="dxa"/>
              <w:right w:w="80" w:type="dxa"/>
            </w:tcMar>
            <w:vAlign w:val="bottom"/>
          </w:tcPr>
          <w:p w14:paraId="4F5F1F01" w14:textId="182C5FDC" w:rsidR="00E81B9B" w:rsidRPr="00E81B9B" w:rsidRDefault="00E81B9B" w:rsidP="00E81B9B">
            <w:pPr>
              <w:jc w:val="right"/>
              <w:rPr>
                <w:sz w:val="17"/>
                <w:szCs w:val="17"/>
              </w:rPr>
            </w:pPr>
            <w:r w:rsidRPr="00E81B9B">
              <w:rPr>
                <w:sz w:val="17"/>
                <w:szCs w:val="17"/>
              </w:rPr>
              <w:t xml:space="preserve">           124,837 </w:t>
            </w:r>
          </w:p>
        </w:tc>
        <w:tc>
          <w:tcPr>
            <w:tcW w:w="1160" w:type="dxa"/>
            <w:tcMar>
              <w:top w:w="40" w:type="dxa"/>
              <w:left w:w="80" w:type="dxa"/>
              <w:bottom w:w="40" w:type="dxa"/>
              <w:right w:w="80" w:type="dxa"/>
            </w:tcMar>
            <w:vAlign w:val="bottom"/>
          </w:tcPr>
          <w:p w14:paraId="0F3546F4" w14:textId="531A1C87" w:rsidR="00E81B9B" w:rsidRPr="00E81B9B" w:rsidRDefault="00E81B9B" w:rsidP="00E81B9B">
            <w:pPr>
              <w:jc w:val="right"/>
              <w:rPr>
                <w:sz w:val="17"/>
                <w:szCs w:val="17"/>
              </w:rPr>
            </w:pPr>
            <w:r w:rsidRPr="00E81B9B">
              <w:rPr>
                <w:sz w:val="17"/>
                <w:szCs w:val="17"/>
              </w:rPr>
              <w:t xml:space="preserve">          145,949 </w:t>
            </w:r>
          </w:p>
        </w:tc>
      </w:tr>
      <w:tr w:rsidR="00E81B9B" w14:paraId="632D9978" w14:textId="77777777" w:rsidTr="00A67B10">
        <w:tc>
          <w:tcPr>
            <w:tcW w:w="1000" w:type="dxa"/>
            <w:tcMar>
              <w:top w:w="40" w:type="dxa"/>
              <w:left w:w="80" w:type="dxa"/>
              <w:bottom w:w="40" w:type="dxa"/>
              <w:right w:w="80" w:type="dxa"/>
            </w:tcMar>
          </w:tcPr>
          <w:p w14:paraId="4AD0633C" w14:textId="77777777" w:rsidR="00E81B9B" w:rsidRDefault="00E81B9B" w:rsidP="00E81B9B">
            <w:r>
              <w:rPr>
                <w:sz w:val="17"/>
                <w:szCs w:val="17"/>
              </w:rPr>
              <w:t>1-Day</w:t>
            </w:r>
          </w:p>
        </w:tc>
        <w:tc>
          <w:tcPr>
            <w:tcW w:w="1500" w:type="dxa"/>
            <w:tcMar>
              <w:top w:w="40" w:type="dxa"/>
              <w:left w:w="80" w:type="dxa"/>
              <w:bottom w:w="40" w:type="dxa"/>
              <w:right w:w="80" w:type="dxa"/>
            </w:tcMar>
          </w:tcPr>
          <w:p w14:paraId="377BD5C1"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24C4289A" w14:textId="06295FBD" w:rsidR="00E81B9B" w:rsidRPr="00E81B9B" w:rsidRDefault="00E81B9B" w:rsidP="00E81B9B">
            <w:pPr>
              <w:jc w:val="right"/>
              <w:rPr>
                <w:sz w:val="17"/>
                <w:szCs w:val="17"/>
              </w:rPr>
            </w:pPr>
            <w:r w:rsidRPr="00E81B9B">
              <w:rPr>
                <w:sz w:val="17"/>
                <w:szCs w:val="17"/>
              </w:rPr>
              <w:t>0.0012</w:t>
            </w:r>
          </w:p>
        </w:tc>
        <w:tc>
          <w:tcPr>
            <w:tcW w:w="800" w:type="dxa"/>
            <w:tcMar>
              <w:top w:w="40" w:type="dxa"/>
              <w:left w:w="80" w:type="dxa"/>
              <w:bottom w:w="40" w:type="dxa"/>
              <w:right w:w="80" w:type="dxa"/>
            </w:tcMar>
            <w:vAlign w:val="bottom"/>
          </w:tcPr>
          <w:p w14:paraId="14566D78" w14:textId="5544B550"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52B2600C" w14:textId="1FFE447B" w:rsidR="00E81B9B" w:rsidRPr="00E81B9B" w:rsidRDefault="00E81B9B" w:rsidP="00E81B9B">
            <w:pPr>
              <w:jc w:val="right"/>
              <w:rPr>
                <w:sz w:val="17"/>
                <w:szCs w:val="17"/>
              </w:rPr>
            </w:pPr>
            <w:r w:rsidRPr="00E81B9B">
              <w:rPr>
                <w:sz w:val="17"/>
                <w:szCs w:val="17"/>
              </w:rPr>
              <w:t xml:space="preserve">           118,581 </w:t>
            </w:r>
          </w:p>
        </w:tc>
        <w:tc>
          <w:tcPr>
            <w:tcW w:w="1200" w:type="dxa"/>
            <w:tcMar>
              <w:top w:w="40" w:type="dxa"/>
              <w:left w:w="80" w:type="dxa"/>
              <w:bottom w:w="40" w:type="dxa"/>
              <w:right w:w="80" w:type="dxa"/>
            </w:tcMar>
            <w:vAlign w:val="bottom"/>
          </w:tcPr>
          <w:p w14:paraId="201B82D4" w14:textId="27A7702C" w:rsidR="00E81B9B" w:rsidRPr="00E81B9B" w:rsidRDefault="00E81B9B" w:rsidP="00E81B9B">
            <w:pPr>
              <w:jc w:val="right"/>
              <w:rPr>
                <w:sz w:val="17"/>
                <w:szCs w:val="17"/>
              </w:rPr>
            </w:pPr>
            <w:r w:rsidRPr="00E81B9B">
              <w:rPr>
                <w:sz w:val="17"/>
                <w:szCs w:val="17"/>
              </w:rPr>
              <w:t xml:space="preserve">           137,189 </w:t>
            </w:r>
          </w:p>
        </w:tc>
        <w:tc>
          <w:tcPr>
            <w:tcW w:w="1200" w:type="dxa"/>
            <w:tcMar>
              <w:top w:w="40" w:type="dxa"/>
              <w:left w:w="80" w:type="dxa"/>
              <w:bottom w:w="40" w:type="dxa"/>
              <w:right w:w="80" w:type="dxa"/>
            </w:tcMar>
            <w:vAlign w:val="bottom"/>
          </w:tcPr>
          <w:p w14:paraId="5A76CA04" w14:textId="2058194C" w:rsidR="00E81B9B" w:rsidRPr="00E81B9B" w:rsidRDefault="00E81B9B" w:rsidP="00E81B9B">
            <w:pPr>
              <w:jc w:val="right"/>
              <w:rPr>
                <w:sz w:val="17"/>
                <w:szCs w:val="17"/>
              </w:rPr>
            </w:pPr>
            <w:r w:rsidRPr="00E81B9B">
              <w:rPr>
                <w:sz w:val="17"/>
                <w:szCs w:val="17"/>
              </w:rPr>
              <w:t xml:space="preserve">           106,070 </w:t>
            </w:r>
          </w:p>
        </w:tc>
        <w:tc>
          <w:tcPr>
            <w:tcW w:w="1160" w:type="dxa"/>
            <w:tcMar>
              <w:top w:w="40" w:type="dxa"/>
              <w:left w:w="80" w:type="dxa"/>
              <w:bottom w:w="40" w:type="dxa"/>
              <w:right w:w="80" w:type="dxa"/>
            </w:tcMar>
            <w:vAlign w:val="bottom"/>
          </w:tcPr>
          <w:p w14:paraId="1A30F4D7" w14:textId="640947F3" w:rsidR="00E81B9B" w:rsidRPr="00E81B9B" w:rsidRDefault="00E81B9B" w:rsidP="00E81B9B">
            <w:pPr>
              <w:jc w:val="right"/>
              <w:rPr>
                <w:sz w:val="17"/>
                <w:szCs w:val="17"/>
              </w:rPr>
            </w:pPr>
            <w:r w:rsidRPr="00E81B9B">
              <w:rPr>
                <w:sz w:val="17"/>
                <w:szCs w:val="17"/>
              </w:rPr>
              <w:t xml:space="preserve">          119,937 </w:t>
            </w:r>
          </w:p>
        </w:tc>
      </w:tr>
      <w:tr w:rsidR="00E81B9B" w14:paraId="2E1A572F" w14:textId="77777777" w:rsidTr="00A67B10">
        <w:tc>
          <w:tcPr>
            <w:tcW w:w="1000" w:type="dxa"/>
            <w:tcMar>
              <w:top w:w="40" w:type="dxa"/>
              <w:left w:w="80" w:type="dxa"/>
              <w:bottom w:w="40" w:type="dxa"/>
              <w:right w:w="80" w:type="dxa"/>
            </w:tcMar>
          </w:tcPr>
          <w:p w14:paraId="676587BA" w14:textId="77777777" w:rsidR="00E81B9B" w:rsidRDefault="00E81B9B" w:rsidP="00E81B9B">
            <w:r>
              <w:rPr>
                <w:sz w:val="17"/>
                <w:szCs w:val="17"/>
              </w:rPr>
              <w:t>1-Day</w:t>
            </w:r>
          </w:p>
        </w:tc>
        <w:tc>
          <w:tcPr>
            <w:tcW w:w="1500" w:type="dxa"/>
            <w:tcMar>
              <w:top w:w="40" w:type="dxa"/>
              <w:left w:w="80" w:type="dxa"/>
              <w:bottom w:w="40" w:type="dxa"/>
              <w:right w:w="80" w:type="dxa"/>
            </w:tcMar>
          </w:tcPr>
          <w:p w14:paraId="3D14E36E"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6565CC46" w14:textId="68ECD170" w:rsidR="00E81B9B" w:rsidRPr="00E81B9B" w:rsidRDefault="00E81B9B" w:rsidP="00E81B9B">
            <w:pPr>
              <w:jc w:val="right"/>
              <w:rPr>
                <w:sz w:val="17"/>
                <w:szCs w:val="17"/>
              </w:rPr>
            </w:pPr>
            <w:r w:rsidRPr="00E81B9B">
              <w:rPr>
                <w:sz w:val="17"/>
                <w:szCs w:val="17"/>
              </w:rPr>
              <w:t>0.0009</w:t>
            </w:r>
          </w:p>
        </w:tc>
        <w:tc>
          <w:tcPr>
            <w:tcW w:w="800" w:type="dxa"/>
            <w:tcMar>
              <w:top w:w="40" w:type="dxa"/>
              <w:left w:w="80" w:type="dxa"/>
              <w:bottom w:w="40" w:type="dxa"/>
              <w:right w:w="80" w:type="dxa"/>
            </w:tcMar>
            <w:vAlign w:val="bottom"/>
          </w:tcPr>
          <w:p w14:paraId="0D5A870E" w14:textId="076C6353"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64FBCD98" w14:textId="18E65D28" w:rsidR="00E81B9B" w:rsidRPr="00E81B9B" w:rsidRDefault="00E81B9B" w:rsidP="00E81B9B">
            <w:pPr>
              <w:jc w:val="right"/>
              <w:rPr>
                <w:sz w:val="17"/>
                <w:szCs w:val="17"/>
              </w:rPr>
            </w:pPr>
            <w:r w:rsidRPr="00E81B9B">
              <w:rPr>
                <w:sz w:val="17"/>
                <w:szCs w:val="17"/>
              </w:rPr>
              <w:t xml:space="preserve">           100,464 </w:t>
            </w:r>
          </w:p>
        </w:tc>
        <w:tc>
          <w:tcPr>
            <w:tcW w:w="1200" w:type="dxa"/>
            <w:tcMar>
              <w:top w:w="40" w:type="dxa"/>
              <w:left w:w="80" w:type="dxa"/>
              <w:bottom w:w="40" w:type="dxa"/>
              <w:right w:w="80" w:type="dxa"/>
            </w:tcMar>
            <w:vAlign w:val="bottom"/>
          </w:tcPr>
          <w:p w14:paraId="2B0B3230" w14:textId="3D2A269A" w:rsidR="00E81B9B" w:rsidRPr="00E81B9B" w:rsidRDefault="00E81B9B" w:rsidP="00E81B9B">
            <w:pPr>
              <w:jc w:val="right"/>
              <w:rPr>
                <w:sz w:val="17"/>
                <w:szCs w:val="17"/>
              </w:rPr>
            </w:pPr>
            <w:r w:rsidRPr="00E81B9B">
              <w:rPr>
                <w:sz w:val="17"/>
                <w:szCs w:val="17"/>
              </w:rPr>
              <w:t xml:space="preserve">           113,080 </w:t>
            </w:r>
          </w:p>
        </w:tc>
        <w:tc>
          <w:tcPr>
            <w:tcW w:w="1200" w:type="dxa"/>
            <w:tcMar>
              <w:top w:w="40" w:type="dxa"/>
              <w:left w:w="80" w:type="dxa"/>
              <w:bottom w:w="40" w:type="dxa"/>
              <w:right w:w="80" w:type="dxa"/>
            </w:tcMar>
            <w:vAlign w:val="bottom"/>
          </w:tcPr>
          <w:p w14:paraId="6791197A" w14:textId="492D2F78" w:rsidR="00E81B9B" w:rsidRPr="00E81B9B" w:rsidRDefault="00E81B9B" w:rsidP="00E81B9B">
            <w:pPr>
              <w:jc w:val="right"/>
              <w:rPr>
                <w:sz w:val="17"/>
                <w:szCs w:val="17"/>
              </w:rPr>
            </w:pPr>
            <w:r w:rsidRPr="00E81B9B">
              <w:rPr>
                <w:sz w:val="17"/>
                <w:szCs w:val="17"/>
              </w:rPr>
              <w:t xml:space="preserve">             91,102 </w:t>
            </w:r>
          </w:p>
        </w:tc>
        <w:tc>
          <w:tcPr>
            <w:tcW w:w="1160" w:type="dxa"/>
            <w:tcMar>
              <w:top w:w="40" w:type="dxa"/>
              <w:left w:w="80" w:type="dxa"/>
              <w:bottom w:w="40" w:type="dxa"/>
              <w:right w:w="80" w:type="dxa"/>
            </w:tcMar>
            <w:vAlign w:val="bottom"/>
          </w:tcPr>
          <w:p w14:paraId="448B4672" w14:textId="2E6E99A6" w:rsidR="00E81B9B" w:rsidRPr="00E81B9B" w:rsidRDefault="00E81B9B" w:rsidP="00E81B9B">
            <w:pPr>
              <w:jc w:val="right"/>
              <w:rPr>
                <w:sz w:val="17"/>
                <w:szCs w:val="17"/>
              </w:rPr>
            </w:pPr>
            <w:r w:rsidRPr="00E81B9B">
              <w:rPr>
                <w:sz w:val="17"/>
                <w:szCs w:val="17"/>
              </w:rPr>
              <w:t xml:space="preserve">          101,103 </w:t>
            </w:r>
          </w:p>
        </w:tc>
      </w:tr>
      <w:tr w:rsidR="00E81B9B" w14:paraId="33C205D0" w14:textId="77777777" w:rsidTr="00A67B10">
        <w:tc>
          <w:tcPr>
            <w:tcW w:w="1000" w:type="dxa"/>
            <w:tcMar>
              <w:top w:w="40" w:type="dxa"/>
              <w:left w:w="80" w:type="dxa"/>
              <w:bottom w:w="40" w:type="dxa"/>
              <w:right w:w="80" w:type="dxa"/>
            </w:tcMar>
          </w:tcPr>
          <w:p w14:paraId="438F82C3" w14:textId="77777777" w:rsidR="00E81B9B" w:rsidRDefault="00E81B9B" w:rsidP="00E81B9B">
            <w:r>
              <w:rPr>
                <w:sz w:val="17"/>
                <w:szCs w:val="17"/>
              </w:rPr>
              <w:t>1-Day</w:t>
            </w:r>
          </w:p>
        </w:tc>
        <w:tc>
          <w:tcPr>
            <w:tcW w:w="1500" w:type="dxa"/>
            <w:tcMar>
              <w:top w:w="40" w:type="dxa"/>
              <w:left w:w="80" w:type="dxa"/>
              <w:bottom w:w="40" w:type="dxa"/>
              <w:right w:w="80" w:type="dxa"/>
            </w:tcMar>
          </w:tcPr>
          <w:p w14:paraId="739840C3"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32F97572" w14:textId="431011CF"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271B72F4" w14:textId="2F76967D"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315BAA1" w14:textId="7D1E877F" w:rsidR="00E81B9B" w:rsidRPr="00E81B9B" w:rsidRDefault="00E81B9B" w:rsidP="00E81B9B">
            <w:pPr>
              <w:jc w:val="right"/>
              <w:rPr>
                <w:sz w:val="17"/>
                <w:szCs w:val="17"/>
              </w:rPr>
            </w:pPr>
            <w:r w:rsidRPr="00E81B9B">
              <w:rPr>
                <w:sz w:val="17"/>
                <w:szCs w:val="17"/>
              </w:rPr>
              <w:t xml:space="preserve">             82,073 </w:t>
            </w:r>
          </w:p>
        </w:tc>
        <w:tc>
          <w:tcPr>
            <w:tcW w:w="1200" w:type="dxa"/>
            <w:tcMar>
              <w:top w:w="40" w:type="dxa"/>
              <w:left w:w="80" w:type="dxa"/>
              <w:bottom w:w="40" w:type="dxa"/>
              <w:right w:w="80" w:type="dxa"/>
            </w:tcMar>
            <w:vAlign w:val="bottom"/>
          </w:tcPr>
          <w:p w14:paraId="53A590F9" w14:textId="37DD335A" w:rsidR="00E81B9B" w:rsidRPr="00E81B9B" w:rsidRDefault="00E81B9B" w:rsidP="00E81B9B">
            <w:pPr>
              <w:jc w:val="right"/>
              <w:rPr>
                <w:sz w:val="17"/>
                <w:szCs w:val="17"/>
              </w:rPr>
            </w:pPr>
            <w:r w:rsidRPr="00E81B9B">
              <w:rPr>
                <w:sz w:val="17"/>
                <w:szCs w:val="17"/>
              </w:rPr>
              <w:t xml:space="preserve">             90,457 </w:t>
            </w:r>
          </w:p>
        </w:tc>
        <w:tc>
          <w:tcPr>
            <w:tcW w:w="1200" w:type="dxa"/>
            <w:tcMar>
              <w:top w:w="40" w:type="dxa"/>
              <w:left w:w="80" w:type="dxa"/>
              <w:bottom w:w="40" w:type="dxa"/>
              <w:right w:w="80" w:type="dxa"/>
            </w:tcMar>
            <w:vAlign w:val="bottom"/>
          </w:tcPr>
          <w:p w14:paraId="11B77C2C" w14:textId="131E55B7" w:rsidR="00E81B9B" w:rsidRPr="00E81B9B" w:rsidRDefault="00E81B9B" w:rsidP="00E81B9B">
            <w:pPr>
              <w:jc w:val="right"/>
              <w:rPr>
                <w:sz w:val="17"/>
                <w:szCs w:val="17"/>
              </w:rPr>
            </w:pPr>
            <w:r w:rsidRPr="00E81B9B">
              <w:rPr>
                <w:sz w:val="17"/>
                <w:szCs w:val="17"/>
              </w:rPr>
              <w:t xml:space="preserve">             75,165 </w:t>
            </w:r>
          </w:p>
        </w:tc>
        <w:tc>
          <w:tcPr>
            <w:tcW w:w="1160" w:type="dxa"/>
            <w:tcMar>
              <w:top w:w="40" w:type="dxa"/>
              <w:left w:w="80" w:type="dxa"/>
              <w:bottom w:w="40" w:type="dxa"/>
              <w:right w:w="80" w:type="dxa"/>
            </w:tcMar>
            <w:vAlign w:val="bottom"/>
          </w:tcPr>
          <w:p w14:paraId="4723640C" w14:textId="6A32803D" w:rsidR="00E81B9B" w:rsidRPr="00E81B9B" w:rsidRDefault="00E81B9B" w:rsidP="00E81B9B">
            <w:pPr>
              <w:jc w:val="right"/>
              <w:rPr>
                <w:sz w:val="17"/>
                <w:szCs w:val="17"/>
              </w:rPr>
            </w:pPr>
            <w:r w:rsidRPr="00E81B9B">
              <w:rPr>
                <w:sz w:val="17"/>
                <w:szCs w:val="17"/>
              </w:rPr>
              <w:t xml:space="preserve">            82,324 </w:t>
            </w:r>
          </w:p>
        </w:tc>
      </w:tr>
      <w:tr w:rsidR="00E81B9B" w14:paraId="252E23E1" w14:textId="77777777" w:rsidTr="00A67B10">
        <w:tc>
          <w:tcPr>
            <w:tcW w:w="1000" w:type="dxa"/>
            <w:tcMar>
              <w:top w:w="40" w:type="dxa"/>
              <w:left w:w="80" w:type="dxa"/>
              <w:bottom w:w="40" w:type="dxa"/>
              <w:right w:w="80" w:type="dxa"/>
            </w:tcMar>
          </w:tcPr>
          <w:p w14:paraId="3565D428" w14:textId="77777777" w:rsidR="00E81B9B" w:rsidRDefault="00E81B9B" w:rsidP="00E81B9B">
            <w:r>
              <w:rPr>
                <w:sz w:val="17"/>
                <w:szCs w:val="17"/>
              </w:rPr>
              <w:t>1-Day</w:t>
            </w:r>
          </w:p>
        </w:tc>
        <w:tc>
          <w:tcPr>
            <w:tcW w:w="1500" w:type="dxa"/>
            <w:tcMar>
              <w:top w:w="40" w:type="dxa"/>
              <w:left w:w="80" w:type="dxa"/>
              <w:bottom w:w="40" w:type="dxa"/>
              <w:right w:w="80" w:type="dxa"/>
            </w:tcMar>
          </w:tcPr>
          <w:p w14:paraId="1E88C2F9"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7FAC8605" w14:textId="11D90E32"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189E7D88" w14:textId="27EA5493"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13428CDF" w14:textId="6FEDB7C6" w:rsidR="00E81B9B" w:rsidRPr="00E81B9B" w:rsidRDefault="00E81B9B" w:rsidP="00E81B9B">
            <w:pPr>
              <w:jc w:val="right"/>
              <w:rPr>
                <w:sz w:val="17"/>
                <w:szCs w:val="17"/>
              </w:rPr>
            </w:pPr>
            <w:r w:rsidRPr="00E81B9B">
              <w:rPr>
                <w:sz w:val="17"/>
                <w:szCs w:val="17"/>
              </w:rPr>
              <w:t xml:space="preserve">             55,503 </w:t>
            </w:r>
          </w:p>
        </w:tc>
        <w:tc>
          <w:tcPr>
            <w:tcW w:w="1200" w:type="dxa"/>
            <w:tcMar>
              <w:top w:w="40" w:type="dxa"/>
              <w:left w:w="80" w:type="dxa"/>
              <w:bottom w:w="40" w:type="dxa"/>
              <w:right w:w="80" w:type="dxa"/>
            </w:tcMar>
            <w:vAlign w:val="bottom"/>
          </w:tcPr>
          <w:p w14:paraId="7B22FEE8" w14:textId="3952FB1A" w:rsidR="00E81B9B" w:rsidRPr="00E81B9B" w:rsidRDefault="00E81B9B" w:rsidP="00E81B9B">
            <w:pPr>
              <w:jc w:val="right"/>
              <w:rPr>
                <w:sz w:val="17"/>
                <w:szCs w:val="17"/>
              </w:rPr>
            </w:pPr>
            <w:r w:rsidRPr="00E81B9B">
              <w:rPr>
                <w:sz w:val="17"/>
                <w:szCs w:val="17"/>
              </w:rPr>
              <w:t xml:space="preserve">             60,349 </w:t>
            </w:r>
          </w:p>
        </w:tc>
        <w:tc>
          <w:tcPr>
            <w:tcW w:w="1200" w:type="dxa"/>
            <w:tcMar>
              <w:top w:w="40" w:type="dxa"/>
              <w:left w:w="80" w:type="dxa"/>
              <w:bottom w:w="40" w:type="dxa"/>
              <w:right w:w="80" w:type="dxa"/>
            </w:tcMar>
            <w:vAlign w:val="bottom"/>
          </w:tcPr>
          <w:p w14:paraId="0899F775" w14:textId="7733D5BB" w:rsidR="00E81B9B" w:rsidRPr="00E81B9B" w:rsidRDefault="00E81B9B" w:rsidP="00E81B9B">
            <w:pPr>
              <w:jc w:val="right"/>
              <w:rPr>
                <w:sz w:val="17"/>
                <w:szCs w:val="17"/>
              </w:rPr>
            </w:pPr>
            <w:r w:rsidRPr="00E81B9B">
              <w:rPr>
                <w:sz w:val="17"/>
                <w:szCs w:val="17"/>
              </w:rPr>
              <w:t xml:space="preserve">             51,025 </w:t>
            </w:r>
          </w:p>
        </w:tc>
        <w:tc>
          <w:tcPr>
            <w:tcW w:w="1160" w:type="dxa"/>
            <w:tcMar>
              <w:top w:w="40" w:type="dxa"/>
              <w:left w:w="80" w:type="dxa"/>
              <w:bottom w:w="40" w:type="dxa"/>
              <w:right w:w="80" w:type="dxa"/>
            </w:tcMar>
            <w:vAlign w:val="bottom"/>
          </w:tcPr>
          <w:p w14:paraId="15B6E9A5" w14:textId="39A42BD6" w:rsidR="00E81B9B" w:rsidRPr="00E81B9B" w:rsidRDefault="00E81B9B" w:rsidP="00E81B9B">
            <w:pPr>
              <w:jc w:val="right"/>
              <w:rPr>
                <w:sz w:val="17"/>
                <w:szCs w:val="17"/>
              </w:rPr>
            </w:pPr>
            <w:r w:rsidRPr="00E81B9B">
              <w:rPr>
                <w:sz w:val="17"/>
                <w:szCs w:val="17"/>
              </w:rPr>
              <w:t xml:space="preserve">            55,470 </w:t>
            </w:r>
          </w:p>
        </w:tc>
      </w:tr>
      <w:tr w:rsidR="00E81B9B" w14:paraId="379C7601" w14:textId="77777777" w:rsidTr="00A67B10">
        <w:tc>
          <w:tcPr>
            <w:tcW w:w="1000" w:type="dxa"/>
            <w:tcMar>
              <w:top w:w="40" w:type="dxa"/>
              <w:left w:w="80" w:type="dxa"/>
              <w:bottom w:w="40" w:type="dxa"/>
              <w:right w:w="80" w:type="dxa"/>
            </w:tcMar>
          </w:tcPr>
          <w:p w14:paraId="76232668" w14:textId="77777777" w:rsidR="00E81B9B" w:rsidRDefault="00E81B9B" w:rsidP="00E81B9B">
            <w:r>
              <w:rPr>
                <w:sz w:val="17"/>
                <w:szCs w:val="17"/>
              </w:rPr>
              <w:t>1-Day</w:t>
            </w:r>
          </w:p>
        </w:tc>
        <w:tc>
          <w:tcPr>
            <w:tcW w:w="1500" w:type="dxa"/>
            <w:tcMar>
              <w:top w:w="40" w:type="dxa"/>
              <w:left w:w="80" w:type="dxa"/>
              <w:bottom w:w="40" w:type="dxa"/>
              <w:right w:w="80" w:type="dxa"/>
            </w:tcMar>
          </w:tcPr>
          <w:p w14:paraId="3D856269"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411D2F16" w14:textId="3AE593F3"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17A429C6" w14:textId="34E1EF0E"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0FE34F0C" w14:textId="109621D0" w:rsidR="00E81B9B" w:rsidRPr="00E81B9B" w:rsidRDefault="00E81B9B" w:rsidP="00E81B9B">
            <w:pPr>
              <w:jc w:val="right"/>
              <w:rPr>
                <w:sz w:val="17"/>
                <w:szCs w:val="17"/>
              </w:rPr>
            </w:pPr>
            <w:r w:rsidRPr="00E81B9B">
              <w:rPr>
                <w:sz w:val="17"/>
                <w:szCs w:val="17"/>
              </w:rPr>
              <w:t xml:space="preserve">             37,319 </w:t>
            </w:r>
          </w:p>
        </w:tc>
        <w:tc>
          <w:tcPr>
            <w:tcW w:w="1200" w:type="dxa"/>
            <w:tcMar>
              <w:top w:w="40" w:type="dxa"/>
              <w:left w:w="80" w:type="dxa"/>
              <w:bottom w:w="40" w:type="dxa"/>
              <w:right w:w="80" w:type="dxa"/>
            </w:tcMar>
            <w:vAlign w:val="bottom"/>
          </w:tcPr>
          <w:p w14:paraId="1E5C4917" w14:textId="78FBF5CD" w:rsidR="00E81B9B" w:rsidRPr="00E81B9B" w:rsidRDefault="00E81B9B" w:rsidP="00E81B9B">
            <w:pPr>
              <w:jc w:val="right"/>
              <w:rPr>
                <w:sz w:val="17"/>
                <w:szCs w:val="17"/>
              </w:rPr>
            </w:pPr>
            <w:r w:rsidRPr="00E81B9B">
              <w:rPr>
                <w:sz w:val="17"/>
                <w:szCs w:val="17"/>
              </w:rPr>
              <w:t xml:space="preserve">             40,830 </w:t>
            </w:r>
          </w:p>
        </w:tc>
        <w:tc>
          <w:tcPr>
            <w:tcW w:w="1200" w:type="dxa"/>
            <w:tcMar>
              <w:top w:w="40" w:type="dxa"/>
              <w:left w:w="80" w:type="dxa"/>
              <w:bottom w:w="40" w:type="dxa"/>
              <w:right w:w="80" w:type="dxa"/>
            </w:tcMar>
            <w:vAlign w:val="bottom"/>
          </w:tcPr>
          <w:p w14:paraId="556CC701" w14:textId="42A883A2" w:rsidR="00E81B9B" w:rsidRPr="00E81B9B" w:rsidRDefault="00E81B9B" w:rsidP="00E81B9B">
            <w:pPr>
              <w:jc w:val="right"/>
              <w:rPr>
                <w:sz w:val="17"/>
                <w:szCs w:val="17"/>
              </w:rPr>
            </w:pPr>
            <w:r w:rsidRPr="00E81B9B">
              <w:rPr>
                <w:sz w:val="17"/>
                <w:szCs w:val="17"/>
              </w:rPr>
              <w:t xml:space="preserve">             33,739 </w:t>
            </w:r>
          </w:p>
        </w:tc>
        <w:tc>
          <w:tcPr>
            <w:tcW w:w="1160" w:type="dxa"/>
            <w:tcMar>
              <w:top w:w="40" w:type="dxa"/>
              <w:left w:w="80" w:type="dxa"/>
              <w:bottom w:w="40" w:type="dxa"/>
              <w:right w:w="80" w:type="dxa"/>
            </w:tcMar>
            <w:vAlign w:val="bottom"/>
          </w:tcPr>
          <w:p w14:paraId="491B4E6D" w14:textId="2AF950F9" w:rsidR="00E81B9B" w:rsidRPr="00E81B9B" w:rsidRDefault="00E81B9B" w:rsidP="00E81B9B">
            <w:pPr>
              <w:jc w:val="right"/>
              <w:rPr>
                <w:sz w:val="17"/>
                <w:szCs w:val="17"/>
              </w:rPr>
            </w:pPr>
            <w:r w:rsidRPr="00E81B9B">
              <w:rPr>
                <w:sz w:val="17"/>
                <w:szCs w:val="17"/>
              </w:rPr>
              <w:t xml:space="preserve">            37,176 </w:t>
            </w:r>
          </w:p>
        </w:tc>
      </w:tr>
      <w:tr w:rsidR="00E81B9B" w14:paraId="29B77281" w14:textId="77777777" w:rsidTr="00A67B10">
        <w:tc>
          <w:tcPr>
            <w:tcW w:w="1000" w:type="dxa"/>
            <w:tcMar>
              <w:top w:w="40" w:type="dxa"/>
              <w:left w:w="80" w:type="dxa"/>
              <w:bottom w:w="40" w:type="dxa"/>
              <w:right w:w="80" w:type="dxa"/>
            </w:tcMar>
          </w:tcPr>
          <w:p w14:paraId="0867C601" w14:textId="77777777" w:rsidR="00E81B9B" w:rsidRDefault="00E81B9B" w:rsidP="00E81B9B">
            <w:r>
              <w:rPr>
                <w:sz w:val="17"/>
                <w:szCs w:val="17"/>
              </w:rPr>
              <w:t>1-Day</w:t>
            </w:r>
          </w:p>
        </w:tc>
        <w:tc>
          <w:tcPr>
            <w:tcW w:w="1500" w:type="dxa"/>
            <w:tcMar>
              <w:top w:w="40" w:type="dxa"/>
              <w:left w:w="80" w:type="dxa"/>
              <w:bottom w:w="40" w:type="dxa"/>
              <w:right w:w="80" w:type="dxa"/>
            </w:tcMar>
          </w:tcPr>
          <w:p w14:paraId="1023CC57"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4862CD04" w14:textId="18B7E533" w:rsidR="00E81B9B" w:rsidRPr="00E81B9B" w:rsidRDefault="00E81B9B" w:rsidP="00E81B9B">
            <w:pPr>
              <w:jc w:val="right"/>
              <w:rPr>
                <w:sz w:val="17"/>
                <w:szCs w:val="17"/>
              </w:rPr>
            </w:pPr>
            <w:r w:rsidRPr="00E81B9B">
              <w:rPr>
                <w:sz w:val="17"/>
                <w:szCs w:val="17"/>
              </w:rPr>
              <w:t>0.0008</w:t>
            </w:r>
          </w:p>
        </w:tc>
        <w:tc>
          <w:tcPr>
            <w:tcW w:w="800" w:type="dxa"/>
            <w:tcMar>
              <w:top w:w="40" w:type="dxa"/>
              <w:left w:w="80" w:type="dxa"/>
              <w:bottom w:w="40" w:type="dxa"/>
              <w:right w:w="80" w:type="dxa"/>
            </w:tcMar>
            <w:vAlign w:val="bottom"/>
          </w:tcPr>
          <w:p w14:paraId="11600120" w14:textId="7E05FC41"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2B17E6F8" w14:textId="5C1AA569" w:rsidR="00E81B9B" w:rsidRPr="00E81B9B" w:rsidRDefault="00E81B9B" w:rsidP="00E81B9B">
            <w:pPr>
              <w:jc w:val="right"/>
              <w:rPr>
                <w:sz w:val="17"/>
                <w:szCs w:val="17"/>
              </w:rPr>
            </w:pPr>
            <w:r w:rsidRPr="00E81B9B">
              <w:rPr>
                <w:sz w:val="17"/>
                <w:szCs w:val="17"/>
              </w:rPr>
              <w:t xml:space="preserve">             30,257 </w:t>
            </w:r>
          </w:p>
        </w:tc>
        <w:tc>
          <w:tcPr>
            <w:tcW w:w="1200" w:type="dxa"/>
            <w:tcMar>
              <w:top w:w="40" w:type="dxa"/>
              <w:left w:w="80" w:type="dxa"/>
              <w:bottom w:w="40" w:type="dxa"/>
              <w:right w:w="80" w:type="dxa"/>
            </w:tcMar>
            <w:vAlign w:val="bottom"/>
          </w:tcPr>
          <w:p w14:paraId="4F04705D" w14:textId="4E5A7615" w:rsidR="00E81B9B" w:rsidRPr="00E81B9B" w:rsidRDefault="00E81B9B" w:rsidP="00E81B9B">
            <w:pPr>
              <w:jc w:val="right"/>
              <w:rPr>
                <w:sz w:val="17"/>
                <w:szCs w:val="17"/>
              </w:rPr>
            </w:pPr>
            <w:r w:rsidRPr="00E81B9B">
              <w:rPr>
                <w:sz w:val="17"/>
                <w:szCs w:val="17"/>
              </w:rPr>
              <w:t xml:space="preserve">             33,490 </w:t>
            </w:r>
          </w:p>
        </w:tc>
        <w:tc>
          <w:tcPr>
            <w:tcW w:w="1200" w:type="dxa"/>
            <w:tcMar>
              <w:top w:w="40" w:type="dxa"/>
              <w:left w:w="80" w:type="dxa"/>
              <w:bottom w:w="40" w:type="dxa"/>
              <w:right w:w="80" w:type="dxa"/>
            </w:tcMar>
            <w:vAlign w:val="bottom"/>
          </w:tcPr>
          <w:p w14:paraId="7857896E" w14:textId="2ACA154A" w:rsidR="00E81B9B" w:rsidRPr="00E81B9B" w:rsidRDefault="00E81B9B" w:rsidP="00E81B9B">
            <w:pPr>
              <w:jc w:val="right"/>
              <w:rPr>
                <w:sz w:val="17"/>
                <w:szCs w:val="17"/>
              </w:rPr>
            </w:pPr>
            <w:r w:rsidRPr="00E81B9B">
              <w:rPr>
                <w:sz w:val="17"/>
                <w:szCs w:val="17"/>
              </w:rPr>
              <w:t xml:space="preserve">             26,713 </w:t>
            </w:r>
          </w:p>
        </w:tc>
        <w:tc>
          <w:tcPr>
            <w:tcW w:w="1160" w:type="dxa"/>
            <w:tcMar>
              <w:top w:w="40" w:type="dxa"/>
              <w:left w:w="80" w:type="dxa"/>
              <w:bottom w:w="40" w:type="dxa"/>
              <w:right w:w="80" w:type="dxa"/>
            </w:tcMar>
            <w:vAlign w:val="bottom"/>
          </w:tcPr>
          <w:p w14:paraId="51404582" w14:textId="11454F21" w:rsidR="00E81B9B" w:rsidRPr="00E81B9B" w:rsidRDefault="00E81B9B" w:rsidP="00E81B9B">
            <w:pPr>
              <w:jc w:val="right"/>
              <w:rPr>
                <w:sz w:val="17"/>
                <w:szCs w:val="17"/>
              </w:rPr>
            </w:pPr>
            <w:r w:rsidRPr="00E81B9B">
              <w:rPr>
                <w:sz w:val="17"/>
                <w:szCs w:val="17"/>
              </w:rPr>
              <w:t xml:space="preserve">            30,053 </w:t>
            </w:r>
          </w:p>
        </w:tc>
      </w:tr>
      <w:tr w:rsidR="00E81B9B" w14:paraId="3462B453" w14:textId="77777777" w:rsidTr="00A67B10">
        <w:tc>
          <w:tcPr>
            <w:tcW w:w="1000" w:type="dxa"/>
            <w:tcMar>
              <w:top w:w="40" w:type="dxa"/>
              <w:left w:w="80" w:type="dxa"/>
              <w:bottom w:w="40" w:type="dxa"/>
              <w:right w:w="80" w:type="dxa"/>
            </w:tcMar>
          </w:tcPr>
          <w:p w14:paraId="7DB09660" w14:textId="77777777" w:rsidR="00E81B9B" w:rsidRDefault="00E81B9B" w:rsidP="00E81B9B">
            <w:r>
              <w:rPr>
                <w:sz w:val="17"/>
                <w:szCs w:val="17"/>
              </w:rPr>
              <w:t>1-Day</w:t>
            </w:r>
          </w:p>
        </w:tc>
        <w:tc>
          <w:tcPr>
            <w:tcW w:w="1500" w:type="dxa"/>
            <w:tcMar>
              <w:top w:w="40" w:type="dxa"/>
              <w:left w:w="80" w:type="dxa"/>
              <w:bottom w:w="40" w:type="dxa"/>
              <w:right w:w="80" w:type="dxa"/>
            </w:tcMar>
          </w:tcPr>
          <w:p w14:paraId="7A85E711"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7DFE83AA" w14:textId="34C9F133" w:rsidR="00E81B9B" w:rsidRPr="00E81B9B" w:rsidRDefault="00E81B9B" w:rsidP="00E81B9B">
            <w:pPr>
              <w:jc w:val="right"/>
              <w:rPr>
                <w:sz w:val="17"/>
                <w:szCs w:val="17"/>
              </w:rPr>
            </w:pPr>
            <w:r w:rsidRPr="00E81B9B">
              <w:rPr>
                <w:sz w:val="17"/>
                <w:szCs w:val="17"/>
              </w:rPr>
              <w:t>0.0011</w:t>
            </w:r>
          </w:p>
        </w:tc>
        <w:tc>
          <w:tcPr>
            <w:tcW w:w="800" w:type="dxa"/>
            <w:tcMar>
              <w:top w:w="40" w:type="dxa"/>
              <w:left w:w="80" w:type="dxa"/>
              <w:bottom w:w="40" w:type="dxa"/>
              <w:right w:w="80" w:type="dxa"/>
            </w:tcMar>
            <w:vAlign w:val="bottom"/>
          </w:tcPr>
          <w:p w14:paraId="280E00C7" w14:textId="50F33267"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3C409B0D" w14:textId="5C361284" w:rsidR="00E81B9B" w:rsidRPr="00E81B9B" w:rsidRDefault="00E81B9B" w:rsidP="00E81B9B">
            <w:pPr>
              <w:jc w:val="right"/>
              <w:rPr>
                <w:sz w:val="17"/>
                <w:szCs w:val="17"/>
              </w:rPr>
            </w:pPr>
            <w:r w:rsidRPr="00E81B9B">
              <w:rPr>
                <w:sz w:val="17"/>
                <w:szCs w:val="17"/>
              </w:rPr>
              <w:t xml:space="preserve">             25,414 </w:t>
            </w:r>
          </w:p>
        </w:tc>
        <w:tc>
          <w:tcPr>
            <w:tcW w:w="1200" w:type="dxa"/>
            <w:tcMar>
              <w:top w:w="40" w:type="dxa"/>
              <w:left w:w="80" w:type="dxa"/>
              <w:bottom w:w="40" w:type="dxa"/>
              <w:right w:w="80" w:type="dxa"/>
            </w:tcMar>
            <w:vAlign w:val="bottom"/>
          </w:tcPr>
          <w:p w14:paraId="15890383" w14:textId="11D44C71" w:rsidR="00E81B9B" w:rsidRPr="00E81B9B" w:rsidRDefault="00E81B9B" w:rsidP="00E81B9B">
            <w:pPr>
              <w:jc w:val="right"/>
              <w:rPr>
                <w:sz w:val="17"/>
                <w:szCs w:val="17"/>
              </w:rPr>
            </w:pPr>
            <w:r w:rsidRPr="00E81B9B">
              <w:rPr>
                <w:sz w:val="17"/>
                <w:szCs w:val="17"/>
              </w:rPr>
              <w:t xml:space="preserve">             28,563 </w:t>
            </w:r>
          </w:p>
        </w:tc>
        <w:tc>
          <w:tcPr>
            <w:tcW w:w="1200" w:type="dxa"/>
            <w:tcMar>
              <w:top w:w="40" w:type="dxa"/>
              <w:left w:w="80" w:type="dxa"/>
              <w:bottom w:w="40" w:type="dxa"/>
              <w:right w:w="80" w:type="dxa"/>
            </w:tcMar>
            <w:vAlign w:val="bottom"/>
          </w:tcPr>
          <w:p w14:paraId="44587E7F" w14:textId="4B82E9CA" w:rsidR="00E81B9B" w:rsidRPr="00E81B9B" w:rsidRDefault="00E81B9B" w:rsidP="00E81B9B">
            <w:pPr>
              <w:jc w:val="right"/>
              <w:rPr>
                <w:sz w:val="17"/>
                <w:szCs w:val="17"/>
              </w:rPr>
            </w:pPr>
            <w:r w:rsidRPr="00E81B9B">
              <w:rPr>
                <w:sz w:val="17"/>
                <w:szCs w:val="17"/>
              </w:rPr>
              <w:t xml:space="preserve">             21,767 </w:t>
            </w:r>
          </w:p>
        </w:tc>
        <w:tc>
          <w:tcPr>
            <w:tcW w:w="1160" w:type="dxa"/>
            <w:tcMar>
              <w:top w:w="40" w:type="dxa"/>
              <w:left w:w="80" w:type="dxa"/>
              <w:bottom w:w="40" w:type="dxa"/>
              <w:right w:w="80" w:type="dxa"/>
            </w:tcMar>
            <w:vAlign w:val="bottom"/>
          </w:tcPr>
          <w:p w14:paraId="11F9BA09" w14:textId="5DEABC43" w:rsidR="00E81B9B" w:rsidRPr="00E81B9B" w:rsidRDefault="00E81B9B" w:rsidP="00E81B9B">
            <w:pPr>
              <w:jc w:val="right"/>
              <w:rPr>
                <w:sz w:val="17"/>
                <w:szCs w:val="17"/>
              </w:rPr>
            </w:pPr>
            <w:r w:rsidRPr="00E81B9B">
              <w:rPr>
                <w:sz w:val="17"/>
                <w:szCs w:val="17"/>
              </w:rPr>
              <w:t xml:space="preserve">            25,130 </w:t>
            </w:r>
          </w:p>
        </w:tc>
      </w:tr>
      <w:tr w:rsidR="00E81B9B" w14:paraId="06630051" w14:textId="77777777" w:rsidTr="00A67B10">
        <w:tc>
          <w:tcPr>
            <w:tcW w:w="1000" w:type="dxa"/>
            <w:tcMar>
              <w:top w:w="40" w:type="dxa"/>
              <w:left w:w="80" w:type="dxa"/>
              <w:bottom w:w="40" w:type="dxa"/>
              <w:right w:w="80" w:type="dxa"/>
            </w:tcMar>
          </w:tcPr>
          <w:p w14:paraId="49ACB1D0" w14:textId="77777777" w:rsidR="00E81B9B" w:rsidRDefault="00E81B9B" w:rsidP="00E81B9B">
            <w:r>
              <w:rPr>
                <w:sz w:val="17"/>
                <w:szCs w:val="17"/>
              </w:rPr>
              <w:t>1-Day</w:t>
            </w:r>
          </w:p>
        </w:tc>
        <w:tc>
          <w:tcPr>
            <w:tcW w:w="1500" w:type="dxa"/>
            <w:tcMar>
              <w:top w:w="40" w:type="dxa"/>
              <w:left w:w="80" w:type="dxa"/>
              <w:bottom w:w="40" w:type="dxa"/>
              <w:right w:w="80" w:type="dxa"/>
            </w:tcMar>
          </w:tcPr>
          <w:p w14:paraId="012E545B"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6966C7BA" w14:textId="52414604" w:rsidR="00E81B9B" w:rsidRPr="00E81B9B" w:rsidRDefault="00E81B9B" w:rsidP="00E81B9B">
            <w:pPr>
              <w:jc w:val="right"/>
              <w:rPr>
                <w:sz w:val="17"/>
                <w:szCs w:val="17"/>
              </w:rPr>
            </w:pPr>
            <w:r w:rsidRPr="00E81B9B">
              <w:rPr>
                <w:sz w:val="17"/>
                <w:szCs w:val="17"/>
              </w:rPr>
              <w:t>0.0022</w:t>
            </w:r>
          </w:p>
        </w:tc>
        <w:tc>
          <w:tcPr>
            <w:tcW w:w="800" w:type="dxa"/>
            <w:tcMar>
              <w:top w:w="40" w:type="dxa"/>
              <w:left w:w="80" w:type="dxa"/>
              <w:bottom w:w="40" w:type="dxa"/>
              <w:right w:w="80" w:type="dxa"/>
            </w:tcMar>
            <w:vAlign w:val="bottom"/>
          </w:tcPr>
          <w:p w14:paraId="27090BE8" w14:textId="704251AA"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211A805A" w14:textId="34F6E467" w:rsidR="00E81B9B" w:rsidRPr="00E81B9B" w:rsidRDefault="00E81B9B" w:rsidP="00E81B9B">
            <w:pPr>
              <w:jc w:val="right"/>
              <w:rPr>
                <w:sz w:val="17"/>
                <w:szCs w:val="17"/>
              </w:rPr>
            </w:pPr>
            <w:r w:rsidRPr="00E81B9B">
              <w:rPr>
                <w:sz w:val="17"/>
                <w:szCs w:val="17"/>
              </w:rPr>
              <w:t xml:space="preserve">             18,268 </w:t>
            </w:r>
          </w:p>
        </w:tc>
        <w:tc>
          <w:tcPr>
            <w:tcW w:w="1200" w:type="dxa"/>
            <w:tcMar>
              <w:top w:w="40" w:type="dxa"/>
              <w:left w:w="80" w:type="dxa"/>
              <w:bottom w:w="40" w:type="dxa"/>
              <w:right w:w="80" w:type="dxa"/>
            </w:tcMar>
            <w:vAlign w:val="bottom"/>
          </w:tcPr>
          <w:p w14:paraId="10BAB199" w14:textId="1C2FE361" w:rsidR="00E81B9B" w:rsidRPr="00E81B9B" w:rsidRDefault="00E81B9B" w:rsidP="00E81B9B">
            <w:pPr>
              <w:jc w:val="right"/>
              <w:rPr>
                <w:sz w:val="17"/>
                <w:szCs w:val="17"/>
              </w:rPr>
            </w:pPr>
            <w:r w:rsidRPr="00E81B9B">
              <w:rPr>
                <w:sz w:val="17"/>
                <w:szCs w:val="17"/>
              </w:rPr>
              <w:t xml:space="preserve">             21,476 </w:t>
            </w:r>
          </w:p>
        </w:tc>
        <w:tc>
          <w:tcPr>
            <w:tcW w:w="1200" w:type="dxa"/>
            <w:tcMar>
              <w:top w:w="40" w:type="dxa"/>
              <w:left w:w="80" w:type="dxa"/>
              <w:bottom w:w="40" w:type="dxa"/>
              <w:right w:w="80" w:type="dxa"/>
            </w:tcMar>
            <w:vAlign w:val="bottom"/>
          </w:tcPr>
          <w:p w14:paraId="653BF732" w14:textId="5B05240B" w:rsidR="00E81B9B" w:rsidRPr="00E81B9B" w:rsidRDefault="00E81B9B" w:rsidP="00E81B9B">
            <w:pPr>
              <w:jc w:val="right"/>
              <w:rPr>
                <w:sz w:val="17"/>
                <w:szCs w:val="17"/>
              </w:rPr>
            </w:pPr>
            <w:r w:rsidRPr="00E81B9B">
              <w:rPr>
                <w:sz w:val="17"/>
                <w:szCs w:val="17"/>
              </w:rPr>
              <w:t xml:space="preserve">             14,392 </w:t>
            </w:r>
          </w:p>
        </w:tc>
        <w:tc>
          <w:tcPr>
            <w:tcW w:w="1160" w:type="dxa"/>
            <w:tcMar>
              <w:top w:w="40" w:type="dxa"/>
              <w:left w:w="80" w:type="dxa"/>
              <w:bottom w:w="40" w:type="dxa"/>
              <w:right w:w="80" w:type="dxa"/>
            </w:tcMar>
            <w:vAlign w:val="bottom"/>
          </w:tcPr>
          <w:p w14:paraId="48873758" w14:textId="434234A7" w:rsidR="00E81B9B" w:rsidRPr="00E81B9B" w:rsidRDefault="00E81B9B" w:rsidP="00E81B9B">
            <w:pPr>
              <w:jc w:val="right"/>
              <w:rPr>
                <w:sz w:val="17"/>
                <w:szCs w:val="17"/>
              </w:rPr>
            </w:pPr>
            <w:r w:rsidRPr="00E81B9B">
              <w:rPr>
                <w:sz w:val="17"/>
                <w:szCs w:val="17"/>
              </w:rPr>
              <w:t xml:space="preserve">            17,638 </w:t>
            </w:r>
          </w:p>
        </w:tc>
      </w:tr>
      <w:tr w:rsidR="00E81B9B" w14:paraId="16F3A93A" w14:textId="77777777" w:rsidTr="00A67B10">
        <w:tc>
          <w:tcPr>
            <w:tcW w:w="1000" w:type="dxa"/>
            <w:tcMar>
              <w:top w:w="40" w:type="dxa"/>
              <w:left w:w="80" w:type="dxa"/>
              <w:bottom w:w="40" w:type="dxa"/>
              <w:right w:w="80" w:type="dxa"/>
            </w:tcMar>
          </w:tcPr>
          <w:p w14:paraId="1F0FD2A2" w14:textId="77777777" w:rsidR="00E81B9B" w:rsidRDefault="00E81B9B" w:rsidP="00E81B9B">
            <w:r>
              <w:rPr>
                <w:sz w:val="17"/>
                <w:szCs w:val="17"/>
              </w:rPr>
              <w:t>3-Day</w:t>
            </w:r>
          </w:p>
        </w:tc>
        <w:tc>
          <w:tcPr>
            <w:tcW w:w="1500" w:type="dxa"/>
            <w:tcMar>
              <w:top w:w="40" w:type="dxa"/>
              <w:left w:w="80" w:type="dxa"/>
              <w:bottom w:w="40" w:type="dxa"/>
              <w:right w:w="80" w:type="dxa"/>
            </w:tcMar>
          </w:tcPr>
          <w:p w14:paraId="3D1054F6"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36983F7A" w14:textId="29BA7F99" w:rsidR="00E81B9B" w:rsidRPr="00E81B9B" w:rsidRDefault="00E81B9B" w:rsidP="00E81B9B">
            <w:pPr>
              <w:jc w:val="right"/>
              <w:rPr>
                <w:sz w:val="17"/>
                <w:szCs w:val="17"/>
              </w:rPr>
            </w:pPr>
            <w:r w:rsidRPr="00E81B9B">
              <w:rPr>
                <w:sz w:val="17"/>
                <w:szCs w:val="17"/>
              </w:rPr>
              <w:t>0.0093</w:t>
            </w:r>
          </w:p>
        </w:tc>
        <w:tc>
          <w:tcPr>
            <w:tcW w:w="800" w:type="dxa"/>
            <w:tcMar>
              <w:top w:w="40" w:type="dxa"/>
              <w:left w:w="80" w:type="dxa"/>
              <w:bottom w:w="40" w:type="dxa"/>
              <w:right w:w="80" w:type="dxa"/>
            </w:tcMar>
            <w:vAlign w:val="bottom"/>
          </w:tcPr>
          <w:p w14:paraId="09C80A8F" w14:textId="78673EF8"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5A49BE41" w14:textId="368A019F" w:rsidR="00E81B9B" w:rsidRPr="00E81B9B" w:rsidRDefault="00E81B9B" w:rsidP="00E81B9B">
            <w:pPr>
              <w:jc w:val="right"/>
              <w:rPr>
                <w:sz w:val="17"/>
                <w:szCs w:val="17"/>
              </w:rPr>
            </w:pPr>
            <w:r w:rsidRPr="00E81B9B">
              <w:rPr>
                <w:sz w:val="17"/>
                <w:szCs w:val="17"/>
              </w:rPr>
              <w:t xml:space="preserve">           240,363 </w:t>
            </w:r>
          </w:p>
        </w:tc>
        <w:tc>
          <w:tcPr>
            <w:tcW w:w="1200" w:type="dxa"/>
            <w:tcMar>
              <w:top w:w="40" w:type="dxa"/>
              <w:left w:w="80" w:type="dxa"/>
              <w:bottom w:w="40" w:type="dxa"/>
              <w:right w:w="80" w:type="dxa"/>
            </w:tcMar>
            <w:vAlign w:val="bottom"/>
          </w:tcPr>
          <w:p w14:paraId="5A14A731" w14:textId="592076F3" w:rsidR="00E81B9B" w:rsidRPr="00E81B9B" w:rsidRDefault="00E81B9B" w:rsidP="00E81B9B">
            <w:pPr>
              <w:jc w:val="right"/>
              <w:rPr>
                <w:sz w:val="17"/>
                <w:szCs w:val="17"/>
              </w:rPr>
            </w:pPr>
            <w:r w:rsidRPr="00E81B9B">
              <w:rPr>
                <w:sz w:val="17"/>
                <w:szCs w:val="17"/>
              </w:rPr>
              <w:t xml:space="preserve">           376,364 </w:t>
            </w:r>
          </w:p>
        </w:tc>
        <w:tc>
          <w:tcPr>
            <w:tcW w:w="1200" w:type="dxa"/>
            <w:tcMar>
              <w:top w:w="40" w:type="dxa"/>
              <w:left w:w="80" w:type="dxa"/>
              <w:bottom w:w="40" w:type="dxa"/>
              <w:right w:w="80" w:type="dxa"/>
            </w:tcMar>
            <w:vAlign w:val="bottom"/>
          </w:tcPr>
          <w:p w14:paraId="655EEC00" w14:textId="496A1665" w:rsidR="00E81B9B" w:rsidRPr="00E81B9B" w:rsidRDefault="00E81B9B" w:rsidP="00E81B9B">
            <w:pPr>
              <w:jc w:val="right"/>
              <w:rPr>
                <w:sz w:val="17"/>
                <w:szCs w:val="17"/>
              </w:rPr>
            </w:pPr>
            <w:r w:rsidRPr="00E81B9B">
              <w:rPr>
                <w:sz w:val="17"/>
                <w:szCs w:val="17"/>
              </w:rPr>
              <w:t xml:space="preserve">           180,427 </w:t>
            </w:r>
          </w:p>
        </w:tc>
        <w:tc>
          <w:tcPr>
            <w:tcW w:w="1160" w:type="dxa"/>
            <w:tcMar>
              <w:top w:w="40" w:type="dxa"/>
              <w:left w:w="80" w:type="dxa"/>
              <w:bottom w:w="40" w:type="dxa"/>
              <w:right w:w="80" w:type="dxa"/>
            </w:tcMar>
            <w:vAlign w:val="bottom"/>
          </w:tcPr>
          <w:p w14:paraId="059096BE" w14:textId="281B8821" w:rsidR="00E81B9B" w:rsidRPr="00E81B9B" w:rsidRDefault="00E81B9B" w:rsidP="00E81B9B">
            <w:pPr>
              <w:jc w:val="right"/>
              <w:rPr>
                <w:sz w:val="17"/>
                <w:szCs w:val="17"/>
              </w:rPr>
            </w:pPr>
            <w:r w:rsidRPr="00E81B9B">
              <w:rPr>
                <w:sz w:val="17"/>
                <w:szCs w:val="17"/>
              </w:rPr>
              <w:t xml:space="preserve">          298,915 </w:t>
            </w:r>
          </w:p>
        </w:tc>
      </w:tr>
      <w:tr w:rsidR="00E81B9B" w14:paraId="6F7DAFD4" w14:textId="77777777" w:rsidTr="00A67B10">
        <w:tc>
          <w:tcPr>
            <w:tcW w:w="1000" w:type="dxa"/>
            <w:tcMar>
              <w:top w:w="40" w:type="dxa"/>
              <w:left w:w="80" w:type="dxa"/>
              <w:bottom w:w="40" w:type="dxa"/>
              <w:right w:w="80" w:type="dxa"/>
            </w:tcMar>
          </w:tcPr>
          <w:p w14:paraId="1CAFE45F" w14:textId="77777777" w:rsidR="00E81B9B" w:rsidRDefault="00E81B9B" w:rsidP="00E81B9B">
            <w:r>
              <w:rPr>
                <w:sz w:val="17"/>
                <w:szCs w:val="17"/>
              </w:rPr>
              <w:t>3-Day</w:t>
            </w:r>
          </w:p>
        </w:tc>
        <w:tc>
          <w:tcPr>
            <w:tcW w:w="1500" w:type="dxa"/>
            <w:tcMar>
              <w:top w:w="40" w:type="dxa"/>
              <w:left w:w="80" w:type="dxa"/>
              <w:bottom w:w="40" w:type="dxa"/>
              <w:right w:w="80" w:type="dxa"/>
            </w:tcMar>
          </w:tcPr>
          <w:p w14:paraId="22D8E33C"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75923CA6" w14:textId="5A2D7D63" w:rsidR="00E81B9B" w:rsidRPr="00E81B9B" w:rsidRDefault="00E81B9B" w:rsidP="00E81B9B">
            <w:pPr>
              <w:jc w:val="right"/>
              <w:rPr>
                <w:sz w:val="17"/>
                <w:szCs w:val="17"/>
              </w:rPr>
            </w:pPr>
            <w:r w:rsidRPr="00E81B9B">
              <w:rPr>
                <w:sz w:val="17"/>
                <w:szCs w:val="17"/>
              </w:rPr>
              <w:t>0.0079</w:t>
            </w:r>
          </w:p>
        </w:tc>
        <w:tc>
          <w:tcPr>
            <w:tcW w:w="800" w:type="dxa"/>
            <w:tcMar>
              <w:top w:w="40" w:type="dxa"/>
              <w:left w:w="80" w:type="dxa"/>
              <w:bottom w:w="40" w:type="dxa"/>
              <w:right w:w="80" w:type="dxa"/>
            </w:tcMar>
            <w:vAlign w:val="bottom"/>
          </w:tcPr>
          <w:p w14:paraId="062DB3EE" w14:textId="353A53C3"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225C5C3F" w14:textId="22BE5843" w:rsidR="00E81B9B" w:rsidRPr="00E81B9B" w:rsidRDefault="00E81B9B" w:rsidP="00E81B9B">
            <w:pPr>
              <w:jc w:val="right"/>
              <w:rPr>
                <w:sz w:val="17"/>
                <w:szCs w:val="17"/>
              </w:rPr>
            </w:pPr>
            <w:r w:rsidRPr="00E81B9B">
              <w:rPr>
                <w:sz w:val="17"/>
                <w:szCs w:val="17"/>
              </w:rPr>
              <w:t xml:space="preserve">           222,081 </w:t>
            </w:r>
          </w:p>
        </w:tc>
        <w:tc>
          <w:tcPr>
            <w:tcW w:w="1200" w:type="dxa"/>
            <w:tcMar>
              <w:top w:w="40" w:type="dxa"/>
              <w:left w:w="80" w:type="dxa"/>
              <w:bottom w:w="40" w:type="dxa"/>
              <w:right w:w="80" w:type="dxa"/>
            </w:tcMar>
            <w:vAlign w:val="bottom"/>
          </w:tcPr>
          <w:p w14:paraId="4C4BABDC" w14:textId="48CE05C3" w:rsidR="00E81B9B" w:rsidRPr="00E81B9B" w:rsidRDefault="00E81B9B" w:rsidP="00E81B9B">
            <w:pPr>
              <w:jc w:val="right"/>
              <w:rPr>
                <w:sz w:val="17"/>
                <w:szCs w:val="17"/>
              </w:rPr>
            </w:pPr>
            <w:r w:rsidRPr="00E81B9B">
              <w:rPr>
                <w:sz w:val="17"/>
                <w:szCs w:val="17"/>
              </w:rPr>
              <w:t xml:space="preserve">           335,087 </w:t>
            </w:r>
          </w:p>
        </w:tc>
        <w:tc>
          <w:tcPr>
            <w:tcW w:w="1200" w:type="dxa"/>
            <w:tcMar>
              <w:top w:w="40" w:type="dxa"/>
              <w:left w:w="80" w:type="dxa"/>
              <w:bottom w:w="40" w:type="dxa"/>
              <w:right w:w="80" w:type="dxa"/>
            </w:tcMar>
            <w:vAlign w:val="bottom"/>
          </w:tcPr>
          <w:p w14:paraId="0E0D01FF" w14:textId="364F1EBB" w:rsidR="00E81B9B" w:rsidRPr="00E81B9B" w:rsidRDefault="00E81B9B" w:rsidP="00E81B9B">
            <w:pPr>
              <w:jc w:val="right"/>
              <w:rPr>
                <w:sz w:val="17"/>
                <w:szCs w:val="17"/>
              </w:rPr>
            </w:pPr>
            <w:r w:rsidRPr="00E81B9B">
              <w:rPr>
                <w:sz w:val="17"/>
                <w:szCs w:val="17"/>
              </w:rPr>
              <w:t xml:space="preserve">           170,391 </w:t>
            </w:r>
          </w:p>
        </w:tc>
        <w:tc>
          <w:tcPr>
            <w:tcW w:w="1160" w:type="dxa"/>
            <w:tcMar>
              <w:top w:w="40" w:type="dxa"/>
              <w:left w:w="80" w:type="dxa"/>
              <w:bottom w:w="40" w:type="dxa"/>
              <w:right w:w="80" w:type="dxa"/>
            </w:tcMar>
            <w:vAlign w:val="bottom"/>
          </w:tcPr>
          <w:p w14:paraId="24125CC5" w14:textId="54359ED7" w:rsidR="00E81B9B" w:rsidRPr="00E81B9B" w:rsidRDefault="00E81B9B" w:rsidP="00E81B9B">
            <w:pPr>
              <w:jc w:val="right"/>
              <w:rPr>
                <w:sz w:val="17"/>
                <w:szCs w:val="17"/>
              </w:rPr>
            </w:pPr>
            <w:r w:rsidRPr="00E81B9B">
              <w:rPr>
                <w:sz w:val="17"/>
                <w:szCs w:val="17"/>
              </w:rPr>
              <w:t xml:space="preserve">          264,436 </w:t>
            </w:r>
          </w:p>
        </w:tc>
      </w:tr>
      <w:tr w:rsidR="00E81B9B" w14:paraId="4CF79118" w14:textId="77777777" w:rsidTr="00A67B10">
        <w:tc>
          <w:tcPr>
            <w:tcW w:w="1000" w:type="dxa"/>
            <w:tcMar>
              <w:top w:w="40" w:type="dxa"/>
              <w:left w:w="80" w:type="dxa"/>
              <w:bottom w:w="40" w:type="dxa"/>
              <w:right w:w="80" w:type="dxa"/>
            </w:tcMar>
          </w:tcPr>
          <w:p w14:paraId="43CF560C" w14:textId="77777777" w:rsidR="00E81B9B" w:rsidRDefault="00E81B9B" w:rsidP="00E81B9B">
            <w:r>
              <w:rPr>
                <w:sz w:val="17"/>
                <w:szCs w:val="17"/>
              </w:rPr>
              <w:t>3-Day</w:t>
            </w:r>
          </w:p>
        </w:tc>
        <w:tc>
          <w:tcPr>
            <w:tcW w:w="1500" w:type="dxa"/>
            <w:tcMar>
              <w:top w:w="40" w:type="dxa"/>
              <w:left w:w="80" w:type="dxa"/>
              <w:bottom w:w="40" w:type="dxa"/>
              <w:right w:w="80" w:type="dxa"/>
            </w:tcMar>
          </w:tcPr>
          <w:p w14:paraId="0424D1EB"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1395E9C2" w14:textId="30A87086" w:rsidR="00E81B9B" w:rsidRPr="00E81B9B" w:rsidRDefault="00E81B9B" w:rsidP="00E81B9B">
            <w:pPr>
              <w:jc w:val="right"/>
              <w:rPr>
                <w:sz w:val="17"/>
                <w:szCs w:val="17"/>
              </w:rPr>
            </w:pPr>
            <w:r w:rsidRPr="00E81B9B">
              <w:rPr>
                <w:sz w:val="17"/>
                <w:szCs w:val="17"/>
              </w:rPr>
              <w:t>0.0062</w:t>
            </w:r>
          </w:p>
        </w:tc>
        <w:tc>
          <w:tcPr>
            <w:tcW w:w="800" w:type="dxa"/>
            <w:tcMar>
              <w:top w:w="40" w:type="dxa"/>
              <w:left w:w="80" w:type="dxa"/>
              <w:bottom w:w="40" w:type="dxa"/>
              <w:right w:w="80" w:type="dxa"/>
            </w:tcMar>
            <w:vAlign w:val="bottom"/>
          </w:tcPr>
          <w:p w14:paraId="79357298" w14:textId="75E5A24F"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127A1720" w14:textId="29AFC53A" w:rsidR="00E81B9B" w:rsidRPr="00E81B9B" w:rsidRDefault="00E81B9B" w:rsidP="00E81B9B">
            <w:pPr>
              <w:jc w:val="right"/>
              <w:rPr>
                <w:sz w:val="17"/>
                <w:szCs w:val="17"/>
              </w:rPr>
            </w:pPr>
            <w:r w:rsidRPr="00E81B9B">
              <w:rPr>
                <w:sz w:val="17"/>
                <w:szCs w:val="17"/>
              </w:rPr>
              <w:t xml:space="preserve">           198,868 </w:t>
            </w:r>
          </w:p>
        </w:tc>
        <w:tc>
          <w:tcPr>
            <w:tcW w:w="1200" w:type="dxa"/>
            <w:tcMar>
              <w:top w:w="40" w:type="dxa"/>
              <w:left w:w="80" w:type="dxa"/>
              <w:bottom w:w="40" w:type="dxa"/>
              <w:right w:w="80" w:type="dxa"/>
            </w:tcMar>
            <w:vAlign w:val="bottom"/>
          </w:tcPr>
          <w:p w14:paraId="70D5DB4C" w14:textId="1ADE1A44" w:rsidR="00E81B9B" w:rsidRPr="00E81B9B" w:rsidRDefault="00E81B9B" w:rsidP="00E81B9B">
            <w:pPr>
              <w:jc w:val="right"/>
              <w:rPr>
                <w:sz w:val="17"/>
                <w:szCs w:val="17"/>
              </w:rPr>
            </w:pPr>
            <w:r w:rsidRPr="00E81B9B">
              <w:rPr>
                <w:sz w:val="17"/>
                <w:szCs w:val="17"/>
              </w:rPr>
              <w:t xml:space="preserve">           285,924 </w:t>
            </w:r>
          </w:p>
        </w:tc>
        <w:tc>
          <w:tcPr>
            <w:tcW w:w="1200" w:type="dxa"/>
            <w:tcMar>
              <w:top w:w="40" w:type="dxa"/>
              <w:left w:w="80" w:type="dxa"/>
              <w:bottom w:w="40" w:type="dxa"/>
              <w:right w:w="80" w:type="dxa"/>
            </w:tcMar>
            <w:vAlign w:val="bottom"/>
          </w:tcPr>
          <w:p w14:paraId="574AE70C" w14:textId="4FB7158C" w:rsidR="00E81B9B" w:rsidRPr="00E81B9B" w:rsidRDefault="00E81B9B" w:rsidP="00E81B9B">
            <w:pPr>
              <w:jc w:val="right"/>
              <w:rPr>
                <w:sz w:val="17"/>
                <w:szCs w:val="17"/>
              </w:rPr>
            </w:pPr>
            <w:r w:rsidRPr="00E81B9B">
              <w:rPr>
                <w:sz w:val="17"/>
                <w:szCs w:val="17"/>
              </w:rPr>
              <w:t xml:space="preserve">           157,011 </w:t>
            </w:r>
          </w:p>
        </w:tc>
        <w:tc>
          <w:tcPr>
            <w:tcW w:w="1160" w:type="dxa"/>
            <w:tcMar>
              <w:top w:w="40" w:type="dxa"/>
              <w:left w:w="80" w:type="dxa"/>
              <w:bottom w:w="40" w:type="dxa"/>
              <w:right w:w="80" w:type="dxa"/>
            </w:tcMar>
            <w:vAlign w:val="bottom"/>
          </w:tcPr>
          <w:p w14:paraId="6F8E9BB0" w14:textId="2F546864" w:rsidR="00E81B9B" w:rsidRPr="00E81B9B" w:rsidRDefault="00E81B9B" w:rsidP="00E81B9B">
            <w:pPr>
              <w:jc w:val="right"/>
              <w:rPr>
                <w:sz w:val="17"/>
                <w:szCs w:val="17"/>
              </w:rPr>
            </w:pPr>
            <w:r w:rsidRPr="00E81B9B">
              <w:rPr>
                <w:sz w:val="17"/>
                <w:szCs w:val="17"/>
              </w:rPr>
              <w:t xml:space="preserve">          225,645 </w:t>
            </w:r>
          </w:p>
        </w:tc>
      </w:tr>
      <w:tr w:rsidR="00E81B9B" w14:paraId="3E06BA36" w14:textId="77777777" w:rsidTr="00A67B10">
        <w:tc>
          <w:tcPr>
            <w:tcW w:w="1000" w:type="dxa"/>
            <w:tcMar>
              <w:top w:w="40" w:type="dxa"/>
              <w:left w:w="80" w:type="dxa"/>
              <w:bottom w:w="40" w:type="dxa"/>
              <w:right w:w="80" w:type="dxa"/>
            </w:tcMar>
          </w:tcPr>
          <w:p w14:paraId="50861DC2" w14:textId="77777777" w:rsidR="00E81B9B" w:rsidRDefault="00E81B9B" w:rsidP="00E81B9B">
            <w:r>
              <w:rPr>
                <w:sz w:val="17"/>
                <w:szCs w:val="17"/>
              </w:rPr>
              <w:t>3-Day</w:t>
            </w:r>
          </w:p>
        </w:tc>
        <w:tc>
          <w:tcPr>
            <w:tcW w:w="1500" w:type="dxa"/>
            <w:tcMar>
              <w:top w:w="40" w:type="dxa"/>
              <w:left w:w="80" w:type="dxa"/>
              <w:bottom w:w="40" w:type="dxa"/>
              <w:right w:w="80" w:type="dxa"/>
            </w:tcMar>
          </w:tcPr>
          <w:p w14:paraId="443085BA"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1486F9C7" w14:textId="54EAC6B0" w:rsidR="00E81B9B" w:rsidRPr="00E81B9B" w:rsidRDefault="00E81B9B" w:rsidP="00E81B9B">
            <w:pPr>
              <w:jc w:val="right"/>
              <w:rPr>
                <w:sz w:val="17"/>
                <w:szCs w:val="17"/>
              </w:rPr>
            </w:pPr>
            <w:r w:rsidRPr="00E81B9B">
              <w:rPr>
                <w:sz w:val="17"/>
                <w:szCs w:val="17"/>
              </w:rPr>
              <w:t>0.0051</w:t>
            </w:r>
          </w:p>
        </w:tc>
        <w:tc>
          <w:tcPr>
            <w:tcW w:w="800" w:type="dxa"/>
            <w:tcMar>
              <w:top w:w="40" w:type="dxa"/>
              <w:left w:w="80" w:type="dxa"/>
              <w:bottom w:w="40" w:type="dxa"/>
              <w:right w:w="80" w:type="dxa"/>
            </w:tcMar>
            <w:vAlign w:val="bottom"/>
          </w:tcPr>
          <w:p w14:paraId="19290C88" w14:textId="04F973C1"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56D26A96" w14:textId="119B2B70" w:rsidR="00E81B9B" w:rsidRPr="00E81B9B" w:rsidRDefault="00E81B9B" w:rsidP="00E81B9B">
            <w:pPr>
              <w:jc w:val="right"/>
              <w:rPr>
                <w:sz w:val="17"/>
                <w:szCs w:val="17"/>
              </w:rPr>
            </w:pPr>
            <w:r w:rsidRPr="00E81B9B">
              <w:rPr>
                <w:sz w:val="17"/>
                <w:szCs w:val="17"/>
              </w:rPr>
              <w:t xml:space="preserve">           181,994 </w:t>
            </w:r>
          </w:p>
        </w:tc>
        <w:tc>
          <w:tcPr>
            <w:tcW w:w="1200" w:type="dxa"/>
            <w:tcMar>
              <w:top w:w="40" w:type="dxa"/>
              <w:left w:w="80" w:type="dxa"/>
              <w:bottom w:w="40" w:type="dxa"/>
              <w:right w:w="80" w:type="dxa"/>
            </w:tcMar>
            <w:vAlign w:val="bottom"/>
          </w:tcPr>
          <w:p w14:paraId="614FEAA3" w14:textId="4A4C5CDF" w:rsidR="00E81B9B" w:rsidRPr="00E81B9B" w:rsidRDefault="00E81B9B" w:rsidP="00E81B9B">
            <w:pPr>
              <w:jc w:val="right"/>
              <w:rPr>
                <w:sz w:val="17"/>
                <w:szCs w:val="17"/>
              </w:rPr>
            </w:pPr>
            <w:r w:rsidRPr="00E81B9B">
              <w:rPr>
                <w:sz w:val="17"/>
                <w:szCs w:val="17"/>
              </w:rPr>
              <w:t xml:space="preserve">           252,436 </w:t>
            </w:r>
          </w:p>
        </w:tc>
        <w:tc>
          <w:tcPr>
            <w:tcW w:w="1200" w:type="dxa"/>
            <w:tcMar>
              <w:top w:w="40" w:type="dxa"/>
              <w:left w:w="80" w:type="dxa"/>
              <w:bottom w:w="40" w:type="dxa"/>
              <w:right w:w="80" w:type="dxa"/>
            </w:tcMar>
            <w:vAlign w:val="bottom"/>
          </w:tcPr>
          <w:p w14:paraId="51E94981" w14:textId="334D88DC" w:rsidR="00E81B9B" w:rsidRPr="00E81B9B" w:rsidRDefault="00E81B9B" w:rsidP="00E81B9B">
            <w:pPr>
              <w:jc w:val="right"/>
              <w:rPr>
                <w:sz w:val="17"/>
                <w:szCs w:val="17"/>
              </w:rPr>
            </w:pPr>
            <w:r w:rsidRPr="00E81B9B">
              <w:rPr>
                <w:sz w:val="17"/>
                <w:szCs w:val="17"/>
              </w:rPr>
              <w:t xml:space="preserve">           146,786 </w:t>
            </w:r>
          </w:p>
        </w:tc>
        <w:tc>
          <w:tcPr>
            <w:tcW w:w="1160" w:type="dxa"/>
            <w:tcMar>
              <w:top w:w="40" w:type="dxa"/>
              <w:left w:w="80" w:type="dxa"/>
              <w:bottom w:w="40" w:type="dxa"/>
              <w:right w:w="80" w:type="dxa"/>
            </w:tcMar>
            <w:vAlign w:val="bottom"/>
          </w:tcPr>
          <w:p w14:paraId="7DB5AEFA" w14:textId="64CD3418" w:rsidR="00E81B9B" w:rsidRPr="00E81B9B" w:rsidRDefault="00E81B9B" w:rsidP="00E81B9B">
            <w:pPr>
              <w:jc w:val="right"/>
              <w:rPr>
                <w:sz w:val="17"/>
                <w:szCs w:val="17"/>
              </w:rPr>
            </w:pPr>
            <w:r w:rsidRPr="00E81B9B">
              <w:rPr>
                <w:sz w:val="17"/>
                <w:szCs w:val="17"/>
              </w:rPr>
              <w:t xml:space="preserve">          200,289 </w:t>
            </w:r>
          </w:p>
        </w:tc>
      </w:tr>
      <w:tr w:rsidR="00E81B9B" w14:paraId="7FBE1CFA" w14:textId="77777777" w:rsidTr="00A67B10">
        <w:tc>
          <w:tcPr>
            <w:tcW w:w="1000" w:type="dxa"/>
            <w:tcMar>
              <w:top w:w="40" w:type="dxa"/>
              <w:left w:w="80" w:type="dxa"/>
              <w:bottom w:w="40" w:type="dxa"/>
              <w:right w:w="80" w:type="dxa"/>
            </w:tcMar>
          </w:tcPr>
          <w:p w14:paraId="23227A2B" w14:textId="77777777" w:rsidR="00E81B9B" w:rsidRDefault="00E81B9B" w:rsidP="00E81B9B">
            <w:r>
              <w:rPr>
                <w:sz w:val="17"/>
                <w:szCs w:val="17"/>
              </w:rPr>
              <w:t>3-Day</w:t>
            </w:r>
          </w:p>
        </w:tc>
        <w:tc>
          <w:tcPr>
            <w:tcW w:w="1500" w:type="dxa"/>
            <w:tcMar>
              <w:top w:w="40" w:type="dxa"/>
              <w:left w:w="80" w:type="dxa"/>
              <w:bottom w:w="40" w:type="dxa"/>
              <w:right w:w="80" w:type="dxa"/>
            </w:tcMar>
          </w:tcPr>
          <w:p w14:paraId="7CB58135"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5A2ADA4B" w14:textId="0F3B8401" w:rsidR="00E81B9B" w:rsidRPr="00E81B9B" w:rsidRDefault="00E81B9B" w:rsidP="00E81B9B">
            <w:pPr>
              <w:jc w:val="right"/>
              <w:rPr>
                <w:sz w:val="17"/>
                <w:szCs w:val="17"/>
              </w:rPr>
            </w:pPr>
            <w:r w:rsidRPr="00E81B9B">
              <w:rPr>
                <w:sz w:val="17"/>
                <w:szCs w:val="17"/>
              </w:rPr>
              <w:t>0.0041</w:t>
            </w:r>
          </w:p>
        </w:tc>
        <w:tc>
          <w:tcPr>
            <w:tcW w:w="800" w:type="dxa"/>
            <w:tcMar>
              <w:top w:w="40" w:type="dxa"/>
              <w:left w:w="80" w:type="dxa"/>
              <w:bottom w:w="40" w:type="dxa"/>
              <w:right w:w="80" w:type="dxa"/>
            </w:tcMar>
            <w:vAlign w:val="bottom"/>
          </w:tcPr>
          <w:p w14:paraId="39055BD1" w14:textId="3967A0D7"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1DA04256" w14:textId="07D13122" w:rsidR="00E81B9B" w:rsidRPr="00E81B9B" w:rsidRDefault="00E81B9B" w:rsidP="00E81B9B">
            <w:pPr>
              <w:jc w:val="right"/>
              <w:rPr>
                <w:sz w:val="17"/>
                <w:szCs w:val="17"/>
              </w:rPr>
            </w:pPr>
            <w:r w:rsidRPr="00E81B9B">
              <w:rPr>
                <w:sz w:val="17"/>
                <w:szCs w:val="17"/>
              </w:rPr>
              <w:t xml:space="preserve">           165,677 </w:t>
            </w:r>
          </w:p>
        </w:tc>
        <w:tc>
          <w:tcPr>
            <w:tcW w:w="1200" w:type="dxa"/>
            <w:tcMar>
              <w:top w:w="40" w:type="dxa"/>
              <w:left w:w="80" w:type="dxa"/>
              <w:bottom w:w="40" w:type="dxa"/>
              <w:right w:w="80" w:type="dxa"/>
            </w:tcMar>
            <w:vAlign w:val="bottom"/>
          </w:tcPr>
          <w:p w14:paraId="281D95D1" w14:textId="35ED28D0" w:rsidR="00E81B9B" w:rsidRPr="00E81B9B" w:rsidRDefault="00E81B9B" w:rsidP="00E81B9B">
            <w:pPr>
              <w:jc w:val="right"/>
              <w:rPr>
                <w:sz w:val="17"/>
                <w:szCs w:val="17"/>
              </w:rPr>
            </w:pPr>
            <w:r w:rsidRPr="00E81B9B">
              <w:rPr>
                <w:sz w:val="17"/>
                <w:szCs w:val="17"/>
              </w:rPr>
              <w:t xml:space="preserve">           221,830 </w:t>
            </w:r>
          </w:p>
        </w:tc>
        <w:tc>
          <w:tcPr>
            <w:tcW w:w="1200" w:type="dxa"/>
            <w:tcMar>
              <w:top w:w="40" w:type="dxa"/>
              <w:left w:w="80" w:type="dxa"/>
              <w:bottom w:w="40" w:type="dxa"/>
              <w:right w:w="80" w:type="dxa"/>
            </w:tcMar>
            <w:vAlign w:val="bottom"/>
          </w:tcPr>
          <w:p w14:paraId="12092BB9" w14:textId="46C88EC8" w:rsidR="00E81B9B" w:rsidRPr="00E81B9B" w:rsidRDefault="00E81B9B" w:rsidP="00E81B9B">
            <w:pPr>
              <w:jc w:val="right"/>
              <w:rPr>
                <w:sz w:val="17"/>
                <w:szCs w:val="17"/>
              </w:rPr>
            </w:pPr>
            <w:r w:rsidRPr="00E81B9B">
              <w:rPr>
                <w:sz w:val="17"/>
                <w:szCs w:val="17"/>
              </w:rPr>
              <w:t xml:space="preserve">           136,451 </w:t>
            </w:r>
          </w:p>
        </w:tc>
        <w:tc>
          <w:tcPr>
            <w:tcW w:w="1160" w:type="dxa"/>
            <w:tcMar>
              <w:top w:w="40" w:type="dxa"/>
              <w:left w:w="80" w:type="dxa"/>
              <w:bottom w:w="40" w:type="dxa"/>
              <w:right w:w="80" w:type="dxa"/>
            </w:tcMar>
            <w:vAlign w:val="bottom"/>
          </w:tcPr>
          <w:p w14:paraId="04DF25E9" w14:textId="32FB1123" w:rsidR="00E81B9B" w:rsidRPr="00E81B9B" w:rsidRDefault="00E81B9B" w:rsidP="00E81B9B">
            <w:pPr>
              <w:jc w:val="right"/>
              <w:rPr>
                <w:sz w:val="17"/>
                <w:szCs w:val="17"/>
              </w:rPr>
            </w:pPr>
            <w:r w:rsidRPr="00E81B9B">
              <w:rPr>
                <w:sz w:val="17"/>
                <w:szCs w:val="17"/>
              </w:rPr>
              <w:t xml:space="preserve">          177,857 </w:t>
            </w:r>
          </w:p>
        </w:tc>
      </w:tr>
      <w:tr w:rsidR="00E81B9B" w14:paraId="00618FB1" w14:textId="77777777" w:rsidTr="00A67B10">
        <w:tc>
          <w:tcPr>
            <w:tcW w:w="1000" w:type="dxa"/>
            <w:tcMar>
              <w:top w:w="40" w:type="dxa"/>
              <w:left w:w="80" w:type="dxa"/>
              <w:bottom w:w="40" w:type="dxa"/>
              <w:right w:w="80" w:type="dxa"/>
            </w:tcMar>
          </w:tcPr>
          <w:p w14:paraId="3B6AB202" w14:textId="77777777" w:rsidR="00E81B9B" w:rsidRDefault="00E81B9B" w:rsidP="00E81B9B">
            <w:r>
              <w:rPr>
                <w:sz w:val="17"/>
                <w:szCs w:val="17"/>
              </w:rPr>
              <w:t>3-Day</w:t>
            </w:r>
          </w:p>
        </w:tc>
        <w:tc>
          <w:tcPr>
            <w:tcW w:w="1500" w:type="dxa"/>
            <w:tcMar>
              <w:top w:w="40" w:type="dxa"/>
              <w:left w:w="80" w:type="dxa"/>
              <w:bottom w:w="40" w:type="dxa"/>
              <w:right w:w="80" w:type="dxa"/>
            </w:tcMar>
          </w:tcPr>
          <w:p w14:paraId="073BD511"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1D699497" w14:textId="300668A9" w:rsidR="00E81B9B" w:rsidRPr="00E81B9B" w:rsidRDefault="00E81B9B" w:rsidP="00E81B9B">
            <w:pPr>
              <w:jc w:val="right"/>
              <w:rPr>
                <w:sz w:val="17"/>
                <w:szCs w:val="17"/>
              </w:rPr>
            </w:pPr>
            <w:r w:rsidRPr="00E81B9B">
              <w:rPr>
                <w:sz w:val="17"/>
                <w:szCs w:val="17"/>
              </w:rPr>
              <w:t>0.0030</w:t>
            </w:r>
          </w:p>
        </w:tc>
        <w:tc>
          <w:tcPr>
            <w:tcW w:w="800" w:type="dxa"/>
            <w:tcMar>
              <w:top w:w="40" w:type="dxa"/>
              <w:left w:w="80" w:type="dxa"/>
              <w:bottom w:w="40" w:type="dxa"/>
              <w:right w:w="80" w:type="dxa"/>
            </w:tcMar>
            <w:vAlign w:val="bottom"/>
          </w:tcPr>
          <w:p w14:paraId="76762D29" w14:textId="293B5E70"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2EAF6299" w14:textId="28D5B068" w:rsidR="00E81B9B" w:rsidRPr="00E81B9B" w:rsidRDefault="00E81B9B" w:rsidP="00E81B9B">
            <w:pPr>
              <w:jc w:val="right"/>
              <w:rPr>
                <w:sz w:val="17"/>
                <w:szCs w:val="17"/>
              </w:rPr>
            </w:pPr>
            <w:r w:rsidRPr="00E81B9B">
              <w:rPr>
                <w:sz w:val="17"/>
                <w:szCs w:val="17"/>
              </w:rPr>
              <w:t xml:space="preserve">           144,898 </w:t>
            </w:r>
          </w:p>
        </w:tc>
        <w:tc>
          <w:tcPr>
            <w:tcW w:w="1200" w:type="dxa"/>
            <w:tcMar>
              <w:top w:w="40" w:type="dxa"/>
              <w:left w:w="80" w:type="dxa"/>
              <w:bottom w:w="40" w:type="dxa"/>
              <w:right w:w="80" w:type="dxa"/>
            </w:tcMar>
            <w:vAlign w:val="bottom"/>
          </w:tcPr>
          <w:p w14:paraId="19666638" w14:textId="4D17E60C" w:rsidR="00E81B9B" w:rsidRPr="00E81B9B" w:rsidRDefault="00E81B9B" w:rsidP="00E81B9B">
            <w:pPr>
              <w:jc w:val="right"/>
              <w:rPr>
                <w:sz w:val="17"/>
                <w:szCs w:val="17"/>
              </w:rPr>
            </w:pPr>
            <w:r w:rsidRPr="00E81B9B">
              <w:rPr>
                <w:sz w:val="17"/>
                <w:szCs w:val="17"/>
              </w:rPr>
              <w:t xml:space="preserve">           185,363 </w:t>
            </w:r>
          </w:p>
        </w:tc>
        <w:tc>
          <w:tcPr>
            <w:tcW w:w="1200" w:type="dxa"/>
            <w:tcMar>
              <w:top w:w="40" w:type="dxa"/>
              <w:left w:w="80" w:type="dxa"/>
              <w:bottom w:w="40" w:type="dxa"/>
              <w:right w:w="80" w:type="dxa"/>
            </w:tcMar>
            <w:vAlign w:val="bottom"/>
          </w:tcPr>
          <w:p w14:paraId="086C35A2" w14:textId="65FD9345" w:rsidR="00E81B9B" w:rsidRPr="00E81B9B" w:rsidRDefault="00E81B9B" w:rsidP="00E81B9B">
            <w:pPr>
              <w:jc w:val="right"/>
              <w:rPr>
                <w:sz w:val="17"/>
                <w:szCs w:val="17"/>
              </w:rPr>
            </w:pPr>
            <w:r w:rsidRPr="00E81B9B">
              <w:rPr>
                <w:sz w:val="17"/>
                <w:szCs w:val="17"/>
              </w:rPr>
              <w:t xml:space="preserve">           122,577 </w:t>
            </w:r>
          </w:p>
        </w:tc>
        <w:tc>
          <w:tcPr>
            <w:tcW w:w="1160" w:type="dxa"/>
            <w:tcMar>
              <w:top w:w="40" w:type="dxa"/>
              <w:left w:w="80" w:type="dxa"/>
              <w:bottom w:w="40" w:type="dxa"/>
              <w:right w:w="80" w:type="dxa"/>
            </w:tcMar>
            <w:vAlign w:val="bottom"/>
          </w:tcPr>
          <w:p w14:paraId="3A523FAC" w14:textId="4232D3FB" w:rsidR="00E81B9B" w:rsidRPr="00E81B9B" w:rsidRDefault="00E81B9B" w:rsidP="00E81B9B">
            <w:pPr>
              <w:jc w:val="right"/>
              <w:rPr>
                <w:sz w:val="17"/>
                <w:szCs w:val="17"/>
              </w:rPr>
            </w:pPr>
            <w:r w:rsidRPr="00E81B9B">
              <w:rPr>
                <w:sz w:val="17"/>
                <w:szCs w:val="17"/>
              </w:rPr>
              <w:t xml:space="preserve">          151,689 </w:t>
            </w:r>
          </w:p>
        </w:tc>
      </w:tr>
      <w:tr w:rsidR="00E81B9B" w14:paraId="4DC0A44D" w14:textId="77777777" w:rsidTr="00A67B10">
        <w:tc>
          <w:tcPr>
            <w:tcW w:w="1000" w:type="dxa"/>
            <w:tcMar>
              <w:top w:w="40" w:type="dxa"/>
              <w:left w:w="80" w:type="dxa"/>
              <w:bottom w:w="40" w:type="dxa"/>
              <w:right w:w="80" w:type="dxa"/>
            </w:tcMar>
          </w:tcPr>
          <w:p w14:paraId="39D2237C" w14:textId="77777777" w:rsidR="00E81B9B" w:rsidRDefault="00E81B9B" w:rsidP="00E81B9B">
            <w:r>
              <w:rPr>
                <w:sz w:val="17"/>
                <w:szCs w:val="17"/>
              </w:rPr>
              <w:t>3-Day</w:t>
            </w:r>
          </w:p>
        </w:tc>
        <w:tc>
          <w:tcPr>
            <w:tcW w:w="1500" w:type="dxa"/>
            <w:tcMar>
              <w:top w:w="40" w:type="dxa"/>
              <w:left w:w="80" w:type="dxa"/>
              <w:bottom w:w="40" w:type="dxa"/>
              <w:right w:w="80" w:type="dxa"/>
            </w:tcMar>
          </w:tcPr>
          <w:p w14:paraId="4DA83001"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48466410" w14:textId="53959E43" w:rsidR="00E81B9B" w:rsidRPr="00E81B9B" w:rsidRDefault="00E81B9B" w:rsidP="00E81B9B">
            <w:pPr>
              <w:jc w:val="right"/>
              <w:rPr>
                <w:sz w:val="17"/>
                <w:szCs w:val="17"/>
              </w:rPr>
            </w:pPr>
            <w:r w:rsidRPr="00E81B9B">
              <w:rPr>
                <w:sz w:val="17"/>
                <w:szCs w:val="17"/>
              </w:rPr>
              <w:t>0.0023</w:t>
            </w:r>
          </w:p>
        </w:tc>
        <w:tc>
          <w:tcPr>
            <w:tcW w:w="800" w:type="dxa"/>
            <w:tcMar>
              <w:top w:w="40" w:type="dxa"/>
              <w:left w:w="80" w:type="dxa"/>
              <w:bottom w:w="40" w:type="dxa"/>
              <w:right w:w="80" w:type="dxa"/>
            </w:tcMar>
            <w:vAlign w:val="bottom"/>
          </w:tcPr>
          <w:p w14:paraId="4F79A183" w14:textId="51D42771"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0836076B" w14:textId="2615670F" w:rsidR="00E81B9B" w:rsidRPr="00E81B9B" w:rsidRDefault="00E81B9B" w:rsidP="00E81B9B">
            <w:pPr>
              <w:jc w:val="right"/>
              <w:rPr>
                <w:sz w:val="17"/>
                <w:szCs w:val="17"/>
              </w:rPr>
            </w:pPr>
            <w:r w:rsidRPr="00E81B9B">
              <w:rPr>
                <w:sz w:val="17"/>
                <w:szCs w:val="17"/>
              </w:rPr>
              <w:t xml:space="preserve">           129,717 </w:t>
            </w:r>
          </w:p>
        </w:tc>
        <w:tc>
          <w:tcPr>
            <w:tcW w:w="1200" w:type="dxa"/>
            <w:tcMar>
              <w:top w:w="40" w:type="dxa"/>
              <w:left w:w="80" w:type="dxa"/>
              <w:bottom w:w="40" w:type="dxa"/>
              <w:right w:w="80" w:type="dxa"/>
            </w:tcMar>
            <w:vAlign w:val="bottom"/>
          </w:tcPr>
          <w:p w14:paraId="1BC74BC5" w14:textId="39738472" w:rsidR="00E81B9B" w:rsidRPr="00E81B9B" w:rsidRDefault="00E81B9B" w:rsidP="00E81B9B">
            <w:pPr>
              <w:jc w:val="right"/>
              <w:rPr>
                <w:sz w:val="17"/>
                <w:szCs w:val="17"/>
              </w:rPr>
            </w:pPr>
            <w:r w:rsidRPr="00E81B9B">
              <w:rPr>
                <w:sz w:val="17"/>
                <w:szCs w:val="17"/>
              </w:rPr>
              <w:t xml:space="preserve">           160,485 </w:t>
            </w:r>
          </w:p>
        </w:tc>
        <w:tc>
          <w:tcPr>
            <w:tcW w:w="1200" w:type="dxa"/>
            <w:tcMar>
              <w:top w:w="40" w:type="dxa"/>
              <w:left w:w="80" w:type="dxa"/>
              <w:bottom w:w="40" w:type="dxa"/>
              <w:right w:w="80" w:type="dxa"/>
            </w:tcMar>
            <w:vAlign w:val="bottom"/>
          </w:tcPr>
          <w:p w14:paraId="47B28B60" w14:textId="43F384AD" w:rsidR="00E81B9B" w:rsidRPr="00E81B9B" w:rsidRDefault="00E81B9B" w:rsidP="00E81B9B">
            <w:pPr>
              <w:jc w:val="right"/>
              <w:rPr>
                <w:sz w:val="17"/>
                <w:szCs w:val="17"/>
              </w:rPr>
            </w:pPr>
            <w:r w:rsidRPr="00E81B9B">
              <w:rPr>
                <w:sz w:val="17"/>
                <w:szCs w:val="17"/>
              </w:rPr>
              <w:t xml:space="preserve">           111,876 </w:t>
            </w:r>
          </w:p>
        </w:tc>
        <w:tc>
          <w:tcPr>
            <w:tcW w:w="1160" w:type="dxa"/>
            <w:tcMar>
              <w:top w:w="40" w:type="dxa"/>
              <w:left w:w="80" w:type="dxa"/>
              <w:bottom w:w="40" w:type="dxa"/>
              <w:right w:w="80" w:type="dxa"/>
            </w:tcMar>
            <w:vAlign w:val="bottom"/>
          </w:tcPr>
          <w:p w14:paraId="2799AE4E" w14:textId="7B713CB5" w:rsidR="00E81B9B" w:rsidRPr="00E81B9B" w:rsidRDefault="00E81B9B" w:rsidP="00E81B9B">
            <w:pPr>
              <w:jc w:val="right"/>
              <w:rPr>
                <w:sz w:val="17"/>
                <w:szCs w:val="17"/>
              </w:rPr>
            </w:pPr>
            <w:r w:rsidRPr="00E81B9B">
              <w:rPr>
                <w:sz w:val="17"/>
                <w:szCs w:val="17"/>
              </w:rPr>
              <w:t xml:space="preserve">          133,835 </w:t>
            </w:r>
          </w:p>
        </w:tc>
      </w:tr>
      <w:tr w:rsidR="00E81B9B" w14:paraId="5FB581F3" w14:textId="77777777" w:rsidTr="00A67B10">
        <w:tc>
          <w:tcPr>
            <w:tcW w:w="1000" w:type="dxa"/>
            <w:tcMar>
              <w:top w:w="40" w:type="dxa"/>
              <w:left w:w="80" w:type="dxa"/>
              <w:bottom w:w="40" w:type="dxa"/>
              <w:right w:w="80" w:type="dxa"/>
            </w:tcMar>
          </w:tcPr>
          <w:p w14:paraId="726C0020" w14:textId="77777777" w:rsidR="00E81B9B" w:rsidRDefault="00E81B9B" w:rsidP="00E81B9B">
            <w:r>
              <w:rPr>
                <w:sz w:val="17"/>
                <w:szCs w:val="17"/>
              </w:rPr>
              <w:t>3-Day</w:t>
            </w:r>
          </w:p>
        </w:tc>
        <w:tc>
          <w:tcPr>
            <w:tcW w:w="1500" w:type="dxa"/>
            <w:tcMar>
              <w:top w:w="40" w:type="dxa"/>
              <w:left w:w="80" w:type="dxa"/>
              <w:bottom w:w="40" w:type="dxa"/>
              <w:right w:w="80" w:type="dxa"/>
            </w:tcMar>
          </w:tcPr>
          <w:p w14:paraId="344DC9E1"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27469920" w14:textId="3EDA7290" w:rsidR="00E81B9B" w:rsidRPr="00E81B9B" w:rsidRDefault="00E81B9B" w:rsidP="00E81B9B">
            <w:pPr>
              <w:jc w:val="right"/>
              <w:rPr>
                <w:sz w:val="17"/>
                <w:szCs w:val="17"/>
              </w:rPr>
            </w:pPr>
            <w:r w:rsidRPr="00E81B9B">
              <w:rPr>
                <w:sz w:val="17"/>
                <w:szCs w:val="17"/>
              </w:rPr>
              <w:t>0.0017</w:t>
            </w:r>
          </w:p>
        </w:tc>
        <w:tc>
          <w:tcPr>
            <w:tcW w:w="800" w:type="dxa"/>
            <w:tcMar>
              <w:top w:w="40" w:type="dxa"/>
              <w:left w:w="80" w:type="dxa"/>
              <w:bottom w:w="40" w:type="dxa"/>
              <w:right w:w="80" w:type="dxa"/>
            </w:tcMar>
            <w:vAlign w:val="bottom"/>
          </w:tcPr>
          <w:p w14:paraId="5A6D390A" w14:textId="3EC756A9"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2B321B5C" w14:textId="289F890A" w:rsidR="00E81B9B" w:rsidRPr="00E81B9B" w:rsidRDefault="00E81B9B" w:rsidP="00E81B9B">
            <w:pPr>
              <w:jc w:val="right"/>
              <w:rPr>
                <w:sz w:val="17"/>
                <w:szCs w:val="17"/>
              </w:rPr>
            </w:pPr>
            <w:r w:rsidRPr="00E81B9B">
              <w:rPr>
                <w:sz w:val="17"/>
                <w:szCs w:val="17"/>
              </w:rPr>
              <w:t xml:space="preserve">           114,932 </w:t>
            </w:r>
          </w:p>
        </w:tc>
        <w:tc>
          <w:tcPr>
            <w:tcW w:w="1200" w:type="dxa"/>
            <w:tcMar>
              <w:top w:w="40" w:type="dxa"/>
              <w:left w:w="80" w:type="dxa"/>
              <w:bottom w:w="40" w:type="dxa"/>
              <w:right w:w="80" w:type="dxa"/>
            </w:tcMar>
            <w:vAlign w:val="bottom"/>
          </w:tcPr>
          <w:p w14:paraId="3C507363" w14:textId="72A87402" w:rsidR="00E81B9B" w:rsidRPr="00E81B9B" w:rsidRDefault="00E81B9B" w:rsidP="00E81B9B">
            <w:pPr>
              <w:jc w:val="right"/>
              <w:rPr>
                <w:sz w:val="17"/>
                <w:szCs w:val="17"/>
              </w:rPr>
            </w:pPr>
            <w:r w:rsidRPr="00E81B9B">
              <w:rPr>
                <w:sz w:val="17"/>
                <w:szCs w:val="17"/>
              </w:rPr>
              <w:t xml:space="preserve">           137,687 </w:t>
            </w:r>
          </w:p>
        </w:tc>
        <w:tc>
          <w:tcPr>
            <w:tcW w:w="1200" w:type="dxa"/>
            <w:tcMar>
              <w:top w:w="40" w:type="dxa"/>
              <w:left w:w="80" w:type="dxa"/>
              <w:bottom w:w="40" w:type="dxa"/>
              <w:right w:w="80" w:type="dxa"/>
            </w:tcMar>
            <w:vAlign w:val="bottom"/>
          </w:tcPr>
          <w:p w14:paraId="75676412" w14:textId="57A472AC" w:rsidR="00E81B9B" w:rsidRPr="00E81B9B" w:rsidRDefault="00E81B9B" w:rsidP="00E81B9B">
            <w:pPr>
              <w:jc w:val="right"/>
              <w:rPr>
                <w:sz w:val="17"/>
                <w:szCs w:val="17"/>
              </w:rPr>
            </w:pPr>
            <w:r w:rsidRPr="00E81B9B">
              <w:rPr>
                <w:sz w:val="17"/>
                <w:szCs w:val="17"/>
              </w:rPr>
              <w:t xml:space="preserve">           100,941 </w:t>
            </w:r>
          </w:p>
        </w:tc>
        <w:tc>
          <w:tcPr>
            <w:tcW w:w="1160" w:type="dxa"/>
            <w:tcMar>
              <w:top w:w="40" w:type="dxa"/>
              <w:left w:w="80" w:type="dxa"/>
              <w:bottom w:w="40" w:type="dxa"/>
              <w:right w:w="80" w:type="dxa"/>
            </w:tcMar>
            <w:vAlign w:val="bottom"/>
          </w:tcPr>
          <w:p w14:paraId="1A76EED8" w14:textId="7B2CB88B" w:rsidR="00E81B9B" w:rsidRPr="00E81B9B" w:rsidRDefault="00E81B9B" w:rsidP="00E81B9B">
            <w:pPr>
              <w:jc w:val="right"/>
              <w:rPr>
                <w:sz w:val="17"/>
                <w:szCs w:val="17"/>
              </w:rPr>
            </w:pPr>
            <w:r w:rsidRPr="00E81B9B">
              <w:rPr>
                <w:sz w:val="17"/>
                <w:szCs w:val="17"/>
              </w:rPr>
              <w:t xml:space="preserve">          117,352 </w:t>
            </w:r>
          </w:p>
        </w:tc>
      </w:tr>
      <w:tr w:rsidR="00E81B9B" w14:paraId="2E688E10" w14:textId="77777777" w:rsidTr="00A67B10">
        <w:tc>
          <w:tcPr>
            <w:tcW w:w="1000" w:type="dxa"/>
            <w:tcMar>
              <w:top w:w="40" w:type="dxa"/>
              <w:left w:w="80" w:type="dxa"/>
              <w:bottom w:w="40" w:type="dxa"/>
              <w:right w:w="80" w:type="dxa"/>
            </w:tcMar>
          </w:tcPr>
          <w:p w14:paraId="51472AEE" w14:textId="77777777" w:rsidR="00E81B9B" w:rsidRDefault="00E81B9B" w:rsidP="00E81B9B">
            <w:r>
              <w:rPr>
                <w:sz w:val="17"/>
                <w:szCs w:val="17"/>
              </w:rPr>
              <w:lastRenderedPageBreak/>
              <w:t>3-Day</w:t>
            </w:r>
          </w:p>
        </w:tc>
        <w:tc>
          <w:tcPr>
            <w:tcW w:w="1500" w:type="dxa"/>
            <w:tcMar>
              <w:top w:w="40" w:type="dxa"/>
              <w:left w:w="80" w:type="dxa"/>
              <w:bottom w:w="40" w:type="dxa"/>
              <w:right w:w="80" w:type="dxa"/>
            </w:tcMar>
          </w:tcPr>
          <w:p w14:paraId="3246DCA1"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638AE31B" w14:textId="57321ED8" w:rsidR="00E81B9B" w:rsidRPr="00E81B9B" w:rsidRDefault="00E81B9B" w:rsidP="00E81B9B">
            <w:pPr>
              <w:jc w:val="right"/>
              <w:rPr>
                <w:sz w:val="17"/>
                <w:szCs w:val="17"/>
              </w:rPr>
            </w:pPr>
            <w:r w:rsidRPr="00E81B9B">
              <w:rPr>
                <w:sz w:val="17"/>
                <w:szCs w:val="17"/>
              </w:rPr>
              <w:t>0.0011</w:t>
            </w:r>
          </w:p>
        </w:tc>
        <w:tc>
          <w:tcPr>
            <w:tcW w:w="800" w:type="dxa"/>
            <w:tcMar>
              <w:top w:w="40" w:type="dxa"/>
              <w:left w:w="80" w:type="dxa"/>
              <w:bottom w:w="40" w:type="dxa"/>
              <w:right w:w="80" w:type="dxa"/>
            </w:tcMar>
            <w:vAlign w:val="bottom"/>
          </w:tcPr>
          <w:p w14:paraId="62375BBF" w14:textId="0C4DF322"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00C79F88" w14:textId="1C4A0F8A" w:rsidR="00E81B9B" w:rsidRPr="00E81B9B" w:rsidRDefault="00E81B9B" w:rsidP="00E81B9B">
            <w:pPr>
              <w:jc w:val="right"/>
              <w:rPr>
                <w:sz w:val="17"/>
                <w:szCs w:val="17"/>
              </w:rPr>
            </w:pPr>
            <w:r w:rsidRPr="00E81B9B">
              <w:rPr>
                <w:sz w:val="17"/>
                <w:szCs w:val="17"/>
              </w:rPr>
              <w:t xml:space="preserve">             95,836 </w:t>
            </w:r>
          </w:p>
        </w:tc>
        <w:tc>
          <w:tcPr>
            <w:tcW w:w="1200" w:type="dxa"/>
            <w:tcMar>
              <w:top w:w="40" w:type="dxa"/>
              <w:left w:w="80" w:type="dxa"/>
              <w:bottom w:w="40" w:type="dxa"/>
              <w:right w:w="80" w:type="dxa"/>
            </w:tcMar>
            <w:vAlign w:val="bottom"/>
          </w:tcPr>
          <w:p w14:paraId="053FE287" w14:textId="0227B0B7" w:rsidR="00E81B9B" w:rsidRPr="00E81B9B" w:rsidRDefault="00E81B9B" w:rsidP="00E81B9B">
            <w:pPr>
              <w:jc w:val="right"/>
              <w:rPr>
                <w:sz w:val="17"/>
                <w:szCs w:val="17"/>
              </w:rPr>
            </w:pPr>
            <w:r w:rsidRPr="00E81B9B">
              <w:rPr>
                <w:sz w:val="17"/>
                <w:szCs w:val="17"/>
              </w:rPr>
              <w:t xml:space="preserve">           110,351 </w:t>
            </w:r>
          </w:p>
        </w:tc>
        <w:tc>
          <w:tcPr>
            <w:tcW w:w="1200" w:type="dxa"/>
            <w:tcMar>
              <w:top w:w="40" w:type="dxa"/>
              <w:left w:w="80" w:type="dxa"/>
              <w:bottom w:w="40" w:type="dxa"/>
              <w:right w:w="80" w:type="dxa"/>
            </w:tcMar>
            <w:vAlign w:val="bottom"/>
          </w:tcPr>
          <w:p w14:paraId="7EE1F868" w14:textId="39E86DA8" w:rsidR="00E81B9B" w:rsidRPr="00E81B9B" w:rsidRDefault="00E81B9B" w:rsidP="00E81B9B">
            <w:pPr>
              <w:jc w:val="right"/>
              <w:rPr>
                <w:sz w:val="17"/>
                <w:szCs w:val="17"/>
              </w:rPr>
            </w:pPr>
            <w:r w:rsidRPr="00E81B9B">
              <w:rPr>
                <w:sz w:val="17"/>
                <w:szCs w:val="17"/>
              </w:rPr>
              <w:t xml:space="preserve">             85,995 </w:t>
            </w:r>
          </w:p>
        </w:tc>
        <w:tc>
          <w:tcPr>
            <w:tcW w:w="1160" w:type="dxa"/>
            <w:tcMar>
              <w:top w:w="40" w:type="dxa"/>
              <w:left w:w="80" w:type="dxa"/>
              <w:bottom w:w="40" w:type="dxa"/>
              <w:right w:w="80" w:type="dxa"/>
            </w:tcMar>
            <w:vAlign w:val="bottom"/>
          </w:tcPr>
          <w:p w14:paraId="3E03AF4A" w14:textId="7DB09C83" w:rsidR="00E81B9B" w:rsidRPr="00E81B9B" w:rsidRDefault="00E81B9B" w:rsidP="00E81B9B">
            <w:pPr>
              <w:jc w:val="right"/>
              <w:rPr>
                <w:sz w:val="17"/>
                <w:szCs w:val="17"/>
              </w:rPr>
            </w:pPr>
            <w:r w:rsidRPr="00E81B9B">
              <w:rPr>
                <w:sz w:val="17"/>
                <w:szCs w:val="17"/>
              </w:rPr>
              <w:t xml:space="preserve">            96,884 </w:t>
            </w:r>
          </w:p>
        </w:tc>
      </w:tr>
      <w:tr w:rsidR="00E81B9B" w14:paraId="59A077C5" w14:textId="77777777" w:rsidTr="00A67B10">
        <w:tc>
          <w:tcPr>
            <w:tcW w:w="1000" w:type="dxa"/>
            <w:tcMar>
              <w:top w:w="40" w:type="dxa"/>
              <w:left w:w="80" w:type="dxa"/>
              <w:bottom w:w="40" w:type="dxa"/>
              <w:right w:w="80" w:type="dxa"/>
            </w:tcMar>
          </w:tcPr>
          <w:p w14:paraId="7C1ED007" w14:textId="77777777" w:rsidR="00E81B9B" w:rsidRDefault="00E81B9B" w:rsidP="00E81B9B">
            <w:r>
              <w:rPr>
                <w:sz w:val="17"/>
                <w:szCs w:val="17"/>
              </w:rPr>
              <w:t>3-Day</w:t>
            </w:r>
          </w:p>
        </w:tc>
        <w:tc>
          <w:tcPr>
            <w:tcW w:w="1500" w:type="dxa"/>
            <w:tcMar>
              <w:top w:w="40" w:type="dxa"/>
              <w:left w:w="80" w:type="dxa"/>
              <w:bottom w:w="40" w:type="dxa"/>
              <w:right w:w="80" w:type="dxa"/>
            </w:tcMar>
          </w:tcPr>
          <w:p w14:paraId="451FA30A"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69BE9245" w14:textId="679CD691" w:rsidR="00E81B9B" w:rsidRPr="00E81B9B" w:rsidRDefault="00E81B9B" w:rsidP="00E81B9B">
            <w:pPr>
              <w:jc w:val="right"/>
              <w:rPr>
                <w:sz w:val="17"/>
                <w:szCs w:val="17"/>
              </w:rPr>
            </w:pPr>
            <w:r w:rsidRPr="00E81B9B">
              <w:rPr>
                <w:sz w:val="17"/>
                <w:szCs w:val="17"/>
              </w:rPr>
              <w:t>0.0008</w:t>
            </w:r>
          </w:p>
        </w:tc>
        <w:tc>
          <w:tcPr>
            <w:tcW w:w="800" w:type="dxa"/>
            <w:tcMar>
              <w:top w:w="40" w:type="dxa"/>
              <w:left w:w="80" w:type="dxa"/>
              <w:bottom w:w="40" w:type="dxa"/>
              <w:right w:w="80" w:type="dxa"/>
            </w:tcMar>
            <w:vAlign w:val="bottom"/>
          </w:tcPr>
          <w:p w14:paraId="4EFE4086" w14:textId="69F21F48"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0AFE3E42" w14:textId="705D8126" w:rsidR="00E81B9B" w:rsidRPr="00E81B9B" w:rsidRDefault="00E81B9B" w:rsidP="00E81B9B">
            <w:pPr>
              <w:jc w:val="right"/>
              <w:rPr>
                <w:sz w:val="17"/>
                <w:szCs w:val="17"/>
              </w:rPr>
            </w:pPr>
            <w:r w:rsidRPr="00E81B9B">
              <w:rPr>
                <w:sz w:val="17"/>
                <w:szCs w:val="17"/>
              </w:rPr>
              <w:t xml:space="preserve">             81,533 </w:t>
            </w:r>
          </w:p>
        </w:tc>
        <w:tc>
          <w:tcPr>
            <w:tcW w:w="1200" w:type="dxa"/>
            <w:tcMar>
              <w:top w:w="40" w:type="dxa"/>
              <w:left w:w="80" w:type="dxa"/>
              <w:bottom w:w="40" w:type="dxa"/>
              <w:right w:w="80" w:type="dxa"/>
            </w:tcMar>
            <w:vAlign w:val="bottom"/>
          </w:tcPr>
          <w:p w14:paraId="56A71AD4" w14:textId="3472D983" w:rsidR="00E81B9B" w:rsidRPr="00E81B9B" w:rsidRDefault="00E81B9B" w:rsidP="00E81B9B">
            <w:pPr>
              <w:jc w:val="right"/>
              <w:rPr>
                <w:sz w:val="17"/>
                <w:szCs w:val="17"/>
              </w:rPr>
            </w:pPr>
            <w:r w:rsidRPr="00E81B9B">
              <w:rPr>
                <w:sz w:val="17"/>
                <w:szCs w:val="17"/>
              </w:rPr>
              <w:t xml:space="preserve">             91,456 </w:t>
            </w:r>
          </w:p>
        </w:tc>
        <w:tc>
          <w:tcPr>
            <w:tcW w:w="1200" w:type="dxa"/>
            <w:tcMar>
              <w:top w:w="40" w:type="dxa"/>
              <w:left w:w="80" w:type="dxa"/>
              <w:bottom w:w="40" w:type="dxa"/>
              <w:right w:w="80" w:type="dxa"/>
            </w:tcMar>
            <w:vAlign w:val="bottom"/>
          </w:tcPr>
          <w:p w14:paraId="63BD2156" w14:textId="24EF9BC5" w:rsidR="00E81B9B" w:rsidRPr="00E81B9B" w:rsidRDefault="00E81B9B" w:rsidP="00E81B9B">
            <w:pPr>
              <w:jc w:val="right"/>
              <w:rPr>
                <w:sz w:val="17"/>
                <w:szCs w:val="17"/>
              </w:rPr>
            </w:pPr>
            <w:r w:rsidRPr="00E81B9B">
              <w:rPr>
                <w:sz w:val="17"/>
                <w:szCs w:val="17"/>
              </w:rPr>
              <w:t xml:space="preserve">             74,157 </w:t>
            </w:r>
          </w:p>
        </w:tc>
        <w:tc>
          <w:tcPr>
            <w:tcW w:w="1160" w:type="dxa"/>
            <w:tcMar>
              <w:top w:w="40" w:type="dxa"/>
              <w:left w:w="80" w:type="dxa"/>
              <w:bottom w:w="40" w:type="dxa"/>
              <w:right w:w="80" w:type="dxa"/>
            </w:tcMar>
            <w:vAlign w:val="bottom"/>
          </w:tcPr>
          <w:p w14:paraId="69B4D6C7" w14:textId="3B4FB056" w:rsidR="00E81B9B" w:rsidRPr="00E81B9B" w:rsidRDefault="00E81B9B" w:rsidP="00E81B9B">
            <w:pPr>
              <w:jc w:val="right"/>
              <w:rPr>
                <w:sz w:val="17"/>
                <w:szCs w:val="17"/>
              </w:rPr>
            </w:pPr>
            <w:r w:rsidRPr="00E81B9B">
              <w:rPr>
                <w:sz w:val="17"/>
                <w:szCs w:val="17"/>
              </w:rPr>
              <w:t xml:space="preserve">            82,033 </w:t>
            </w:r>
          </w:p>
        </w:tc>
      </w:tr>
      <w:tr w:rsidR="00E81B9B" w14:paraId="64C48CF5" w14:textId="77777777" w:rsidTr="00A67B10">
        <w:tc>
          <w:tcPr>
            <w:tcW w:w="1000" w:type="dxa"/>
            <w:tcMar>
              <w:top w:w="40" w:type="dxa"/>
              <w:left w:w="80" w:type="dxa"/>
              <w:bottom w:w="40" w:type="dxa"/>
              <w:right w:w="80" w:type="dxa"/>
            </w:tcMar>
          </w:tcPr>
          <w:p w14:paraId="7C1F947C" w14:textId="77777777" w:rsidR="00E81B9B" w:rsidRDefault="00E81B9B" w:rsidP="00E81B9B">
            <w:r>
              <w:rPr>
                <w:sz w:val="17"/>
                <w:szCs w:val="17"/>
              </w:rPr>
              <w:t>3-Day</w:t>
            </w:r>
          </w:p>
        </w:tc>
        <w:tc>
          <w:tcPr>
            <w:tcW w:w="1500" w:type="dxa"/>
            <w:tcMar>
              <w:top w:w="40" w:type="dxa"/>
              <w:left w:w="80" w:type="dxa"/>
              <w:bottom w:w="40" w:type="dxa"/>
              <w:right w:w="80" w:type="dxa"/>
            </w:tcMar>
          </w:tcPr>
          <w:p w14:paraId="629043AB"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5380E33E" w14:textId="05DDAE75"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129A9F7D" w14:textId="06A7908D"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50E52958" w14:textId="6F4B4DA3" w:rsidR="00E81B9B" w:rsidRPr="00E81B9B" w:rsidRDefault="00E81B9B" w:rsidP="00E81B9B">
            <w:pPr>
              <w:jc w:val="right"/>
              <w:rPr>
                <w:sz w:val="17"/>
                <w:szCs w:val="17"/>
              </w:rPr>
            </w:pPr>
            <w:r w:rsidRPr="00E81B9B">
              <w:rPr>
                <w:sz w:val="17"/>
                <w:szCs w:val="17"/>
              </w:rPr>
              <w:t xml:space="preserve">             67,026 </w:t>
            </w:r>
          </w:p>
        </w:tc>
        <w:tc>
          <w:tcPr>
            <w:tcW w:w="1200" w:type="dxa"/>
            <w:tcMar>
              <w:top w:w="40" w:type="dxa"/>
              <w:left w:w="80" w:type="dxa"/>
              <w:bottom w:w="40" w:type="dxa"/>
              <w:right w:w="80" w:type="dxa"/>
            </w:tcMar>
            <w:vAlign w:val="bottom"/>
          </w:tcPr>
          <w:p w14:paraId="026FF1E2" w14:textId="71BF5558" w:rsidR="00E81B9B" w:rsidRPr="00E81B9B" w:rsidRDefault="00E81B9B" w:rsidP="00E81B9B">
            <w:pPr>
              <w:jc w:val="right"/>
              <w:rPr>
                <w:sz w:val="17"/>
                <w:szCs w:val="17"/>
              </w:rPr>
            </w:pPr>
            <w:r w:rsidRPr="00E81B9B">
              <w:rPr>
                <w:sz w:val="17"/>
                <w:szCs w:val="17"/>
              </w:rPr>
              <w:t xml:space="preserve">             73,645 </w:t>
            </w:r>
          </w:p>
        </w:tc>
        <w:tc>
          <w:tcPr>
            <w:tcW w:w="1200" w:type="dxa"/>
            <w:tcMar>
              <w:top w:w="40" w:type="dxa"/>
              <w:left w:w="80" w:type="dxa"/>
              <w:bottom w:w="40" w:type="dxa"/>
              <w:right w:w="80" w:type="dxa"/>
            </w:tcMar>
            <w:vAlign w:val="bottom"/>
          </w:tcPr>
          <w:p w14:paraId="1B9F2792" w14:textId="5086CFC4" w:rsidR="00E81B9B" w:rsidRPr="00E81B9B" w:rsidRDefault="00E81B9B" w:rsidP="00E81B9B">
            <w:pPr>
              <w:jc w:val="right"/>
              <w:rPr>
                <w:sz w:val="17"/>
                <w:szCs w:val="17"/>
              </w:rPr>
            </w:pPr>
            <w:r w:rsidRPr="00E81B9B">
              <w:rPr>
                <w:sz w:val="17"/>
                <w:szCs w:val="17"/>
              </w:rPr>
              <w:t xml:space="preserve">             61,589 </w:t>
            </w:r>
          </w:p>
        </w:tc>
        <w:tc>
          <w:tcPr>
            <w:tcW w:w="1160" w:type="dxa"/>
            <w:tcMar>
              <w:top w:w="40" w:type="dxa"/>
              <w:left w:w="80" w:type="dxa"/>
              <w:bottom w:w="40" w:type="dxa"/>
              <w:right w:w="80" w:type="dxa"/>
            </w:tcMar>
            <w:vAlign w:val="bottom"/>
          </w:tcPr>
          <w:p w14:paraId="43BDD5EC" w14:textId="42AE7F1F" w:rsidR="00E81B9B" w:rsidRPr="00E81B9B" w:rsidRDefault="00E81B9B" w:rsidP="00E81B9B">
            <w:pPr>
              <w:jc w:val="right"/>
              <w:rPr>
                <w:sz w:val="17"/>
                <w:szCs w:val="17"/>
              </w:rPr>
            </w:pPr>
            <w:r w:rsidRPr="00E81B9B">
              <w:rPr>
                <w:sz w:val="17"/>
                <w:szCs w:val="17"/>
              </w:rPr>
              <w:t xml:space="preserve">            67,236 </w:t>
            </w:r>
          </w:p>
        </w:tc>
      </w:tr>
      <w:tr w:rsidR="00E81B9B" w14:paraId="1E304EC4" w14:textId="77777777" w:rsidTr="00A67B10">
        <w:tc>
          <w:tcPr>
            <w:tcW w:w="1000" w:type="dxa"/>
            <w:tcMar>
              <w:top w:w="40" w:type="dxa"/>
              <w:left w:w="80" w:type="dxa"/>
              <w:bottom w:w="40" w:type="dxa"/>
              <w:right w:w="80" w:type="dxa"/>
            </w:tcMar>
          </w:tcPr>
          <w:p w14:paraId="6360851E" w14:textId="77777777" w:rsidR="00E81B9B" w:rsidRDefault="00E81B9B" w:rsidP="00E81B9B">
            <w:r>
              <w:rPr>
                <w:sz w:val="17"/>
                <w:szCs w:val="17"/>
              </w:rPr>
              <w:t>3-Day</w:t>
            </w:r>
          </w:p>
        </w:tc>
        <w:tc>
          <w:tcPr>
            <w:tcW w:w="1500" w:type="dxa"/>
            <w:tcMar>
              <w:top w:w="40" w:type="dxa"/>
              <w:left w:w="80" w:type="dxa"/>
              <w:bottom w:w="40" w:type="dxa"/>
              <w:right w:w="80" w:type="dxa"/>
            </w:tcMar>
          </w:tcPr>
          <w:p w14:paraId="08DFC23E"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0B2B7F0C" w14:textId="67518740" w:rsidR="00E81B9B" w:rsidRPr="00E81B9B" w:rsidRDefault="00E81B9B" w:rsidP="00E81B9B">
            <w:pPr>
              <w:jc w:val="right"/>
              <w:rPr>
                <w:sz w:val="17"/>
                <w:szCs w:val="17"/>
              </w:rPr>
            </w:pPr>
            <w:r w:rsidRPr="00E81B9B">
              <w:rPr>
                <w:sz w:val="17"/>
                <w:szCs w:val="17"/>
              </w:rPr>
              <w:t>0.0004</w:t>
            </w:r>
          </w:p>
        </w:tc>
        <w:tc>
          <w:tcPr>
            <w:tcW w:w="800" w:type="dxa"/>
            <w:tcMar>
              <w:top w:w="40" w:type="dxa"/>
              <w:left w:w="80" w:type="dxa"/>
              <w:bottom w:w="40" w:type="dxa"/>
              <w:right w:w="80" w:type="dxa"/>
            </w:tcMar>
            <w:vAlign w:val="bottom"/>
          </w:tcPr>
          <w:p w14:paraId="1EB59D84" w14:textId="50B3C421"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3868A699" w14:textId="4BCB6889" w:rsidR="00E81B9B" w:rsidRPr="00E81B9B" w:rsidRDefault="00E81B9B" w:rsidP="00E81B9B">
            <w:pPr>
              <w:jc w:val="right"/>
              <w:rPr>
                <w:sz w:val="17"/>
                <w:szCs w:val="17"/>
              </w:rPr>
            </w:pPr>
            <w:r w:rsidRPr="00E81B9B">
              <w:rPr>
                <w:sz w:val="17"/>
                <w:szCs w:val="17"/>
              </w:rPr>
              <w:t xml:space="preserve">             46,042 </w:t>
            </w:r>
          </w:p>
        </w:tc>
        <w:tc>
          <w:tcPr>
            <w:tcW w:w="1200" w:type="dxa"/>
            <w:tcMar>
              <w:top w:w="40" w:type="dxa"/>
              <w:left w:w="80" w:type="dxa"/>
              <w:bottom w:w="40" w:type="dxa"/>
              <w:right w:w="80" w:type="dxa"/>
            </w:tcMar>
            <w:vAlign w:val="bottom"/>
          </w:tcPr>
          <w:p w14:paraId="21CC06AA" w14:textId="2F584C2B" w:rsidR="00E81B9B" w:rsidRPr="00E81B9B" w:rsidRDefault="00E81B9B" w:rsidP="00E81B9B">
            <w:pPr>
              <w:jc w:val="right"/>
              <w:rPr>
                <w:sz w:val="17"/>
                <w:szCs w:val="17"/>
              </w:rPr>
            </w:pPr>
            <w:r w:rsidRPr="00E81B9B">
              <w:rPr>
                <w:sz w:val="17"/>
                <w:szCs w:val="17"/>
              </w:rPr>
              <w:t xml:space="preserve">             49,861 </w:t>
            </w:r>
          </w:p>
        </w:tc>
        <w:tc>
          <w:tcPr>
            <w:tcW w:w="1200" w:type="dxa"/>
            <w:tcMar>
              <w:top w:w="40" w:type="dxa"/>
              <w:left w:w="80" w:type="dxa"/>
              <w:bottom w:w="40" w:type="dxa"/>
              <w:right w:w="80" w:type="dxa"/>
            </w:tcMar>
            <w:vAlign w:val="bottom"/>
          </w:tcPr>
          <w:p w14:paraId="2B285B63" w14:textId="5A937B00" w:rsidR="00E81B9B" w:rsidRPr="00E81B9B" w:rsidRDefault="00E81B9B" w:rsidP="00E81B9B">
            <w:pPr>
              <w:jc w:val="right"/>
              <w:rPr>
                <w:sz w:val="17"/>
                <w:szCs w:val="17"/>
              </w:rPr>
            </w:pPr>
            <w:r w:rsidRPr="00E81B9B">
              <w:rPr>
                <w:sz w:val="17"/>
                <w:szCs w:val="17"/>
              </w:rPr>
              <w:t xml:space="preserve">             42,513 </w:t>
            </w:r>
          </w:p>
        </w:tc>
        <w:tc>
          <w:tcPr>
            <w:tcW w:w="1160" w:type="dxa"/>
            <w:tcMar>
              <w:top w:w="40" w:type="dxa"/>
              <w:left w:w="80" w:type="dxa"/>
              <w:bottom w:w="40" w:type="dxa"/>
              <w:right w:w="80" w:type="dxa"/>
            </w:tcMar>
            <w:vAlign w:val="bottom"/>
          </w:tcPr>
          <w:p w14:paraId="46469E36" w14:textId="27A6BD07" w:rsidR="00E81B9B" w:rsidRPr="00E81B9B" w:rsidRDefault="00E81B9B" w:rsidP="00E81B9B">
            <w:pPr>
              <w:jc w:val="right"/>
              <w:rPr>
                <w:sz w:val="17"/>
                <w:szCs w:val="17"/>
              </w:rPr>
            </w:pPr>
            <w:r w:rsidRPr="00E81B9B">
              <w:rPr>
                <w:sz w:val="17"/>
                <w:szCs w:val="17"/>
              </w:rPr>
              <w:t xml:space="preserve">            46,036 </w:t>
            </w:r>
          </w:p>
        </w:tc>
      </w:tr>
      <w:tr w:rsidR="00E81B9B" w14:paraId="46D4D9A8" w14:textId="77777777" w:rsidTr="00A67B10">
        <w:tc>
          <w:tcPr>
            <w:tcW w:w="1000" w:type="dxa"/>
            <w:tcMar>
              <w:top w:w="40" w:type="dxa"/>
              <w:left w:w="80" w:type="dxa"/>
              <w:bottom w:w="40" w:type="dxa"/>
              <w:right w:w="80" w:type="dxa"/>
            </w:tcMar>
          </w:tcPr>
          <w:p w14:paraId="3E4A842E" w14:textId="77777777" w:rsidR="00E81B9B" w:rsidRDefault="00E81B9B" w:rsidP="00E81B9B">
            <w:r>
              <w:rPr>
                <w:sz w:val="17"/>
                <w:szCs w:val="17"/>
              </w:rPr>
              <w:t>3-Day</w:t>
            </w:r>
          </w:p>
        </w:tc>
        <w:tc>
          <w:tcPr>
            <w:tcW w:w="1500" w:type="dxa"/>
            <w:tcMar>
              <w:top w:w="40" w:type="dxa"/>
              <w:left w:w="80" w:type="dxa"/>
              <w:bottom w:w="40" w:type="dxa"/>
              <w:right w:w="80" w:type="dxa"/>
            </w:tcMar>
          </w:tcPr>
          <w:p w14:paraId="4BBD9D6B"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444D015D" w14:textId="791540DC"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593A316A" w14:textId="4FF6F033"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2886872D" w14:textId="689CFA95" w:rsidR="00E81B9B" w:rsidRPr="00E81B9B" w:rsidRDefault="00E81B9B" w:rsidP="00E81B9B">
            <w:pPr>
              <w:jc w:val="right"/>
              <w:rPr>
                <w:sz w:val="17"/>
                <w:szCs w:val="17"/>
              </w:rPr>
            </w:pPr>
            <w:r w:rsidRPr="00E81B9B">
              <w:rPr>
                <w:sz w:val="17"/>
                <w:szCs w:val="17"/>
              </w:rPr>
              <w:t xml:space="preserve">             31,599 </w:t>
            </w:r>
          </w:p>
        </w:tc>
        <w:tc>
          <w:tcPr>
            <w:tcW w:w="1200" w:type="dxa"/>
            <w:tcMar>
              <w:top w:w="40" w:type="dxa"/>
              <w:left w:w="80" w:type="dxa"/>
              <w:bottom w:w="40" w:type="dxa"/>
              <w:right w:w="80" w:type="dxa"/>
            </w:tcMar>
            <w:vAlign w:val="bottom"/>
          </w:tcPr>
          <w:p w14:paraId="4BFC90C1" w14:textId="3EFDAD4F" w:rsidR="00E81B9B" w:rsidRPr="00E81B9B" w:rsidRDefault="00E81B9B" w:rsidP="00E81B9B">
            <w:pPr>
              <w:jc w:val="right"/>
              <w:rPr>
                <w:sz w:val="17"/>
                <w:szCs w:val="17"/>
              </w:rPr>
            </w:pPr>
            <w:r w:rsidRPr="00E81B9B">
              <w:rPr>
                <w:sz w:val="17"/>
                <w:szCs w:val="17"/>
              </w:rPr>
              <w:t xml:space="preserve">             34,399 </w:t>
            </w:r>
          </w:p>
        </w:tc>
        <w:tc>
          <w:tcPr>
            <w:tcW w:w="1200" w:type="dxa"/>
            <w:tcMar>
              <w:top w:w="40" w:type="dxa"/>
              <w:left w:w="80" w:type="dxa"/>
              <w:bottom w:w="40" w:type="dxa"/>
              <w:right w:w="80" w:type="dxa"/>
            </w:tcMar>
            <w:vAlign w:val="bottom"/>
          </w:tcPr>
          <w:p w14:paraId="334A19ED" w14:textId="6B2B46D1" w:rsidR="00E81B9B" w:rsidRPr="00E81B9B" w:rsidRDefault="00E81B9B" w:rsidP="00E81B9B">
            <w:pPr>
              <w:jc w:val="right"/>
              <w:rPr>
                <w:sz w:val="17"/>
                <w:szCs w:val="17"/>
              </w:rPr>
            </w:pPr>
            <w:r w:rsidRPr="00E81B9B">
              <w:rPr>
                <w:sz w:val="17"/>
                <w:szCs w:val="17"/>
              </w:rPr>
              <w:t xml:space="preserve">             28,743 </w:t>
            </w:r>
          </w:p>
        </w:tc>
        <w:tc>
          <w:tcPr>
            <w:tcW w:w="1160" w:type="dxa"/>
            <w:tcMar>
              <w:top w:w="40" w:type="dxa"/>
              <w:left w:w="80" w:type="dxa"/>
              <w:bottom w:w="40" w:type="dxa"/>
              <w:right w:w="80" w:type="dxa"/>
            </w:tcMar>
            <w:vAlign w:val="bottom"/>
          </w:tcPr>
          <w:p w14:paraId="3CD15C75" w14:textId="4FE5381E" w:rsidR="00E81B9B" w:rsidRPr="00E81B9B" w:rsidRDefault="00E81B9B" w:rsidP="00E81B9B">
            <w:pPr>
              <w:jc w:val="right"/>
              <w:rPr>
                <w:sz w:val="17"/>
                <w:szCs w:val="17"/>
              </w:rPr>
            </w:pPr>
            <w:r w:rsidRPr="00E81B9B">
              <w:rPr>
                <w:sz w:val="17"/>
                <w:szCs w:val="17"/>
              </w:rPr>
              <w:t xml:space="preserve">            31,493 </w:t>
            </w:r>
          </w:p>
        </w:tc>
      </w:tr>
      <w:tr w:rsidR="00E81B9B" w14:paraId="7CFBD14C" w14:textId="77777777" w:rsidTr="00A67B10">
        <w:tc>
          <w:tcPr>
            <w:tcW w:w="1000" w:type="dxa"/>
            <w:tcMar>
              <w:top w:w="40" w:type="dxa"/>
              <w:left w:w="80" w:type="dxa"/>
              <w:bottom w:w="40" w:type="dxa"/>
              <w:right w:w="80" w:type="dxa"/>
            </w:tcMar>
          </w:tcPr>
          <w:p w14:paraId="6EAEE41C" w14:textId="77777777" w:rsidR="00E81B9B" w:rsidRDefault="00E81B9B" w:rsidP="00E81B9B">
            <w:r>
              <w:rPr>
                <w:sz w:val="17"/>
                <w:szCs w:val="17"/>
              </w:rPr>
              <w:t>3-Day</w:t>
            </w:r>
          </w:p>
        </w:tc>
        <w:tc>
          <w:tcPr>
            <w:tcW w:w="1500" w:type="dxa"/>
            <w:tcMar>
              <w:top w:w="40" w:type="dxa"/>
              <w:left w:w="80" w:type="dxa"/>
              <w:bottom w:w="40" w:type="dxa"/>
              <w:right w:w="80" w:type="dxa"/>
            </w:tcMar>
          </w:tcPr>
          <w:p w14:paraId="4671FD75"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1E1551F0" w14:textId="4BFB5DAC" w:rsidR="00E81B9B" w:rsidRPr="00E81B9B" w:rsidRDefault="00E81B9B" w:rsidP="00E81B9B">
            <w:pPr>
              <w:jc w:val="right"/>
              <w:rPr>
                <w:sz w:val="17"/>
                <w:szCs w:val="17"/>
              </w:rPr>
            </w:pPr>
            <w:r w:rsidRPr="00E81B9B">
              <w:rPr>
                <w:sz w:val="17"/>
                <w:szCs w:val="17"/>
              </w:rPr>
              <w:t>0.0007</w:t>
            </w:r>
          </w:p>
        </w:tc>
        <w:tc>
          <w:tcPr>
            <w:tcW w:w="800" w:type="dxa"/>
            <w:tcMar>
              <w:top w:w="40" w:type="dxa"/>
              <w:left w:w="80" w:type="dxa"/>
              <w:bottom w:w="40" w:type="dxa"/>
              <w:right w:w="80" w:type="dxa"/>
            </w:tcMar>
            <w:vAlign w:val="bottom"/>
          </w:tcPr>
          <w:p w14:paraId="32F53543" w14:textId="53E63B50"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0409135A" w14:textId="3C7F9905" w:rsidR="00E81B9B" w:rsidRPr="00E81B9B" w:rsidRDefault="00E81B9B" w:rsidP="00E81B9B">
            <w:pPr>
              <w:jc w:val="right"/>
              <w:rPr>
                <w:sz w:val="17"/>
                <w:szCs w:val="17"/>
              </w:rPr>
            </w:pPr>
            <w:r w:rsidRPr="00E81B9B">
              <w:rPr>
                <w:sz w:val="17"/>
                <w:szCs w:val="17"/>
              </w:rPr>
              <w:t xml:space="preserve">             25,945 </w:t>
            </w:r>
          </w:p>
        </w:tc>
        <w:tc>
          <w:tcPr>
            <w:tcW w:w="1200" w:type="dxa"/>
            <w:tcMar>
              <w:top w:w="40" w:type="dxa"/>
              <w:left w:w="80" w:type="dxa"/>
              <w:bottom w:w="40" w:type="dxa"/>
              <w:right w:w="80" w:type="dxa"/>
            </w:tcMar>
            <w:vAlign w:val="bottom"/>
          </w:tcPr>
          <w:p w14:paraId="6B380629" w14:textId="506663E4" w:rsidR="00E81B9B" w:rsidRPr="00E81B9B" w:rsidRDefault="00E81B9B" w:rsidP="00E81B9B">
            <w:pPr>
              <w:jc w:val="right"/>
              <w:rPr>
                <w:sz w:val="17"/>
                <w:szCs w:val="17"/>
              </w:rPr>
            </w:pPr>
            <w:r w:rsidRPr="00E81B9B">
              <w:rPr>
                <w:sz w:val="17"/>
                <w:szCs w:val="17"/>
              </w:rPr>
              <w:t xml:space="preserve">             28,543 </w:t>
            </w:r>
          </w:p>
        </w:tc>
        <w:tc>
          <w:tcPr>
            <w:tcW w:w="1200" w:type="dxa"/>
            <w:tcMar>
              <w:top w:w="40" w:type="dxa"/>
              <w:left w:w="80" w:type="dxa"/>
              <w:bottom w:w="40" w:type="dxa"/>
              <w:right w:w="80" w:type="dxa"/>
            </w:tcMar>
            <w:vAlign w:val="bottom"/>
          </w:tcPr>
          <w:p w14:paraId="5F514203" w14:textId="0A701F3F" w:rsidR="00E81B9B" w:rsidRPr="00E81B9B" w:rsidRDefault="00E81B9B" w:rsidP="00E81B9B">
            <w:pPr>
              <w:jc w:val="right"/>
              <w:rPr>
                <w:sz w:val="17"/>
                <w:szCs w:val="17"/>
              </w:rPr>
            </w:pPr>
            <w:r w:rsidRPr="00E81B9B">
              <w:rPr>
                <w:sz w:val="17"/>
                <w:szCs w:val="17"/>
              </w:rPr>
              <w:t xml:space="preserve">             23,109 </w:t>
            </w:r>
          </w:p>
        </w:tc>
        <w:tc>
          <w:tcPr>
            <w:tcW w:w="1160" w:type="dxa"/>
            <w:tcMar>
              <w:top w:w="40" w:type="dxa"/>
              <w:left w:w="80" w:type="dxa"/>
              <w:bottom w:w="40" w:type="dxa"/>
              <w:right w:w="80" w:type="dxa"/>
            </w:tcMar>
            <w:vAlign w:val="bottom"/>
          </w:tcPr>
          <w:p w14:paraId="4B5E5551" w14:textId="774291ED" w:rsidR="00E81B9B" w:rsidRPr="00E81B9B" w:rsidRDefault="00E81B9B" w:rsidP="00E81B9B">
            <w:pPr>
              <w:jc w:val="right"/>
              <w:rPr>
                <w:sz w:val="17"/>
                <w:szCs w:val="17"/>
              </w:rPr>
            </w:pPr>
            <w:r w:rsidRPr="00E81B9B">
              <w:rPr>
                <w:sz w:val="17"/>
                <w:szCs w:val="17"/>
              </w:rPr>
              <w:t xml:space="preserve">            25,784 </w:t>
            </w:r>
          </w:p>
        </w:tc>
      </w:tr>
      <w:tr w:rsidR="00E81B9B" w14:paraId="22CB2473" w14:textId="77777777" w:rsidTr="00A67B10">
        <w:tc>
          <w:tcPr>
            <w:tcW w:w="1000" w:type="dxa"/>
            <w:tcMar>
              <w:top w:w="40" w:type="dxa"/>
              <w:left w:w="80" w:type="dxa"/>
              <w:bottom w:w="40" w:type="dxa"/>
              <w:right w:w="80" w:type="dxa"/>
            </w:tcMar>
          </w:tcPr>
          <w:p w14:paraId="63995EBF" w14:textId="77777777" w:rsidR="00E81B9B" w:rsidRDefault="00E81B9B" w:rsidP="00E81B9B">
            <w:r>
              <w:rPr>
                <w:sz w:val="17"/>
                <w:szCs w:val="17"/>
              </w:rPr>
              <w:t>3-Day</w:t>
            </w:r>
          </w:p>
        </w:tc>
        <w:tc>
          <w:tcPr>
            <w:tcW w:w="1500" w:type="dxa"/>
            <w:tcMar>
              <w:top w:w="40" w:type="dxa"/>
              <w:left w:w="80" w:type="dxa"/>
              <w:bottom w:w="40" w:type="dxa"/>
              <w:right w:w="80" w:type="dxa"/>
            </w:tcMar>
          </w:tcPr>
          <w:p w14:paraId="0DD4B542"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343A5FB9" w14:textId="297F6A88" w:rsidR="00E81B9B" w:rsidRPr="00E81B9B" w:rsidRDefault="00E81B9B" w:rsidP="00E81B9B">
            <w:pPr>
              <w:jc w:val="right"/>
              <w:rPr>
                <w:sz w:val="17"/>
                <w:szCs w:val="17"/>
              </w:rPr>
            </w:pPr>
            <w:r w:rsidRPr="00E81B9B">
              <w:rPr>
                <w:sz w:val="17"/>
                <w:szCs w:val="17"/>
              </w:rPr>
              <w:t>0.0010</w:t>
            </w:r>
          </w:p>
        </w:tc>
        <w:tc>
          <w:tcPr>
            <w:tcW w:w="800" w:type="dxa"/>
            <w:tcMar>
              <w:top w:w="40" w:type="dxa"/>
              <w:left w:w="80" w:type="dxa"/>
              <w:bottom w:w="40" w:type="dxa"/>
              <w:right w:w="80" w:type="dxa"/>
            </w:tcMar>
            <w:vAlign w:val="bottom"/>
          </w:tcPr>
          <w:p w14:paraId="3E76FF45" w14:textId="1E48AD51"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762BC358" w14:textId="356DD866" w:rsidR="00E81B9B" w:rsidRPr="00E81B9B" w:rsidRDefault="00E81B9B" w:rsidP="00E81B9B">
            <w:pPr>
              <w:jc w:val="right"/>
              <w:rPr>
                <w:sz w:val="17"/>
                <w:szCs w:val="17"/>
              </w:rPr>
            </w:pPr>
            <w:r w:rsidRPr="00E81B9B">
              <w:rPr>
                <w:sz w:val="17"/>
                <w:szCs w:val="17"/>
              </w:rPr>
              <w:t xml:space="preserve">             22,044 </w:t>
            </w:r>
          </w:p>
        </w:tc>
        <w:tc>
          <w:tcPr>
            <w:tcW w:w="1200" w:type="dxa"/>
            <w:tcMar>
              <w:top w:w="40" w:type="dxa"/>
              <w:left w:w="80" w:type="dxa"/>
              <w:bottom w:w="40" w:type="dxa"/>
              <w:right w:w="80" w:type="dxa"/>
            </w:tcMar>
            <w:vAlign w:val="bottom"/>
          </w:tcPr>
          <w:p w14:paraId="07F1F98A" w14:textId="533BAB1B" w:rsidR="00E81B9B" w:rsidRPr="00E81B9B" w:rsidRDefault="00E81B9B" w:rsidP="00E81B9B">
            <w:pPr>
              <w:jc w:val="right"/>
              <w:rPr>
                <w:sz w:val="17"/>
                <w:szCs w:val="17"/>
              </w:rPr>
            </w:pPr>
            <w:r w:rsidRPr="00E81B9B">
              <w:rPr>
                <w:sz w:val="17"/>
                <w:szCs w:val="17"/>
              </w:rPr>
              <w:t xml:space="preserve">             24,587 </w:t>
            </w:r>
          </w:p>
        </w:tc>
        <w:tc>
          <w:tcPr>
            <w:tcW w:w="1200" w:type="dxa"/>
            <w:tcMar>
              <w:top w:w="40" w:type="dxa"/>
              <w:left w:w="80" w:type="dxa"/>
              <w:bottom w:w="40" w:type="dxa"/>
              <w:right w:w="80" w:type="dxa"/>
            </w:tcMar>
            <w:vAlign w:val="bottom"/>
          </w:tcPr>
          <w:p w14:paraId="68FECC44" w14:textId="710B4732" w:rsidR="00E81B9B" w:rsidRPr="00E81B9B" w:rsidRDefault="00E81B9B" w:rsidP="00E81B9B">
            <w:pPr>
              <w:jc w:val="right"/>
              <w:rPr>
                <w:sz w:val="17"/>
                <w:szCs w:val="17"/>
              </w:rPr>
            </w:pPr>
            <w:r w:rsidRPr="00E81B9B">
              <w:rPr>
                <w:sz w:val="17"/>
                <w:szCs w:val="17"/>
              </w:rPr>
              <w:t xml:space="preserve">             19,120 </w:t>
            </w:r>
          </w:p>
        </w:tc>
        <w:tc>
          <w:tcPr>
            <w:tcW w:w="1160" w:type="dxa"/>
            <w:tcMar>
              <w:top w:w="40" w:type="dxa"/>
              <w:left w:w="80" w:type="dxa"/>
              <w:bottom w:w="40" w:type="dxa"/>
              <w:right w:w="80" w:type="dxa"/>
            </w:tcMar>
            <w:vAlign w:val="bottom"/>
          </w:tcPr>
          <w:p w14:paraId="11EF4232" w14:textId="595043B6" w:rsidR="00E81B9B" w:rsidRPr="00E81B9B" w:rsidRDefault="00E81B9B" w:rsidP="00E81B9B">
            <w:pPr>
              <w:jc w:val="right"/>
              <w:rPr>
                <w:sz w:val="17"/>
                <w:szCs w:val="17"/>
              </w:rPr>
            </w:pPr>
            <w:r w:rsidRPr="00E81B9B">
              <w:rPr>
                <w:sz w:val="17"/>
                <w:szCs w:val="17"/>
              </w:rPr>
              <w:t xml:space="preserve">            21,810 </w:t>
            </w:r>
          </w:p>
        </w:tc>
      </w:tr>
      <w:tr w:rsidR="00E81B9B" w14:paraId="6EBA6069" w14:textId="77777777" w:rsidTr="00A67B10">
        <w:tc>
          <w:tcPr>
            <w:tcW w:w="1000" w:type="dxa"/>
            <w:tcMar>
              <w:top w:w="40" w:type="dxa"/>
              <w:left w:w="80" w:type="dxa"/>
              <w:bottom w:w="40" w:type="dxa"/>
              <w:right w:w="80" w:type="dxa"/>
            </w:tcMar>
          </w:tcPr>
          <w:p w14:paraId="664210AA" w14:textId="77777777" w:rsidR="00E81B9B" w:rsidRDefault="00E81B9B" w:rsidP="00E81B9B">
            <w:r>
              <w:rPr>
                <w:sz w:val="17"/>
                <w:szCs w:val="17"/>
              </w:rPr>
              <w:t>3-Day</w:t>
            </w:r>
          </w:p>
        </w:tc>
        <w:tc>
          <w:tcPr>
            <w:tcW w:w="1500" w:type="dxa"/>
            <w:tcMar>
              <w:top w:w="40" w:type="dxa"/>
              <w:left w:w="80" w:type="dxa"/>
              <w:bottom w:w="40" w:type="dxa"/>
              <w:right w:w="80" w:type="dxa"/>
            </w:tcMar>
          </w:tcPr>
          <w:p w14:paraId="0F862F24"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29CB2257" w14:textId="4FC1966F" w:rsidR="00E81B9B" w:rsidRPr="00E81B9B" w:rsidRDefault="00E81B9B" w:rsidP="00E81B9B">
            <w:pPr>
              <w:jc w:val="right"/>
              <w:rPr>
                <w:sz w:val="17"/>
                <w:szCs w:val="17"/>
              </w:rPr>
            </w:pPr>
            <w:r w:rsidRPr="00E81B9B">
              <w:rPr>
                <w:sz w:val="17"/>
                <w:szCs w:val="17"/>
              </w:rPr>
              <w:t>0.0020</w:t>
            </w:r>
          </w:p>
        </w:tc>
        <w:tc>
          <w:tcPr>
            <w:tcW w:w="800" w:type="dxa"/>
            <w:tcMar>
              <w:top w:w="40" w:type="dxa"/>
              <w:left w:w="80" w:type="dxa"/>
              <w:bottom w:w="40" w:type="dxa"/>
              <w:right w:w="80" w:type="dxa"/>
            </w:tcMar>
            <w:vAlign w:val="bottom"/>
          </w:tcPr>
          <w:p w14:paraId="70F1282A" w14:textId="48B77CE6"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6E9EB4D0" w14:textId="4196C84F" w:rsidR="00E81B9B" w:rsidRPr="00E81B9B" w:rsidRDefault="00E81B9B" w:rsidP="00E81B9B">
            <w:pPr>
              <w:jc w:val="right"/>
              <w:rPr>
                <w:sz w:val="17"/>
                <w:szCs w:val="17"/>
              </w:rPr>
            </w:pPr>
            <w:r w:rsidRPr="00E81B9B">
              <w:rPr>
                <w:sz w:val="17"/>
                <w:szCs w:val="17"/>
              </w:rPr>
              <w:t xml:space="preserve">             16,230 </w:t>
            </w:r>
          </w:p>
        </w:tc>
        <w:tc>
          <w:tcPr>
            <w:tcW w:w="1200" w:type="dxa"/>
            <w:tcMar>
              <w:top w:w="40" w:type="dxa"/>
              <w:left w:w="80" w:type="dxa"/>
              <w:bottom w:w="40" w:type="dxa"/>
              <w:right w:w="80" w:type="dxa"/>
            </w:tcMar>
            <w:vAlign w:val="bottom"/>
          </w:tcPr>
          <w:p w14:paraId="598B7C95" w14:textId="25336418" w:rsidR="00E81B9B" w:rsidRPr="00E81B9B" w:rsidRDefault="00E81B9B" w:rsidP="00E81B9B">
            <w:pPr>
              <w:jc w:val="right"/>
              <w:rPr>
                <w:sz w:val="17"/>
                <w:szCs w:val="17"/>
              </w:rPr>
            </w:pPr>
            <w:r w:rsidRPr="00E81B9B">
              <w:rPr>
                <w:sz w:val="17"/>
                <w:szCs w:val="17"/>
              </w:rPr>
              <w:t xml:space="preserve">             18,847 </w:t>
            </w:r>
          </w:p>
        </w:tc>
        <w:tc>
          <w:tcPr>
            <w:tcW w:w="1200" w:type="dxa"/>
            <w:tcMar>
              <w:top w:w="40" w:type="dxa"/>
              <w:left w:w="80" w:type="dxa"/>
              <w:bottom w:w="40" w:type="dxa"/>
              <w:right w:w="80" w:type="dxa"/>
            </w:tcMar>
            <w:vAlign w:val="bottom"/>
          </w:tcPr>
          <w:p w14:paraId="5737450E" w14:textId="1E920309" w:rsidR="00E81B9B" w:rsidRPr="00E81B9B" w:rsidRDefault="00E81B9B" w:rsidP="00E81B9B">
            <w:pPr>
              <w:jc w:val="right"/>
              <w:rPr>
                <w:sz w:val="17"/>
                <w:szCs w:val="17"/>
              </w:rPr>
            </w:pPr>
            <w:r w:rsidRPr="00E81B9B">
              <w:rPr>
                <w:sz w:val="17"/>
                <w:szCs w:val="17"/>
              </w:rPr>
              <w:t xml:space="preserve">             13,097 </w:t>
            </w:r>
          </w:p>
        </w:tc>
        <w:tc>
          <w:tcPr>
            <w:tcW w:w="1160" w:type="dxa"/>
            <w:tcMar>
              <w:top w:w="40" w:type="dxa"/>
              <w:left w:w="80" w:type="dxa"/>
              <w:bottom w:w="40" w:type="dxa"/>
              <w:right w:w="80" w:type="dxa"/>
            </w:tcMar>
            <w:vAlign w:val="bottom"/>
          </w:tcPr>
          <w:p w14:paraId="7E611D9F" w14:textId="6B954A4C" w:rsidR="00E81B9B" w:rsidRPr="00E81B9B" w:rsidRDefault="00E81B9B" w:rsidP="00E81B9B">
            <w:pPr>
              <w:jc w:val="right"/>
              <w:rPr>
                <w:sz w:val="17"/>
                <w:szCs w:val="17"/>
              </w:rPr>
            </w:pPr>
            <w:r w:rsidRPr="00E81B9B">
              <w:rPr>
                <w:sz w:val="17"/>
                <w:szCs w:val="17"/>
              </w:rPr>
              <w:t xml:space="preserve">            15,706 </w:t>
            </w:r>
          </w:p>
        </w:tc>
      </w:tr>
      <w:tr w:rsidR="00E81B9B" w14:paraId="6D3051E5" w14:textId="77777777" w:rsidTr="00A67B10">
        <w:tc>
          <w:tcPr>
            <w:tcW w:w="1000" w:type="dxa"/>
            <w:tcMar>
              <w:top w:w="40" w:type="dxa"/>
              <w:left w:w="80" w:type="dxa"/>
              <w:bottom w:w="40" w:type="dxa"/>
              <w:right w:w="80" w:type="dxa"/>
            </w:tcMar>
          </w:tcPr>
          <w:p w14:paraId="7F117B86" w14:textId="77777777" w:rsidR="00E81B9B" w:rsidRDefault="00E81B9B" w:rsidP="00E81B9B">
            <w:r>
              <w:rPr>
                <w:sz w:val="17"/>
                <w:szCs w:val="17"/>
              </w:rPr>
              <w:t>5-Day</w:t>
            </w:r>
          </w:p>
        </w:tc>
        <w:tc>
          <w:tcPr>
            <w:tcW w:w="1500" w:type="dxa"/>
            <w:tcMar>
              <w:top w:w="40" w:type="dxa"/>
              <w:left w:w="80" w:type="dxa"/>
              <w:bottom w:w="40" w:type="dxa"/>
              <w:right w:w="80" w:type="dxa"/>
            </w:tcMar>
          </w:tcPr>
          <w:p w14:paraId="5CBCCCB9"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5206B796" w14:textId="3692950C" w:rsidR="00E81B9B" w:rsidRPr="00E81B9B" w:rsidRDefault="00E81B9B" w:rsidP="00E81B9B">
            <w:pPr>
              <w:jc w:val="right"/>
              <w:rPr>
                <w:sz w:val="17"/>
                <w:szCs w:val="17"/>
              </w:rPr>
            </w:pPr>
            <w:r w:rsidRPr="00E81B9B">
              <w:rPr>
                <w:sz w:val="17"/>
                <w:szCs w:val="17"/>
              </w:rPr>
              <w:t>0.0085</w:t>
            </w:r>
          </w:p>
        </w:tc>
        <w:tc>
          <w:tcPr>
            <w:tcW w:w="800" w:type="dxa"/>
            <w:tcMar>
              <w:top w:w="40" w:type="dxa"/>
              <w:left w:w="80" w:type="dxa"/>
              <w:bottom w:w="40" w:type="dxa"/>
              <w:right w:w="80" w:type="dxa"/>
            </w:tcMar>
            <w:vAlign w:val="bottom"/>
          </w:tcPr>
          <w:p w14:paraId="66BDE249" w14:textId="57D524B1"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1D9F00D5" w14:textId="3633DB08" w:rsidR="00E81B9B" w:rsidRPr="00E81B9B" w:rsidRDefault="00E81B9B" w:rsidP="00E81B9B">
            <w:pPr>
              <w:jc w:val="right"/>
              <w:rPr>
                <w:sz w:val="17"/>
                <w:szCs w:val="17"/>
              </w:rPr>
            </w:pPr>
            <w:r w:rsidRPr="00E81B9B">
              <w:rPr>
                <w:sz w:val="17"/>
                <w:szCs w:val="17"/>
              </w:rPr>
              <w:t xml:space="preserve">           181,018 </w:t>
            </w:r>
          </w:p>
        </w:tc>
        <w:tc>
          <w:tcPr>
            <w:tcW w:w="1200" w:type="dxa"/>
            <w:tcMar>
              <w:top w:w="40" w:type="dxa"/>
              <w:left w:w="80" w:type="dxa"/>
              <w:bottom w:w="40" w:type="dxa"/>
              <w:right w:w="80" w:type="dxa"/>
            </w:tcMar>
            <w:vAlign w:val="bottom"/>
          </w:tcPr>
          <w:p w14:paraId="77EFBDF2" w14:textId="418B9EE5" w:rsidR="00E81B9B" w:rsidRPr="00E81B9B" w:rsidRDefault="00E81B9B" w:rsidP="00E81B9B">
            <w:pPr>
              <w:jc w:val="right"/>
              <w:rPr>
                <w:sz w:val="17"/>
                <w:szCs w:val="17"/>
              </w:rPr>
            </w:pPr>
            <w:r w:rsidRPr="00E81B9B">
              <w:rPr>
                <w:sz w:val="17"/>
                <w:szCs w:val="17"/>
              </w:rPr>
              <w:t xml:space="preserve">           276,627 </w:t>
            </w:r>
          </w:p>
        </w:tc>
        <w:tc>
          <w:tcPr>
            <w:tcW w:w="1200" w:type="dxa"/>
            <w:tcMar>
              <w:top w:w="40" w:type="dxa"/>
              <w:left w:w="80" w:type="dxa"/>
              <w:bottom w:w="40" w:type="dxa"/>
              <w:right w:w="80" w:type="dxa"/>
            </w:tcMar>
            <w:vAlign w:val="bottom"/>
          </w:tcPr>
          <w:p w14:paraId="4356F38F" w14:textId="67FA3006" w:rsidR="00E81B9B" w:rsidRPr="00E81B9B" w:rsidRDefault="00E81B9B" w:rsidP="00E81B9B">
            <w:pPr>
              <w:jc w:val="right"/>
              <w:rPr>
                <w:sz w:val="17"/>
                <w:szCs w:val="17"/>
              </w:rPr>
            </w:pPr>
            <w:r w:rsidRPr="00E81B9B">
              <w:rPr>
                <w:sz w:val="17"/>
                <w:szCs w:val="17"/>
              </w:rPr>
              <w:t xml:space="preserve">           138,058 </w:t>
            </w:r>
          </w:p>
        </w:tc>
        <w:tc>
          <w:tcPr>
            <w:tcW w:w="1160" w:type="dxa"/>
            <w:tcMar>
              <w:top w:w="40" w:type="dxa"/>
              <w:left w:w="80" w:type="dxa"/>
              <w:bottom w:w="40" w:type="dxa"/>
              <w:right w:w="80" w:type="dxa"/>
            </w:tcMar>
            <w:vAlign w:val="bottom"/>
          </w:tcPr>
          <w:p w14:paraId="79CA9E85" w14:textId="727AC99C" w:rsidR="00E81B9B" w:rsidRPr="00E81B9B" w:rsidRDefault="00E81B9B" w:rsidP="00E81B9B">
            <w:pPr>
              <w:jc w:val="right"/>
              <w:rPr>
                <w:sz w:val="17"/>
                <w:szCs w:val="17"/>
              </w:rPr>
            </w:pPr>
            <w:r w:rsidRPr="00E81B9B">
              <w:rPr>
                <w:sz w:val="17"/>
                <w:szCs w:val="17"/>
              </w:rPr>
              <w:t xml:space="preserve">          225,377 </w:t>
            </w:r>
          </w:p>
        </w:tc>
      </w:tr>
      <w:tr w:rsidR="00E81B9B" w14:paraId="32750A0E" w14:textId="77777777" w:rsidTr="00A67B10">
        <w:tc>
          <w:tcPr>
            <w:tcW w:w="1000" w:type="dxa"/>
            <w:tcMar>
              <w:top w:w="40" w:type="dxa"/>
              <w:left w:w="80" w:type="dxa"/>
              <w:bottom w:w="40" w:type="dxa"/>
              <w:right w:w="80" w:type="dxa"/>
            </w:tcMar>
          </w:tcPr>
          <w:p w14:paraId="71C2A883" w14:textId="77777777" w:rsidR="00E81B9B" w:rsidRDefault="00E81B9B" w:rsidP="00E81B9B">
            <w:r>
              <w:rPr>
                <w:sz w:val="17"/>
                <w:szCs w:val="17"/>
              </w:rPr>
              <w:t>5-Day</w:t>
            </w:r>
          </w:p>
        </w:tc>
        <w:tc>
          <w:tcPr>
            <w:tcW w:w="1500" w:type="dxa"/>
            <w:tcMar>
              <w:top w:w="40" w:type="dxa"/>
              <w:left w:w="80" w:type="dxa"/>
              <w:bottom w:w="40" w:type="dxa"/>
              <w:right w:w="80" w:type="dxa"/>
            </w:tcMar>
          </w:tcPr>
          <w:p w14:paraId="53C7A033"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2C59B30C" w14:textId="40832970" w:rsidR="00E81B9B" w:rsidRPr="00E81B9B" w:rsidRDefault="00E81B9B" w:rsidP="00E81B9B">
            <w:pPr>
              <w:jc w:val="right"/>
              <w:rPr>
                <w:sz w:val="17"/>
                <w:szCs w:val="17"/>
              </w:rPr>
            </w:pPr>
            <w:r w:rsidRPr="00E81B9B">
              <w:rPr>
                <w:sz w:val="17"/>
                <w:szCs w:val="17"/>
              </w:rPr>
              <w:t>0.0072</w:t>
            </w:r>
          </w:p>
        </w:tc>
        <w:tc>
          <w:tcPr>
            <w:tcW w:w="800" w:type="dxa"/>
            <w:tcMar>
              <w:top w:w="40" w:type="dxa"/>
              <w:left w:w="80" w:type="dxa"/>
              <w:bottom w:w="40" w:type="dxa"/>
              <w:right w:w="80" w:type="dxa"/>
            </w:tcMar>
            <w:vAlign w:val="bottom"/>
          </w:tcPr>
          <w:p w14:paraId="0836AA21" w14:textId="6DBE1CE3"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34297481" w14:textId="44DE3C4A" w:rsidR="00E81B9B" w:rsidRPr="00E81B9B" w:rsidRDefault="00E81B9B" w:rsidP="00E81B9B">
            <w:pPr>
              <w:jc w:val="right"/>
              <w:rPr>
                <w:sz w:val="17"/>
                <w:szCs w:val="17"/>
              </w:rPr>
            </w:pPr>
            <w:r w:rsidRPr="00E81B9B">
              <w:rPr>
                <w:sz w:val="17"/>
                <w:szCs w:val="17"/>
              </w:rPr>
              <w:t xml:space="preserve">           168,477 </w:t>
            </w:r>
          </w:p>
        </w:tc>
        <w:tc>
          <w:tcPr>
            <w:tcW w:w="1200" w:type="dxa"/>
            <w:tcMar>
              <w:top w:w="40" w:type="dxa"/>
              <w:left w:w="80" w:type="dxa"/>
              <w:bottom w:w="40" w:type="dxa"/>
              <w:right w:w="80" w:type="dxa"/>
            </w:tcMar>
            <w:vAlign w:val="bottom"/>
          </w:tcPr>
          <w:p w14:paraId="35673B67" w14:textId="67F0A623" w:rsidR="00E81B9B" w:rsidRPr="00E81B9B" w:rsidRDefault="00E81B9B" w:rsidP="00E81B9B">
            <w:pPr>
              <w:jc w:val="right"/>
              <w:rPr>
                <w:sz w:val="17"/>
                <w:szCs w:val="17"/>
              </w:rPr>
            </w:pPr>
            <w:r w:rsidRPr="00E81B9B">
              <w:rPr>
                <w:sz w:val="17"/>
                <w:szCs w:val="17"/>
              </w:rPr>
              <w:t xml:space="preserve">           248,520 </w:t>
            </w:r>
          </w:p>
        </w:tc>
        <w:tc>
          <w:tcPr>
            <w:tcW w:w="1200" w:type="dxa"/>
            <w:tcMar>
              <w:top w:w="40" w:type="dxa"/>
              <w:left w:w="80" w:type="dxa"/>
              <w:bottom w:w="40" w:type="dxa"/>
              <w:right w:w="80" w:type="dxa"/>
            </w:tcMar>
            <w:vAlign w:val="bottom"/>
          </w:tcPr>
          <w:p w14:paraId="545E9D48" w14:textId="4EE93AB8" w:rsidR="00E81B9B" w:rsidRPr="00E81B9B" w:rsidRDefault="00E81B9B" w:rsidP="00E81B9B">
            <w:pPr>
              <w:jc w:val="right"/>
              <w:rPr>
                <w:sz w:val="17"/>
                <w:szCs w:val="17"/>
              </w:rPr>
            </w:pPr>
            <w:r w:rsidRPr="00E81B9B">
              <w:rPr>
                <w:sz w:val="17"/>
                <w:szCs w:val="17"/>
              </w:rPr>
              <w:t xml:space="preserve">131,223 </w:t>
            </w:r>
          </w:p>
        </w:tc>
        <w:tc>
          <w:tcPr>
            <w:tcW w:w="1160" w:type="dxa"/>
            <w:tcMar>
              <w:top w:w="40" w:type="dxa"/>
              <w:left w:w="80" w:type="dxa"/>
              <w:bottom w:w="40" w:type="dxa"/>
              <w:right w:w="80" w:type="dxa"/>
            </w:tcMar>
            <w:vAlign w:val="bottom"/>
          </w:tcPr>
          <w:p w14:paraId="4CC4BC35" w14:textId="44A01999" w:rsidR="00E81B9B" w:rsidRPr="00E81B9B" w:rsidRDefault="00E81B9B" w:rsidP="00E81B9B">
            <w:pPr>
              <w:jc w:val="right"/>
              <w:rPr>
                <w:sz w:val="17"/>
                <w:szCs w:val="17"/>
              </w:rPr>
            </w:pPr>
            <w:r w:rsidRPr="00E81B9B">
              <w:rPr>
                <w:sz w:val="17"/>
                <w:szCs w:val="17"/>
              </w:rPr>
              <w:t xml:space="preserve">          200,703 </w:t>
            </w:r>
          </w:p>
        </w:tc>
      </w:tr>
      <w:tr w:rsidR="00E81B9B" w14:paraId="1FA3E0C0" w14:textId="77777777" w:rsidTr="00A67B10">
        <w:tc>
          <w:tcPr>
            <w:tcW w:w="1000" w:type="dxa"/>
            <w:tcMar>
              <w:top w:w="40" w:type="dxa"/>
              <w:left w:w="80" w:type="dxa"/>
              <w:bottom w:w="40" w:type="dxa"/>
              <w:right w:w="80" w:type="dxa"/>
            </w:tcMar>
          </w:tcPr>
          <w:p w14:paraId="4F0F9BE5" w14:textId="77777777" w:rsidR="00E81B9B" w:rsidRDefault="00E81B9B" w:rsidP="00E81B9B">
            <w:r>
              <w:rPr>
                <w:sz w:val="17"/>
                <w:szCs w:val="17"/>
              </w:rPr>
              <w:t>5-Day</w:t>
            </w:r>
          </w:p>
        </w:tc>
        <w:tc>
          <w:tcPr>
            <w:tcW w:w="1500" w:type="dxa"/>
            <w:tcMar>
              <w:top w:w="40" w:type="dxa"/>
              <w:left w:w="80" w:type="dxa"/>
              <w:bottom w:w="40" w:type="dxa"/>
              <w:right w:w="80" w:type="dxa"/>
            </w:tcMar>
          </w:tcPr>
          <w:p w14:paraId="24DC6DBF"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376AEBCA" w14:textId="3028DE1B" w:rsidR="00E81B9B" w:rsidRPr="00E81B9B" w:rsidRDefault="00E81B9B" w:rsidP="00E81B9B">
            <w:pPr>
              <w:jc w:val="right"/>
              <w:rPr>
                <w:sz w:val="17"/>
                <w:szCs w:val="17"/>
              </w:rPr>
            </w:pPr>
            <w:r w:rsidRPr="00E81B9B">
              <w:rPr>
                <w:sz w:val="17"/>
                <w:szCs w:val="17"/>
              </w:rPr>
              <w:t>0.0057</w:t>
            </w:r>
          </w:p>
        </w:tc>
        <w:tc>
          <w:tcPr>
            <w:tcW w:w="800" w:type="dxa"/>
            <w:tcMar>
              <w:top w:w="40" w:type="dxa"/>
              <w:left w:w="80" w:type="dxa"/>
              <w:bottom w:w="40" w:type="dxa"/>
              <w:right w:w="80" w:type="dxa"/>
            </w:tcMar>
            <w:vAlign w:val="bottom"/>
          </w:tcPr>
          <w:p w14:paraId="1BE46F17" w14:textId="0FAAD7D6"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25867C81" w14:textId="08DA0AA9" w:rsidR="00E81B9B" w:rsidRPr="00E81B9B" w:rsidRDefault="00E81B9B" w:rsidP="00E81B9B">
            <w:pPr>
              <w:jc w:val="right"/>
              <w:rPr>
                <w:sz w:val="17"/>
                <w:szCs w:val="17"/>
              </w:rPr>
            </w:pPr>
            <w:r w:rsidRPr="00E81B9B">
              <w:rPr>
                <w:sz w:val="17"/>
                <w:szCs w:val="17"/>
              </w:rPr>
              <w:t xml:space="preserve">           152,387 </w:t>
            </w:r>
          </w:p>
        </w:tc>
        <w:tc>
          <w:tcPr>
            <w:tcW w:w="1200" w:type="dxa"/>
            <w:tcMar>
              <w:top w:w="40" w:type="dxa"/>
              <w:left w:w="80" w:type="dxa"/>
              <w:bottom w:w="40" w:type="dxa"/>
              <w:right w:w="80" w:type="dxa"/>
            </w:tcMar>
            <w:vAlign w:val="bottom"/>
          </w:tcPr>
          <w:p w14:paraId="33632EB7" w14:textId="7E3A12E8" w:rsidR="00E81B9B" w:rsidRPr="00E81B9B" w:rsidRDefault="00E81B9B" w:rsidP="00E81B9B">
            <w:pPr>
              <w:jc w:val="right"/>
              <w:rPr>
                <w:sz w:val="17"/>
                <w:szCs w:val="17"/>
              </w:rPr>
            </w:pPr>
            <w:r w:rsidRPr="00E81B9B">
              <w:rPr>
                <w:sz w:val="17"/>
                <w:szCs w:val="17"/>
              </w:rPr>
              <w:t xml:space="preserve">           214,676 </w:t>
            </w:r>
          </w:p>
        </w:tc>
        <w:tc>
          <w:tcPr>
            <w:tcW w:w="1200" w:type="dxa"/>
            <w:tcMar>
              <w:top w:w="40" w:type="dxa"/>
              <w:left w:w="80" w:type="dxa"/>
              <w:bottom w:w="40" w:type="dxa"/>
              <w:right w:w="80" w:type="dxa"/>
            </w:tcMar>
            <w:vAlign w:val="bottom"/>
          </w:tcPr>
          <w:p w14:paraId="7F03F1C0" w14:textId="647E83C7" w:rsidR="00E81B9B" w:rsidRPr="00E81B9B" w:rsidRDefault="00E81B9B" w:rsidP="00E81B9B">
            <w:pPr>
              <w:jc w:val="right"/>
              <w:rPr>
                <w:sz w:val="17"/>
                <w:szCs w:val="17"/>
              </w:rPr>
            </w:pPr>
            <w:r w:rsidRPr="00E81B9B">
              <w:rPr>
                <w:sz w:val="17"/>
                <w:szCs w:val="17"/>
              </w:rPr>
              <w:t xml:space="preserve">122,003 </w:t>
            </w:r>
          </w:p>
        </w:tc>
        <w:tc>
          <w:tcPr>
            <w:tcW w:w="1160" w:type="dxa"/>
            <w:tcMar>
              <w:top w:w="40" w:type="dxa"/>
              <w:left w:w="80" w:type="dxa"/>
              <w:bottom w:w="40" w:type="dxa"/>
              <w:right w:w="80" w:type="dxa"/>
            </w:tcMar>
            <w:vAlign w:val="bottom"/>
          </w:tcPr>
          <w:p w14:paraId="555E59B2" w14:textId="3DCB8AFE" w:rsidR="00E81B9B" w:rsidRPr="00E81B9B" w:rsidRDefault="00E81B9B" w:rsidP="00E81B9B">
            <w:pPr>
              <w:jc w:val="right"/>
              <w:rPr>
                <w:sz w:val="17"/>
                <w:szCs w:val="17"/>
              </w:rPr>
            </w:pPr>
            <w:r w:rsidRPr="00E81B9B">
              <w:rPr>
                <w:sz w:val="17"/>
                <w:szCs w:val="17"/>
              </w:rPr>
              <w:t xml:space="preserve">          172,807 </w:t>
            </w:r>
          </w:p>
        </w:tc>
      </w:tr>
      <w:tr w:rsidR="00E81B9B" w14:paraId="003B1461" w14:textId="77777777" w:rsidTr="00A67B10">
        <w:tc>
          <w:tcPr>
            <w:tcW w:w="1000" w:type="dxa"/>
            <w:tcMar>
              <w:top w:w="40" w:type="dxa"/>
              <w:left w:w="80" w:type="dxa"/>
              <w:bottom w:w="40" w:type="dxa"/>
              <w:right w:w="80" w:type="dxa"/>
            </w:tcMar>
          </w:tcPr>
          <w:p w14:paraId="6CF1EC7B" w14:textId="77777777" w:rsidR="00E81B9B" w:rsidRDefault="00E81B9B" w:rsidP="00E81B9B">
            <w:r>
              <w:rPr>
                <w:sz w:val="17"/>
                <w:szCs w:val="17"/>
              </w:rPr>
              <w:t>5-Day</w:t>
            </w:r>
          </w:p>
        </w:tc>
        <w:tc>
          <w:tcPr>
            <w:tcW w:w="1500" w:type="dxa"/>
            <w:tcMar>
              <w:top w:w="40" w:type="dxa"/>
              <w:left w:w="80" w:type="dxa"/>
              <w:bottom w:w="40" w:type="dxa"/>
              <w:right w:w="80" w:type="dxa"/>
            </w:tcMar>
          </w:tcPr>
          <w:p w14:paraId="180A1682"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560E3B63" w14:textId="43DC3EC8" w:rsidR="00E81B9B" w:rsidRPr="00E81B9B" w:rsidRDefault="00E81B9B" w:rsidP="00E81B9B">
            <w:pPr>
              <w:jc w:val="right"/>
              <w:rPr>
                <w:sz w:val="17"/>
                <w:szCs w:val="17"/>
              </w:rPr>
            </w:pPr>
            <w:r w:rsidRPr="00E81B9B">
              <w:rPr>
                <w:sz w:val="17"/>
                <w:szCs w:val="17"/>
              </w:rPr>
              <w:t>0.0046</w:t>
            </w:r>
          </w:p>
        </w:tc>
        <w:tc>
          <w:tcPr>
            <w:tcW w:w="800" w:type="dxa"/>
            <w:tcMar>
              <w:top w:w="40" w:type="dxa"/>
              <w:left w:w="80" w:type="dxa"/>
              <w:bottom w:w="40" w:type="dxa"/>
              <w:right w:w="80" w:type="dxa"/>
            </w:tcMar>
            <w:vAlign w:val="bottom"/>
          </w:tcPr>
          <w:p w14:paraId="7B092DB6" w14:textId="79E2E26A"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2A2B9CC6" w14:textId="1CAF364F" w:rsidR="00E81B9B" w:rsidRPr="00E81B9B" w:rsidRDefault="00E81B9B" w:rsidP="00E81B9B">
            <w:pPr>
              <w:jc w:val="right"/>
              <w:rPr>
                <w:sz w:val="17"/>
                <w:szCs w:val="17"/>
              </w:rPr>
            </w:pPr>
            <w:r w:rsidRPr="00E81B9B">
              <w:rPr>
                <w:sz w:val="17"/>
                <w:szCs w:val="17"/>
              </w:rPr>
              <w:t xml:space="preserve">           140,566 </w:t>
            </w:r>
          </w:p>
        </w:tc>
        <w:tc>
          <w:tcPr>
            <w:tcW w:w="1200" w:type="dxa"/>
            <w:tcMar>
              <w:top w:w="40" w:type="dxa"/>
              <w:left w:w="80" w:type="dxa"/>
              <w:bottom w:w="40" w:type="dxa"/>
              <w:right w:w="80" w:type="dxa"/>
            </w:tcMar>
            <w:vAlign w:val="bottom"/>
          </w:tcPr>
          <w:p w14:paraId="662A22EE" w14:textId="4669C429" w:rsidR="00E81B9B" w:rsidRPr="00E81B9B" w:rsidRDefault="00E81B9B" w:rsidP="00E81B9B">
            <w:pPr>
              <w:jc w:val="right"/>
              <w:rPr>
                <w:sz w:val="17"/>
                <w:szCs w:val="17"/>
              </w:rPr>
            </w:pPr>
            <w:r w:rsidRPr="00E81B9B">
              <w:rPr>
                <w:sz w:val="17"/>
                <w:szCs w:val="17"/>
              </w:rPr>
              <w:t xml:space="preserve">           191,358 </w:t>
            </w:r>
          </w:p>
        </w:tc>
        <w:tc>
          <w:tcPr>
            <w:tcW w:w="1200" w:type="dxa"/>
            <w:tcMar>
              <w:top w:w="40" w:type="dxa"/>
              <w:left w:w="80" w:type="dxa"/>
              <w:bottom w:w="40" w:type="dxa"/>
              <w:right w:w="80" w:type="dxa"/>
            </w:tcMar>
            <w:vAlign w:val="bottom"/>
          </w:tcPr>
          <w:p w14:paraId="798AFDD7" w14:textId="64924873" w:rsidR="00E81B9B" w:rsidRPr="00E81B9B" w:rsidRDefault="00E81B9B" w:rsidP="00E81B9B">
            <w:pPr>
              <w:jc w:val="right"/>
              <w:rPr>
                <w:sz w:val="17"/>
                <w:szCs w:val="17"/>
              </w:rPr>
            </w:pPr>
            <w:r w:rsidRPr="00E81B9B">
              <w:rPr>
                <w:sz w:val="17"/>
                <w:szCs w:val="17"/>
              </w:rPr>
              <w:t xml:space="preserve">114,869 </w:t>
            </w:r>
          </w:p>
        </w:tc>
        <w:tc>
          <w:tcPr>
            <w:tcW w:w="1160" w:type="dxa"/>
            <w:tcMar>
              <w:top w:w="40" w:type="dxa"/>
              <w:left w:w="80" w:type="dxa"/>
              <w:bottom w:w="40" w:type="dxa"/>
              <w:right w:w="80" w:type="dxa"/>
            </w:tcMar>
            <w:vAlign w:val="bottom"/>
          </w:tcPr>
          <w:p w14:paraId="64392B32" w14:textId="6A0E331B" w:rsidR="00E81B9B" w:rsidRPr="00E81B9B" w:rsidRDefault="00E81B9B" w:rsidP="00E81B9B">
            <w:pPr>
              <w:jc w:val="right"/>
              <w:rPr>
                <w:sz w:val="17"/>
                <w:szCs w:val="17"/>
              </w:rPr>
            </w:pPr>
            <w:r w:rsidRPr="00E81B9B">
              <w:rPr>
                <w:sz w:val="17"/>
                <w:szCs w:val="17"/>
              </w:rPr>
              <w:t xml:space="preserve">          154,542 </w:t>
            </w:r>
          </w:p>
        </w:tc>
      </w:tr>
      <w:tr w:rsidR="00E81B9B" w14:paraId="17928057" w14:textId="77777777" w:rsidTr="00A67B10">
        <w:tc>
          <w:tcPr>
            <w:tcW w:w="1000" w:type="dxa"/>
            <w:tcMar>
              <w:top w:w="40" w:type="dxa"/>
              <w:left w:w="80" w:type="dxa"/>
              <w:bottom w:w="40" w:type="dxa"/>
              <w:right w:w="80" w:type="dxa"/>
            </w:tcMar>
          </w:tcPr>
          <w:p w14:paraId="75898056" w14:textId="77777777" w:rsidR="00E81B9B" w:rsidRDefault="00E81B9B" w:rsidP="00E81B9B">
            <w:r>
              <w:rPr>
                <w:sz w:val="17"/>
                <w:szCs w:val="17"/>
              </w:rPr>
              <w:t>5-Day</w:t>
            </w:r>
          </w:p>
        </w:tc>
        <w:tc>
          <w:tcPr>
            <w:tcW w:w="1500" w:type="dxa"/>
            <w:tcMar>
              <w:top w:w="40" w:type="dxa"/>
              <w:left w:w="80" w:type="dxa"/>
              <w:bottom w:w="40" w:type="dxa"/>
              <w:right w:w="80" w:type="dxa"/>
            </w:tcMar>
          </w:tcPr>
          <w:p w14:paraId="370D5ECD"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16FAB491" w14:textId="5D67A9F0" w:rsidR="00E81B9B" w:rsidRPr="00E81B9B" w:rsidRDefault="00E81B9B" w:rsidP="00E81B9B">
            <w:pPr>
              <w:jc w:val="right"/>
              <w:rPr>
                <w:sz w:val="17"/>
                <w:szCs w:val="17"/>
              </w:rPr>
            </w:pPr>
            <w:r w:rsidRPr="00E81B9B">
              <w:rPr>
                <w:sz w:val="17"/>
                <w:szCs w:val="17"/>
              </w:rPr>
              <w:t>0.0037</w:t>
            </w:r>
          </w:p>
        </w:tc>
        <w:tc>
          <w:tcPr>
            <w:tcW w:w="800" w:type="dxa"/>
            <w:tcMar>
              <w:top w:w="40" w:type="dxa"/>
              <w:left w:w="80" w:type="dxa"/>
              <w:bottom w:w="40" w:type="dxa"/>
              <w:right w:w="80" w:type="dxa"/>
            </w:tcMar>
            <w:vAlign w:val="bottom"/>
          </w:tcPr>
          <w:p w14:paraId="2AEDED34" w14:textId="2F6302F1"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04B1A528" w14:textId="2A665157" w:rsidR="00E81B9B" w:rsidRPr="00E81B9B" w:rsidRDefault="00E81B9B" w:rsidP="00E81B9B">
            <w:pPr>
              <w:jc w:val="right"/>
              <w:rPr>
                <w:sz w:val="17"/>
                <w:szCs w:val="17"/>
              </w:rPr>
            </w:pPr>
            <w:r w:rsidRPr="00E81B9B">
              <w:rPr>
                <w:sz w:val="17"/>
                <w:szCs w:val="17"/>
              </w:rPr>
              <w:t xml:space="preserve">           129,023 </w:t>
            </w:r>
          </w:p>
        </w:tc>
        <w:tc>
          <w:tcPr>
            <w:tcW w:w="1200" w:type="dxa"/>
            <w:tcMar>
              <w:top w:w="40" w:type="dxa"/>
              <w:left w:w="80" w:type="dxa"/>
              <w:bottom w:w="40" w:type="dxa"/>
              <w:right w:w="80" w:type="dxa"/>
            </w:tcMar>
            <w:vAlign w:val="bottom"/>
          </w:tcPr>
          <w:p w14:paraId="2E19AB07" w14:textId="0DF55B9E" w:rsidR="00E81B9B" w:rsidRPr="00E81B9B" w:rsidRDefault="00E81B9B" w:rsidP="00E81B9B">
            <w:pPr>
              <w:jc w:val="right"/>
              <w:rPr>
                <w:sz w:val="17"/>
                <w:szCs w:val="17"/>
              </w:rPr>
            </w:pPr>
            <w:r w:rsidRPr="00E81B9B">
              <w:rPr>
                <w:sz w:val="17"/>
                <w:szCs w:val="17"/>
              </w:rPr>
              <w:t xml:space="preserve">           169,831 </w:t>
            </w:r>
          </w:p>
        </w:tc>
        <w:tc>
          <w:tcPr>
            <w:tcW w:w="1200" w:type="dxa"/>
            <w:tcMar>
              <w:top w:w="40" w:type="dxa"/>
              <w:left w:w="80" w:type="dxa"/>
              <w:bottom w:w="40" w:type="dxa"/>
              <w:right w:w="80" w:type="dxa"/>
            </w:tcMar>
            <w:vAlign w:val="bottom"/>
          </w:tcPr>
          <w:p w14:paraId="29C2E790" w14:textId="5B05E6BB" w:rsidR="00E81B9B" w:rsidRPr="00E81B9B" w:rsidRDefault="00E81B9B" w:rsidP="00E81B9B">
            <w:pPr>
              <w:jc w:val="right"/>
              <w:rPr>
                <w:sz w:val="17"/>
                <w:szCs w:val="17"/>
              </w:rPr>
            </w:pPr>
            <w:r w:rsidRPr="00E81B9B">
              <w:rPr>
                <w:sz w:val="17"/>
                <w:szCs w:val="17"/>
              </w:rPr>
              <w:t xml:space="preserve">           107,577 </w:t>
            </w:r>
          </w:p>
        </w:tc>
        <w:tc>
          <w:tcPr>
            <w:tcW w:w="1160" w:type="dxa"/>
            <w:tcMar>
              <w:top w:w="40" w:type="dxa"/>
              <w:left w:w="80" w:type="dxa"/>
              <w:bottom w:w="40" w:type="dxa"/>
              <w:right w:w="80" w:type="dxa"/>
            </w:tcMar>
            <w:vAlign w:val="bottom"/>
          </w:tcPr>
          <w:p w14:paraId="353A45BF" w14:textId="4D02EEEE" w:rsidR="00E81B9B" w:rsidRPr="00E81B9B" w:rsidRDefault="00E81B9B" w:rsidP="00E81B9B">
            <w:pPr>
              <w:jc w:val="right"/>
              <w:rPr>
                <w:sz w:val="17"/>
                <w:szCs w:val="17"/>
              </w:rPr>
            </w:pPr>
            <w:r w:rsidRPr="00E81B9B">
              <w:rPr>
                <w:sz w:val="17"/>
                <w:szCs w:val="17"/>
              </w:rPr>
              <w:t xml:space="preserve">          138,364 </w:t>
            </w:r>
          </w:p>
        </w:tc>
      </w:tr>
      <w:tr w:rsidR="00E81B9B" w14:paraId="3B66D43E" w14:textId="77777777" w:rsidTr="00A67B10">
        <w:tc>
          <w:tcPr>
            <w:tcW w:w="1000" w:type="dxa"/>
            <w:tcMar>
              <w:top w:w="40" w:type="dxa"/>
              <w:left w:w="80" w:type="dxa"/>
              <w:bottom w:w="40" w:type="dxa"/>
              <w:right w:w="80" w:type="dxa"/>
            </w:tcMar>
          </w:tcPr>
          <w:p w14:paraId="6A5235D0" w14:textId="77777777" w:rsidR="00E81B9B" w:rsidRDefault="00E81B9B" w:rsidP="00E81B9B">
            <w:r>
              <w:rPr>
                <w:sz w:val="17"/>
                <w:szCs w:val="17"/>
              </w:rPr>
              <w:t>5-Day</w:t>
            </w:r>
          </w:p>
        </w:tc>
        <w:tc>
          <w:tcPr>
            <w:tcW w:w="1500" w:type="dxa"/>
            <w:tcMar>
              <w:top w:w="40" w:type="dxa"/>
              <w:left w:w="80" w:type="dxa"/>
              <w:bottom w:w="40" w:type="dxa"/>
              <w:right w:w="80" w:type="dxa"/>
            </w:tcMar>
          </w:tcPr>
          <w:p w14:paraId="6EE74CD8"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3A7BE3F8" w14:textId="5143CBD1" w:rsidR="00E81B9B" w:rsidRPr="00E81B9B" w:rsidRDefault="00E81B9B" w:rsidP="00E81B9B">
            <w:pPr>
              <w:jc w:val="right"/>
              <w:rPr>
                <w:sz w:val="17"/>
                <w:szCs w:val="17"/>
              </w:rPr>
            </w:pPr>
            <w:r w:rsidRPr="00E81B9B">
              <w:rPr>
                <w:sz w:val="17"/>
                <w:szCs w:val="17"/>
              </w:rPr>
              <w:t>0.0027</w:t>
            </w:r>
          </w:p>
        </w:tc>
        <w:tc>
          <w:tcPr>
            <w:tcW w:w="800" w:type="dxa"/>
            <w:tcMar>
              <w:top w:w="40" w:type="dxa"/>
              <w:left w:w="80" w:type="dxa"/>
              <w:bottom w:w="40" w:type="dxa"/>
              <w:right w:w="80" w:type="dxa"/>
            </w:tcMar>
            <w:vAlign w:val="bottom"/>
          </w:tcPr>
          <w:p w14:paraId="3DE57158" w14:textId="57020646"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263A050D" w14:textId="6FCC5099" w:rsidR="00E81B9B" w:rsidRPr="00E81B9B" w:rsidRDefault="00E81B9B" w:rsidP="00E81B9B">
            <w:pPr>
              <w:jc w:val="right"/>
              <w:rPr>
                <w:sz w:val="17"/>
                <w:szCs w:val="17"/>
              </w:rPr>
            </w:pPr>
            <w:r w:rsidRPr="00E81B9B">
              <w:rPr>
                <w:sz w:val="17"/>
                <w:szCs w:val="17"/>
              </w:rPr>
              <w:t xml:space="preserve">           114,149 </w:t>
            </w:r>
          </w:p>
        </w:tc>
        <w:tc>
          <w:tcPr>
            <w:tcW w:w="1200" w:type="dxa"/>
            <w:tcMar>
              <w:top w:w="40" w:type="dxa"/>
              <w:left w:w="80" w:type="dxa"/>
              <w:bottom w:w="40" w:type="dxa"/>
              <w:right w:w="80" w:type="dxa"/>
            </w:tcMar>
            <w:vAlign w:val="bottom"/>
          </w:tcPr>
          <w:p w14:paraId="1AE09386" w14:textId="168E2BA2" w:rsidR="00E81B9B" w:rsidRPr="00E81B9B" w:rsidRDefault="00E81B9B" w:rsidP="00E81B9B">
            <w:pPr>
              <w:jc w:val="right"/>
              <w:rPr>
                <w:sz w:val="17"/>
                <w:szCs w:val="17"/>
              </w:rPr>
            </w:pPr>
            <w:r w:rsidRPr="00E81B9B">
              <w:rPr>
                <w:sz w:val="17"/>
                <w:szCs w:val="17"/>
              </w:rPr>
              <w:t xml:space="preserve">           143,861 </w:t>
            </w:r>
          </w:p>
        </w:tc>
        <w:tc>
          <w:tcPr>
            <w:tcW w:w="1200" w:type="dxa"/>
            <w:tcMar>
              <w:top w:w="40" w:type="dxa"/>
              <w:left w:w="80" w:type="dxa"/>
              <w:bottom w:w="40" w:type="dxa"/>
              <w:right w:w="80" w:type="dxa"/>
            </w:tcMar>
            <w:vAlign w:val="bottom"/>
          </w:tcPr>
          <w:p w14:paraId="34884051" w14:textId="39166E3E" w:rsidR="00E81B9B" w:rsidRPr="00E81B9B" w:rsidRDefault="00E81B9B" w:rsidP="00E81B9B">
            <w:pPr>
              <w:jc w:val="right"/>
              <w:rPr>
                <w:sz w:val="17"/>
                <w:szCs w:val="17"/>
              </w:rPr>
            </w:pPr>
            <w:r w:rsidRPr="00E81B9B">
              <w:rPr>
                <w:sz w:val="17"/>
                <w:szCs w:val="17"/>
              </w:rPr>
              <w:t xml:space="preserve">             97,651 </w:t>
            </w:r>
          </w:p>
        </w:tc>
        <w:tc>
          <w:tcPr>
            <w:tcW w:w="1160" w:type="dxa"/>
            <w:tcMar>
              <w:top w:w="40" w:type="dxa"/>
              <w:left w:w="80" w:type="dxa"/>
              <w:bottom w:w="40" w:type="dxa"/>
              <w:right w:w="80" w:type="dxa"/>
            </w:tcMar>
            <w:vAlign w:val="bottom"/>
          </w:tcPr>
          <w:p w14:paraId="6A182596" w14:textId="0494ECF7" w:rsidR="00E81B9B" w:rsidRPr="00E81B9B" w:rsidRDefault="00E81B9B" w:rsidP="00E81B9B">
            <w:pPr>
              <w:jc w:val="right"/>
              <w:rPr>
                <w:sz w:val="17"/>
                <w:szCs w:val="17"/>
              </w:rPr>
            </w:pPr>
            <w:r w:rsidRPr="00E81B9B">
              <w:rPr>
                <w:sz w:val="17"/>
                <w:szCs w:val="17"/>
              </w:rPr>
              <w:t xml:space="preserve">          119,354 </w:t>
            </w:r>
          </w:p>
        </w:tc>
      </w:tr>
      <w:tr w:rsidR="00E81B9B" w14:paraId="4E0D8444" w14:textId="77777777" w:rsidTr="00A67B10">
        <w:tc>
          <w:tcPr>
            <w:tcW w:w="1000" w:type="dxa"/>
            <w:tcMar>
              <w:top w:w="40" w:type="dxa"/>
              <w:left w:w="80" w:type="dxa"/>
              <w:bottom w:w="40" w:type="dxa"/>
              <w:right w:w="80" w:type="dxa"/>
            </w:tcMar>
          </w:tcPr>
          <w:p w14:paraId="72E925D0" w14:textId="77777777" w:rsidR="00E81B9B" w:rsidRDefault="00E81B9B" w:rsidP="00E81B9B">
            <w:r>
              <w:rPr>
                <w:sz w:val="17"/>
                <w:szCs w:val="17"/>
              </w:rPr>
              <w:t>5-Day</w:t>
            </w:r>
          </w:p>
        </w:tc>
        <w:tc>
          <w:tcPr>
            <w:tcW w:w="1500" w:type="dxa"/>
            <w:tcMar>
              <w:top w:w="40" w:type="dxa"/>
              <w:left w:w="80" w:type="dxa"/>
              <w:bottom w:w="40" w:type="dxa"/>
              <w:right w:w="80" w:type="dxa"/>
            </w:tcMar>
          </w:tcPr>
          <w:p w14:paraId="755C8DDA"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7ABAD69C" w14:textId="4937E817" w:rsidR="00E81B9B" w:rsidRPr="00E81B9B" w:rsidRDefault="00E81B9B" w:rsidP="00E81B9B">
            <w:pPr>
              <w:jc w:val="right"/>
              <w:rPr>
                <w:sz w:val="17"/>
                <w:szCs w:val="17"/>
              </w:rPr>
            </w:pPr>
            <w:r w:rsidRPr="00E81B9B">
              <w:rPr>
                <w:sz w:val="17"/>
                <w:szCs w:val="17"/>
              </w:rPr>
              <w:t>0.0020</w:t>
            </w:r>
          </w:p>
        </w:tc>
        <w:tc>
          <w:tcPr>
            <w:tcW w:w="800" w:type="dxa"/>
            <w:tcMar>
              <w:top w:w="40" w:type="dxa"/>
              <w:left w:w="80" w:type="dxa"/>
              <w:bottom w:w="40" w:type="dxa"/>
              <w:right w:w="80" w:type="dxa"/>
            </w:tcMar>
            <w:vAlign w:val="bottom"/>
          </w:tcPr>
          <w:p w14:paraId="6CC80698" w14:textId="348C69D3"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50B1F306" w14:textId="565876CF" w:rsidR="00E81B9B" w:rsidRPr="00E81B9B" w:rsidRDefault="00E81B9B" w:rsidP="00E81B9B">
            <w:pPr>
              <w:jc w:val="right"/>
              <w:rPr>
                <w:sz w:val="17"/>
                <w:szCs w:val="17"/>
              </w:rPr>
            </w:pPr>
            <w:r w:rsidRPr="00E81B9B">
              <w:rPr>
                <w:sz w:val="17"/>
                <w:szCs w:val="17"/>
              </w:rPr>
              <w:t xml:space="preserve">           103,144 </w:t>
            </w:r>
          </w:p>
        </w:tc>
        <w:tc>
          <w:tcPr>
            <w:tcW w:w="1200" w:type="dxa"/>
            <w:tcMar>
              <w:top w:w="40" w:type="dxa"/>
              <w:left w:w="80" w:type="dxa"/>
              <w:bottom w:w="40" w:type="dxa"/>
              <w:right w:w="80" w:type="dxa"/>
            </w:tcMar>
            <w:vAlign w:val="bottom"/>
          </w:tcPr>
          <w:p w14:paraId="55C5061E" w14:textId="2123E063" w:rsidR="00E81B9B" w:rsidRPr="00E81B9B" w:rsidRDefault="00E81B9B" w:rsidP="00E81B9B">
            <w:pPr>
              <w:jc w:val="right"/>
              <w:rPr>
                <w:sz w:val="17"/>
                <w:szCs w:val="17"/>
              </w:rPr>
            </w:pPr>
            <w:r w:rsidRPr="00E81B9B">
              <w:rPr>
                <w:sz w:val="17"/>
                <w:szCs w:val="17"/>
              </w:rPr>
              <w:t xml:space="preserve">           125,913 </w:t>
            </w:r>
          </w:p>
        </w:tc>
        <w:tc>
          <w:tcPr>
            <w:tcW w:w="1200" w:type="dxa"/>
            <w:tcMar>
              <w:top w:w="40" w:type="dxa"/>
              <w:left w:w="80" w:type="dxa"/>
              <w:bottom w:w="40" w:type="dxa"/>
              <w:right w:w="80" w:type="dxa"/>
            </w:tcMar>
            <w:vAlign w:val="bottom"/>
          </w:tcPr>
          <w:p w14:paraId="02889E0B" w14:textId="2C360344" w:rsidR="00E81B9B" w:rsidRPr="00E81B9B" w:rsidRDefault="00E81B9B" w:rsidP="00E81B9B">
            <w:pPr>
              <w:jc w:val="right"/>
              <w:rPr>
                <w:sz w:val="17"/>
                <w:szCs w:val="17"/>
              </w:rPr>
            </w:pPr>
            <w:r w:rsidRPr="00E81B9B">
              <w:rPr>
                <w:sz w:val="17"/>
                <w:szCs w:val="17"/>
              </w:rPr>
              <w:t xml:space="preserve">             89,882 </w:t>
            </w:r>
          </w:p>
        </w:tc>
        <w:tc>
          <w:tcPr>
            <w:tcW w:w="1160" w:type="dxa"/>
            <w:tcMar>
              <w:top w:w="40" w:type="dxa"/>
              <w:left w:w="80" w:type="dxa"/>
              <w:bottom w:w="40" w:type="dxa"/>
              <w:right w:w="80" w:type="dxa"/>
            </w:tcMar>
            <w:vAlign w:val="bottom"/>
          </w:tcPr>
          <w:p w14:paraId="4E23CA1C" w14:textId="605384AA" w:rsidR="00E81B9B" w:rsidRPr="00E81B9B" w:rsidRDefault="00E81B9B" w:rsidP="00E81B9B">
            <w:pPr>
              <w:jc w:val="right"/>
              <w:rPr>
                <w:sz w:val="17"/>
                <w:szCs w:val="17"/>
              </w:rPr>
            </w:pPr>
            <w:r w:rsidRPr="00E81B9B">
              <w:rPr>
                <w:sz w:val="17"/>
                <w:szCs w:val="17"/>
              </w:rPr>
              <w:t xml:space="preserve">          106,301 </w:t>
            </w:r>
          </w:p>
        </w:tc>
      </w:tr>
      <w:tr w:rsidR="00E81B9B" w14:paraId="7B28B1A0" w14:textId="77777777" w:rsidTr="00A67B10">
        <w:tc>
          <w:tcPr>
            <w:tcW w:w="1000" w:type="dxa"/>
            <w:tcMar>
              <w:top w:w="40" w:type="dxa"/>
              <w:left w:w="80" w:type="dxa"/>
              <w:bottom w:w="40" w:type="dxa"/>
              <w:right w:w="80" w:type="dxa"/>
            </w:tcMar>
          </w:tcPr>
          <w:p w14:paraId="77980B5A" w14:textId="77777777" w:rsidR="00E81B9B" w:rsidRDefault="00E81B9B" w:rsidP="00E81B9B">
            <w:r>
              <w:rPr>
                <w:sz w:val="17"/>
                <w:szCs w:val="17"/>
              </w:rPr>
              <w:t>5-Day</w:t>
            </w:r>
          </w:p>
        </w:tc>
        <w:tc>
          <w:tcPr>
            <w:tcW w:w="1500" w:type="dxa"/>
            <w:tcMar>
              <w:top w:w="40" w:type="dxa"/>
              <w:left w:w="80" w:type="dxa"/>
              <w:bottom w:w="40" w:type="dxa"/>
              <w:right w:w="80" w:type="dxa"/>
            </w:tcMar>
          </w:tcPr>
          <w:p w14:paraId="1EF8760E"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3CD5C264" w14:textId="1F5DE8BA" w:rsidR="00E81B9B" w:rsidRPr="00E81B9B" w:rsidRDefault="00E81B9B" w:rsidP="00E81B9B">
            <w:pPr>
              <w:jc w:val="right"/>
              <w:rPr>
                <w:sz w:val="17"/>
                <w:szCs w:val="17"/>
              </w:rPr>
            </w:pPr>
            <w:r w:rsidRPr="00E81B9B">
              <w:rPr>
                <w:sz w:val="17"/>
                <w:szCs w:val="17"/>
              </w:rPr>
              <w:t>0.0015</w:t>
            </w:r>
          </w:p>
        </w:tc>
        <w:tc>
          <w:tcPr>
            <w:tcW w:w="800" w:type="dxa"/>
            <w:tcMar>
              <w:top w:w="40" w:type="dxa"/>
              <w:left w:w="80" w:type="dxa"/>
              <w:bottom w:w="40" w:type="dxa"/>
              <w:right w:w="80" w:type="dxa"/>
            </w:tcMar>
            <w:vAlign w:val="bottom"/>
          </w:tcPr>
          <w:p w14:paraId="6F8F3EDB" w14:textId="10A6133A"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656B512A" w14:textId="6FFB560A" w:rsidR="00E81B9B" w:rsidRPr="00E81B9B" w:rsidRDefault="00E81B9B" w:rsidP="00E81B9B">
            <w:pPr>
              <w:jc w:val="right"/>
              <w:rPr>
                <w:sz w:val="17"/>
                <w:szCs w:val="17"/>
              </w:rPr>
            </w:pPr>
            <w:r w:rsidRPr="00E81B9B">
              <w:rPr>
                <w:sz w:val="17"/>
                <w:szCs w:val="17"/>
              </w:rPr>
              <w:t xml:space="preserve">             92,301 </w:t>
            </w:r>
          </w:p>
        </w:tc>
        <w:tc>
          <w:tcPr>
            <w:tcW w:w="1200" w:type="dxa"/>
            <w:tcMar>
              <w:top w:w="40" w:type="dxa"/>
              <w:left w:w="80" w:type="dxa"/>
              <w:bottom w:w="40" w:type="dxa"/>
              <w:right w:w="80" w:type="dxa"/>
            </w:tcMar>
            <w:vAlign w:val="bottom"/>
          </w:tcPr>
          <w:p w14:paraId="6115B0F7" w14:textId="3B3C4B32" w:rsidR="00E81B9B" w:rsidRPr="00E81B9B" w:rsidRDefault="00E81B9B" w:rsidP="00E81B9B">
            <w:pPr>
              <w:jc w:val="right"/>
              <w:rPr>
                <w:sz w:val="17"/>
                <w:szCs w:val="17"/>
              </w:rPr>
            </w:pPr>
            <w:r w:rsidRPr="00E81B9B">
              <w:rPr>
                <w:sz w:val="17"/>
                <w:szCs w:val="17"/>
              </w:rPr>
              <w:t xml:space="preserve">           109,270 </w:t>
            </w:r>
          </w:p>
        </w:tc>
        <w:tc>
          <w:tcPr>
            <w:tcW w:w="1200" w:type="dxa"/>
            <w:tcMar>
              <w:top w:w="40" w:type="dxa"/>
              <w:left w:w="80" w:type="dxa"/>
              <w:bottom w:w="40" w:type="dxa"/>
              <w:right w:w="80" w:type="dxa"/>
            </w:tcMar>
            <w:vAlign w:val="bottom"/>
          </w:tcPr>
          <w:p w14:paraId="1832E579" w14:textId="71C3ACB2" w:rsidR="00E81B9B" w:rsidRPr="00E81B9B" w:rsidRDefault="00E81B9B" w:rsidP="00E81B9B">
            <w:pPr>
              <w:jc w:val="right"/>
              <w:rPr>
                <w:sz w:val="17"/>
                <w:szCs w:val="17"/>
              </w:rPr>
            </w:pPr>
            <w:r w:rsidRPr="00E81B9B">
              <w:rPr>
                <w:sz w:val="17"/>
                <w:szCs w:val="17"/>
              </w:rPr>
              <w:t xml:space="preserve">             81,834 </w:t>
            </w:r>
          </w:p>
        </w:tc>
        <w:tc>
          <w:tcPr>
            <w:tcW w:w="1160" w:type="dxa"/>
            <w:tcMar>
              <w:top w:w="40" w:type="dxa"/>
              <w:left w:w="80" w:type="dxa"/>
              <w:bottom w:w="40" w:type="dxa"/>
              <w:right w:w="80" w:type="dxa"/>
            </w:tcMar>
            <w:vAlign w:val="bottom"/>
          </w:tcPr>
          <w:p w14:paraId="739A2274" w14:textId="7F154BCA" w:rsidR="00E81B9B" w:rsidRPr="00E81B9B" w:rsidRDefault="00E81B9B" w:rsidP="00E81B9B">
            <w:pPr>
              <w:jc w:val="right"/>
              <w:rPr>
                <w:sz w:val="17"/>
                <w:szCs w:val="17"/>
              </w:rPr>
            </w:pPr>
            <w:r w:rsidRPr="00E81B9B">
              <w:rPr>
                <w:sz w:val="17"/>
                <w:szCs w:val="17"/>
              </w:rPr>
              <w:t xml:space="preserve">            94,152 </w:t>
            </w:r>
          </w:p>
        </w:tc>
      </w:tr>
      <w:tr w:rsidR="00E81B9B" w14:paraId="35E70096" w14:textId="77777777" w:rsidTr="00A67B10">
        <w:tc>
          <w:tcPr>
            <w:tcW w:w="1000" w:type="dxa"/>
            <w:tcMar>
              <w:top w:w="40" w:type="dxa"/>
              <w:left w:w="80" w:type="dxa"/>
              <w:bottom w:w="40" w:type="dxa"/>
              <w:right w:w="80" w:type="dxa"/>
            </w:tcMar>
          </w:tcPr>
          <w:p w14:paraId="63334022" w14:textId="77777777" w:rsidR="00E81B9B" w:rsidRDefault="00E81B9B" w:rsidP="00E81B9B">
            <w:r>
              <w:rPr>
                <w:sz w:val="17"/>
                <w:szCs w:val="17"/>
              </w:rPr>
              <w:t>5-Day</w:t>
            </w:r>
          </w:p>
        </w:tc>
        <w:tc>
          <w:tcPr>
            <w:tcW w:w="1500" w:type="dxa"/>
            <w:tcMar>
              <w:top w:w="40" w:type="dxa"/>
              <w:left w:w="80" w:type="dxa"/>
              <w:bottom w:w="40" w:type="dxa"/>
              <w:right w:w="80" w:type="dxa"/>
            </w:tcMar>
          </w:tcPr>
          <w:p w14:paraId="40303FAE"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1607BC32" w14:textId="477DE9AF" w:rsidR="00E81B9B" w:rsidRPr="00E81B9B" w:rsidRDefault="00E81B9B" w:rsidP="00E81B9B">
            <w:pPr>
              <w:jc w:val="right"/>
              <w:rPr>
                <w:sz w:val="17"/>
                <w:szCs w:val="17"/>
              </w:rPr>
            </w:pPr>
            <w:r w:rsidRPr="00E81B9B">
              <w:rPr>
                <w:sz w:val="17"/>
                <w:szCs w:val="17"/>
              </w:rPr>
              <w:t>0.0010</w:t>
            </w:r>
          </w:p>
        </w:tc>
        <w:tc>
          <w:tcPr>
            <w:tcW w:w="800" w:type="dxa"/>
            <w:tcMar>
              <w:top w:w="40" w:type="dxa"/>
              <w:left w:w="80" w:type="dxa"/>
              <w:bottom w:w="40" w:type="dxa"/>
              <w:right w:w="80" w:type="dxa"/>
            </w:tcMar>
            <w:vAlign w:val="bottom"/>
          </w:tcPr>
          <w:p w14:paraId="41CB96AB" w14:textId="333829B9"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3A5FE30E" w14:textId="6675FF12" w:rsidR="00E81B9B" w:rsidRPr="00E81B9B" w:rsidRDefault="00E81B9B" w:rsidP="00E81B9B">
            <w:pPr>
              <w:jc w:val="right"/>
              <w:rPr>
                <w:sz w:val="17"/>
                <w:szCs w:val="17"/>
              </w:rPr>
            </w:pPr>
            <w:r w:rsidRPr="00E81B9B">
              <w:rPr>
                <w:sz w:val="17"/>
                <w:szCs w:val="17"/>
              </w:rPr>
              <w:t xml:space="preserve">             78,089 </w:t>
            </w:r>
          </w:p>
        </w:tc>
        <w:tc>
          <w:tcPr>
            <w:tcW w:w="1200" w:type="dxa"/>
            <w:tcMar>
              <w:top w:w="40" w:type="dxa"/>
              <w:left w:w="80" w:type="dxa"/>
              <w:bottom w:w="40" w:type="dxa"/>
              <w:right w:w="80" w:type="dxa"/>
            </w:tcMar>
            <w:vAlign w:val="bottom"/>
          </w:tcPr>
          <w:p w14:paraId="0B966E20" w14:textId="134B618E" w:rsidR="00E81B9B" w:rsidRPr="00E81B9B" w:rsidRDefault="00E81B9B" w:rsidP="00E81B9B">
            <w:pPr>
              <w:jc w:val="right"/>
              <w:rPr>
                <w:sz w:val="17"/>
                <w:szCs w:val="17"/>
              </w:rPr>
            </w:pPr>
            <w:r w:rsidRPr="00E81B9B">
              <w:rPr>
                <w:sz w:val="17"/>
                <w:szCs w:val="17"/>
              </w:rPr>
              <w:t xml:space="preserve">             89,024 </w:t>
            </w:r>
          </w:p>
        </w:tc>
        <w:tc>
          <w:tcPr>
            <w:tcW w:w="1200" w:type="dxa"/>
            <w:tcMar>
              <w:top w:w="40" w:type="dxa"/>
              <w:left w:w="80" w:type="dxa"/>
              <w:bottom w:w="40" w:type="dxa"/>
              <w:right w:w="80" w:type="dxa"/>
            </w:tcMar>
            <w:vAlign w:val="bottom"/>
          </w:tcPr>
          <w:p w14:paraId="250B7387" w14:textId="2E47660C" w:rsidR="00E81B9B" w:rsidRPr="00E81B9B" w:rsidRDefault="00E81B9B" w:rsidP="00E81B9B">
            <w:pPr>
              <w:jc w:val="right"/>
              <w:rPr>
                <w:sz w:val="17"/>
                <w:szCs w:val="17"/>
              </w:rPr>
            </w:pPr>
            <w:r w:rsidRPr="00E81B9B">
              <w:rPr>
                <w:sz w:val="17"/>
                <w:szCs w:val="17"/>
              </w:rPr>
              <w:t xml:space="preserve">             70,643 </w:t>
            </w:r>
          </w:p>
        </w:tc>
        <w:tc>
          <w:tcPr>
            <w:tcW w:w="1160" w:type="dxa"/>
            <w:tcMar>
              <w:top w:w="40" w:type="dxa"/>
              <w:left w:w="80" w:type="dxa"/>
              <w:bottom w:w="40" w:type="dxa"/>
              <w:right w:w="80" w:type="dxa"/>
            </w:tcMar>
            <w:vAlign w:val="bottom"/>
          </w:tcPr>
          <w:p w14:paraId="435BDAD5" w14:textId="6F098302" w:rsidR="00E81B9B" w:rsidRPr="00E81B9B" w:rsidRDefault="00E81B9B" w:rsidP="00E81B9B">
            <w:pPr>
              <w:jc w:val="right"/>
              <w:rPr>
                <w:sz w:val="17"/>
                <w:szCs w:val="17"/>
              </w:rPr>
            </w:pPr>
            <w:r w:rsidRPr="00E81B9B">
              <w:rPr>
                <w:sz w:val="17"/>
                <w:szCs w:val="17"/>
              </w:rPr>
              <w:t xml:space="preserve">            78,888 </w:t>
            </w:r>
          </w:p>
        </w:tc>
      </w:tr>
      <w:tr w:rsidR="00E81B9B" w14:paraId="1C92A2C2" w14:textId="77777777" w:rsidTr="00A67B10">
        <w:tc>
          <w:tcPr>
            <w:tcW w:w="1000" w:type="dxa"/>
            <w:tcMar>
              <w:top w:w="40" w:type="dxa"/>
              <w:left w:w="80" w:type="dxa"/>
              <w:bottom w:w="40" w:type="dxa"/>
              <w:right w:w="80" w:type="dxa"/>
            </w:tcMar>
          </w:tcPr>
          <w:p w14:paraId="7A0E40D9" w14:textId="77777777" w:rsidR="00E81B9B" w:rsidRDefault="00E81B9B" w:rsidP="00E81B9B">
            <w:r>
              <w:rPr>
                <w:sz w:val="17"/>
                <w:szCs w:val="17"/>
              </w:rPr>
              <w:t>5-Day</w:t>
            </w:r>
          </w:p>
        </w:tc>
        <w:tc>
          <w:tcPr>
            <w:tcW w:w="1500" w:type="dxa"/>
            <w:tcMar>
              <w:top w:w="40" w:type="dxa"/>
              <w:left w:w="80" w:type="dxa"/>
              <w:bottom w:w="40" w:type="dxa"/>
              <w:right w:w="80" w:type="dxa"/>
            </w:tcMar>
          </w:tcPr>
          <w:p w14:paraId="0FDAB42E"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543EF930" w14:textId="32D2D1FA" w:rsidR="00E81B9B" w:rsidRPr="00E81B9B" w:rsidRDefault="00E81B9B" w:rsidP="00E81B9B">
            <w:pPr>
              <w:jc w:val="right"/>
              <w:rPr>
                <w:sz w:val="17"/>
                <w:szCs w:val="17"/>
              </w:rPr>
            </w:pPr>
            <w:r w:rsidRPr="00E81B9B">
              <w:rPr>
                <w:sz w:val="17"/>
                <w:szCs w:val="17"/>
              </w:rPr>
              <w:t>0.0007</w:t>
            </w:r>
          </w:p>
        </w:tc>
        <w:tc>
          <w:tcPr>
            <w:tcW w:w="800" w:type="dxa"/>
            <w:tcMar>
              <w:top w:w="40" w:type="dxa"/>
              <w:left w:w="80" w:type="dxa"/>
              <w:bottom w:w="40" w:type="dxa"/>
              <w:right w:w="80" w:type="dxa"/>
            </w:tcMar>
            <w:vAlign w:val="bottom"/>
          </w:tcPr>
          <w:p w14:paraId="0EEA9449" w14:textId="6F73AA50"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584772EF" w14:textId="5066AFFD" w:rsidR="00E81B9B" w:rsidRPr="00E81B9B" w:rsidRDefault="00E81B9B" w:rsidP="00E81B9B">
            <w:pPr>
              <w:jc w:val="right"/>
              <w:rPr>
                <w:sz w:val="17"/>
                <w:szCs w:val="17"/>
              </w:rPr>
            </w:pPr>
            <w:r w:rsidRPr="00E81B9B">
              <w:rPr>
                <w:sz w:val="17"/>
                <w:szCs w:val="17"/>
              </w:rPr>
              <w:t xml:space="preserve">             67,267 </w:t>
            </w:r>
          </w:p>
        </w:tc>
        <w:tc>
          <w:tcPr>
            <w:tcW w:w="1200" w:type="dxa"/>
            <w:tcMar>
              <w:top w:w="40" w:type="dxa"/>
              <w:left w:w="80" w:type="dxa"/>
              <w:bottom w:w="40" w:type="dxa"/>
              <w:right w:w="80" w:type="dxa"/>
            </w:tcMar>
            <w:vAlign w:val="bottom"/>
          </w:tcPr>
          <w:p w14:paraId="4811206D" w14:textId="04EC061C" w:rsidR="00E81B9B" w:rsidRPr="00E81B9B" w:rsidRDefault="00E81B9B" w:rsidP="00E81B9B">
            <w:pPr>
              <w:jc w:val="right"/>
              <w:rPr>
                <w:sz w:val="17"/>
                <w:szCs w:val="17"/>
              </w:rPr>
            </w:pPr>
            <w:r w:rsidRPr="00E81B9B">
              <w:rPr>
                <w:sz w:val="17"/>
                <w:szCs w:val="17"/>
              </w:rPr>
              <w:t xml:space="preserve">             74,814 </w:t>
            </w:r>
          </w:p>
        </w:tc>
        <w:tc>
          <w:tcPr>
            <w:tcW w:w="1200" w:type="dxa"/>
            <w:tcMar>
              <w:top w:w="40" w:type="dxa"/>
              <w:left w:w="80" w:type="dxa"/>
              <w:bottom w:w="40" w:type="dxa"/>
              <w:right w:w="80" w:type="dxa"/>
            </w:tcMar>
            <w:vAlign w:val="bottom"/>
          </w:tcPr>
          <w:p w14:paraId="5415DB20" w14:textId="09228332" w:rsidR="00E81B9B" w:rsidRPr="00E81B9B" w:rsidRDefault="00E81B9B" w:rsidP="00E81B9B">
            <w:pPr>
              <w:jc w:val="right"/>
              <w:rPr>
                <w:sz w:val="17"/>
                <w:szCs w:val="17"/>
              </w:rPr>
            </w:pPr>
            <w:r w:rsidRPr="00E81B9B">
              <w:rPr>
                <w:sz w:val="17"/>
                <w:szCs w:val="17"/>
              </w:rPr>
              <w:t xml:space="preserve">             61,613 </w:t>
            </w:r>
          </w:p>
        </w:tc>
        <w:tc>
          <w:tcPr>
            <w:tcW w:w="1160" w:type="dxa"/>
            <w:tcMar>
              <w:top w:w="40" w:type="dxa"/>
              <w:left w:w="80" w:type="dxa"/>
              <w:bottom w:w="40" w:type="dxa"/>
              <w:right w:w="80" w:type="dxa"/>
            </w:tcMar>
            <w:vAlign w:val="bottom"/>
          </w:tcPr>
          <w:p w14:paraId="6584392F" w14:textId="5AF3E307" w:rsidR="00E81B9B" w:rsidRPr="00E81B9B" w:rsidRDefault="00E81B9B" w:rsidP="00E81B9B">
            <w:pPr>
              <w:jc w:val="right"/>
              <w:rPr>
                <w:sz w:val="17"/>
                <w:szCs w:val="17"/>
              </w:rPr>
            </w:pPr>
            <w:r w:rsidRPr="00E81B9B">
              <w:rPr>
                <w:sz w:val="17"/>
                <w:szCs w:val="17"/>
              </w:rPr>
              <w:t xml:space="preserve">            67,651 </w:t>
            </w:r>
          </w:p>
        </w:tc>
      </w:tr>
      <w:tr w:rsidR="00E81B9B" w14:paraId="5AF4AC1B" w14:textId="77777777" w:rsidTr="00A67B10">
        <w:tc>
          <w:tcPr>
            <w:tcW w:w="1000" w:type="dxa"/>
            <w:tcMar>
              <w:top w:w="40" w:type="dxa"/>
              <w:left w:w="80" w:type="dxa"/>
              <w:bottom w:w="40" w:type="dxa"/>
              <w:right w:w="80" w:type="dxa"/>
            </w:tcMar>
          </w:tcPr>
          <w:p w14:paraId="407AA86B" w14:textId="77777777" w:rsidR="00E81B9B" w:rsidRDefault="00E81B9B" w:rsidP="00E81B9B">
            <w:r>
              <w:rPr>
                <w:sz w:val="17"/>
                <w:szCs w:val="17"/>
              </w:rPr>
              <w:t>5-Day</w:t>
            </w:r>
          </w:p>
        </w:tc>
        <w:tc>
          <w:tcPr>
            <w:tcW w:w="1500" w:type="dxa"/>
            <w:tcMar>
              <w:top w:w="40" w:type="dxa"/>
              <w:left w:w="80" w:type="dxa"/>
              <w:bottom w:w="40" w:type="dxa"/>
              <w:right w:w="80" w:type="dxa"/>
            </w:tcMar>
          </w:tcPr>
          <w:p w14:paraId="3C9BF6B3"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46540519" w14:textId="7DBB9504"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20546248" w14:textId="51A8ACB6"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04B2199" w14:textId="1B24B848" w:rsidR="00E81B9B" w:rsidRPr="00E81B9B" w:rsidRDefault="00E81B9B" w:rsidP="00E81B9B">
            <w:pPr>
              <w:jc w:val="right"/>
              <w:rPr>
                <w:sz w:val="17"/>
                <w:szCs w:val="17"/>
              </w:rPr>
            </w:pPr>
            <w:r w:rsidRPr="00E81B9B">
              <w:rPr>
                <w:sz w:val="17"/>
                <w:szCs w:val="17"/>
              </w:rPr>
              <w:t xml:space="preserve">             56,108 </w:t>
            </w:r>
          </w:p>
        </w:tc>
        <w:tc>
          <w:tcPr>
            <w:tcW w:w="1200" w:type="dxa"/>
            <w:tcMar>
              <w:top w:w="40" w:type="dxa"/>
              <w:left w:w="80" w:type="dxa"/>
              <w:bottom w:w="40" w:type="dxa"/>
              <w:right w:w="80" w:type="dxa"/>
            </w:tcMar>
            <w:vAlign w:val="bottom"/>
          </w:tcPr>
          <w:p w14:paraId="3D54C253" w14:textId="2440EA02" w:rsidR="00E81B9B" w:rsidRPr="00E81B9B" w:rsidRDefault="00E81B9B" w:rsidP="00E81B9B">
            <w:pPr>
              <w:jc w:val="right"/>
              <w:rPr>
                <w:sz w:val="17"/>
                <w:szCs w:val="17"/>
              </w:rPr>
            </w:pPr>
            <w:r w:rsidRPr="00E81B9B">
              <w:rPr>
                <w:sz w:val="17"/>
                <w:szCs w:val="17"/>
              </w:rPr>
              <w:t xml:space="preserve">             61,221 </w:t>
            </w:r>
          </w:p>
        </w:tc>
        <w:tc>
          <w:tcPr>
            <w:tcW w:w="1200" w:type="dxa"/>
            <w:tcMar>
              <w:top w:w="40" w:type="dxa"/>
              <w:left w:w="80" w:type="dxa"/>
              <w:bottom w:w="40" w:type="dxa"/>
              <w:right w:w="80" w:type="dxa"/>
            </w:tcMar>
            <w:vAlign w:val="bottom"/>
          </w:tcPr>
          <w:p w14:paraId="77AFB886" w14:textId="57171018" w:rsidR="00E81B9B" w:rsidRPr="00E81B9B" w:rsidRDefault="00E81B9B" w:rsidP="00E81B9B">
            <w:pPr>
              <w:jc w:val="right"/>
              <w:rPr>
                <w:sz w:val="17"/>
                <w:szCs w:val="17"/>
              </w:rPr>
            </w:pPr>
            <w:r w:rsidRPr="00E81B9B">
              <w:rPr>
                <w:sz w:val="17"/>
                <w:szCs w:val="17"/>
              </w:rPr>
              <w:t xml:space="preserve">             51,864 </w:t>
            </w:r>
          </w:p>
        </w:tc>
        <w:tc>
          <w:tcPr>
            <w:tcW w:w="1160" w:type="dxa"/>
            <w:tcMar>
              <w:top w:w="40" w:type="dxa"/>
              <w:left w:w="80" w:type="dxa"/>
              <w:bottom w:w="40" w:type="dxa"/>
              <w:right w:w="80" w:type="dxa"/>
            </w:tcMar>
            <w:vAlign w:val="bottom"/>
          </w:tcPr>
          <w:p w14:paraId="2B46ECBC" w14:textId="776B2939" w:rsidR="00E81B9B" w:rsidRPr="00E81B9B" w:rsidRDefault="00E81B9B" w:rsidP="00E81B9B">
            <w:pPr>
              <w:jc w:val="right"/>
              <w:rPr>
                <w:sz w:val="17"/>
                <w:szCs w:val="17"/>
              </w:rPr>
            </w:pPr>
            <w:r w:rsidRPr="00E81B9B">
              <w:rPr>
                <w:sz w:val="17"/>
                <w:szCs w:val="17"/>
              </w:rPr>
              <w:t xml:space="preserve">            56,269 </w:t>
            </w:r>
          </w:p>
        </w:tc>
      </w:tr>
      <w:tr w:rsidR="00E81B9B" w14:paraId="744ED426" w14:textId="77777777" w:rsidTr="00A67B10">
        <w:tc>
          <w:tcPr>
            <w:tcW w:w="1000" w:type="dxa"/>
            <w:tcMar>
              <w:top w:w="40" w:type="dxa"/>
              <w:left w:w="80" w:type="dxa"/>
              <w:bottom w:w="40" w:type="dxa"/>
              <w:right w:w="80" w:type="dxa"/>
            </w:tcMar>
          </w:tcPr>
          <w:p w14:paraId="777B7068" w14:textId="77777777" w:rsidR="00E81B9B" w:rsidRDefault="00E81B9B" w:rsidP="00E81B9B">
            <w:r>
              <w:rPr>
                <w:sz w:val="17"/>
                <w:szCs w:val="17"/>
              </w:rPr>
              <w:t>5-Day</w:t>
            </w:r>
          </w:p>
        </w:tc>
        <w:tc>
          <w:tcPr>
            <w:tcW w:w="1500" w:type="dxa"/>
            <w:tcMar>
              <w:top w:w="40" w:type="dxa"/>
              <w:left w:w="80" w:type="dxa"/>
              <w:bottom w:w="40" w:type="dxa"/>
              <w:right w:w="80" w:type="dxa"/>
            </w:tcMar>
          </w:tcPr>
          <w:p w14:paraId="55943580"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31D542BF" w14:textId="2266821C" w:rsidR="00E81B9B" w:rsidRPr="00E81B9B" w:rsidRDefault="00E81B9B" w:rsidP="00E81B9B">
            <w:pPr>
              <w:jc w:val="right"/>
              <w:rPr>
                <w:sz w:val="17"/>
                <w:szCs w:val="17"/>
              </w:rPr>
            </w:pPr>
            <w:r w:rsidRPr="00E81B9B">
              <w:rPr>
                <w:sz w:val="17"/>
                <w:szCs w:val="17"/>
              </w:rPr>
              <w:t>0.0004</w:t>
            </w:r>
          </w:p>
        </w:tc>
        <w:tc>
          <w:tcPr>
            <w:tcW w:w="800" w:type="dxa"/>
            <w:tcMar>
              <w:top w:w="40" w:type="dxa"/>
              <w:left w:w="80" w:type="dxa"/>
              <w:bottom w:w="40" w:type="dxa"/>
              <w:right w:w="80" w:type="dxa"/>
            </w:tcMar>
            <w:vAlign w:val="bottom"/>
          </w:tcPr>
          <w:p w14:paraId="5D6E6BA8" w14:textId="249CA85C"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7024F6CD" w14:textId="4A534078" w:rsidR="00E81B9B" w:rsidRPr="00E81B9B" w:rsidRDefault="00E81B9B" w:rsidP="00E81B9B">
            <w:pPr>
              <w:jc w:val="right"/>
              <w:rPr>
                <w:sz w:val="17"/>
                <w:szCs w:val="17"/>
              </w:rPr>
            </w:pPr>
            <w:r w:rsidRPr="00E81B9B">
              <w:rPr>
                <w:sz w:val="17"/>
                <w:szCs w:val="17"/>
              </w:rPr>
              <w:t xml:space="preserve">             39,563 </w:t>
            </w:r>
          </w:p>
        </w:tc>
        <w:tc>
          <w:tcPr>
            <w:tcW w:w="1200" w:type="dxa"/>
            <w:tcMar>
              <w:top w:w="40" w:type="dxa"/>
              <w:left w:w="80" w:type="dxa"/>
              <w:bottom w:w="40" w:type="dxa"/>
              <w:right w:w="80" w:type="dxa"/>
            </w:tcMar>
            <w:vAlign w:val="bottom"/>
          </w:tcPr>
          <w:p w14:paraId="551D1074" w14:textId="18642DD4" w:rsidR="00E81B9B" w:rsidRPr="00E81B9B" w:rsidRDefault="00E81B9B" w:rsidP="00E81B9B">
            <w:pPr>
              <w:jc w:val="right"/>
              <w:rPr>
                <w:sz w:val="17"/>
                <w:szCs w:val="17"/>
              </w:rPr>
            </w:pPr>
            <w:r w:rsidRPr="00E81B9B">
              <w:rPr>
                <w:sz w:val="17"/>
                <w:szCs w:val="17"/>
              </w:rPr>
              <w:t xml:space="preserve">             42,625 </w:t>
            </w:r>
          </w:p>
        </w:tc>
        <w:tc>
          <w:tcPr>
            <w:tcW w:w="1200" w:type="dxa"/>
            <w:tcMar>
              <w:top w:w="40" w:type="dxa"/>
              <w:left w:w="80" w:type="dxa"/>
              <w:bottom w:w="40" w:type="dxa"/>
              <w:right w:w="80" w:type="dxa"/>
            </w:tcMar>
            <w:vAlign w:val="bottom"/>
          </w:tcPr>
          <w:p w14:paraId="570D2741" w14:textId="4683F794" w:rsidR="00E81B9B" w:rsidRPr="00E81B9B" w:rsidRDefault="00E81B9B" w:rsidP="00E81B9B">
            <w:pPr>
              <w:jc w:val="right"/>
              <w:rPr>
                <w:sz w:val="17"/>
                <w:szCs w:val="17"/>
              </w:rPr>
            </w:pPr>
            <w:r w:rsidRPr="00E81B9B">
              <w:rPr>
                <w:sz w:val="17"/>
                <w:szCs w:val="17"/>
              </w:rPr>
              <w:t xml:space="preserve">             36,714 </w:t>
            </w:r>
          </w:p>
        </w:tc>
        <w:tc>
          <w:tcPr>
            <w:tcW w:w="1160" w:type="dxa"/>
            <w:tcMar>
              <w:top w:w="40" w:type="dxa"/>
              <w:left w:w="80" w:type="dxa"/>
              <w:bottom w:w="40" w:type="dxa"/>
              <w:right w:w="80" w:type="dxa"/>
            </w:tcMar>
            <w:vAlign w:val="bottom"/>
          </w:tcPr>
          <w:p w14:paraId="2EA7BEC8" w14:textId="65195ADA" w:rsidR="00E81B9B" w:rsidRPr="00E81B9B" w:rsidRDefault="00E81B9B" w:rsidP="00E81B9B">
            <w:pPr>
              <w:jc w:val="right"/>
              <w:rPr>
                <w:sz w:val="17"/>
                <w:szCs w:val="17"/>
              </w:rPr>
            </w:pPr>
            <w:r w:rsidRPr="00E81B9B">
              <w:rPr>
                <w:sz w:val="17"/>
                <w:szCs w:val="17"/>
              </w:rPr>
              <w:t xml:space="preserve">            39,551 </w:t>
            </w:r>
          </w:p>
        </w:tc>
      </w:tr>
      <w:tr w:rsidR="00E81B9B" w14:paraId="0B588902" w14:textId="77777777" w:rsidTr="00A67B10">
        <w:tc>
          <w:tcPr>
            <w:tcW w:w="1000" w:type="dxa"/>
            <w:tcMar>
              <w:top w:w="40" w:type="dxa"/>
              <w:left w:w="80" w:type="dxa"/>
              <w:bottom w:w="40" w:type="dxa"/>
              <w:right w:w="80" w:type="dxa"/>
            </w:tcMar>
          </w:tcPr>
          <w:p w14:paraId="0F2D9950" w14:textId="77777777" w:rsidR="00E81B9B" w:rsidRDefault="00E81B9B" w:rsidP="00E81B9B">
            <w:r>
              <w:rPr>
                <w:sz w:val="17"/>
                <w:szCs w:val="17"/>
              </w:rPr>
              <w:t>5-Day</w:t>
            </w:r>
          </w:p>
        </w:tc>
        <w:tc>
          <w:tcPr>
            <w:tcW w:w="1500" w:type="dxa"/>
            <w:tcMar>
              <w:top w:w="40" w:type="dxa"/>
              <w:left w:w="80" w:type="dxa"/>
              <w:bottom w:w="40" w:type="dxa"/>
              <w:right w:w="80" w:type="dxa"/>
            </w:tcMar>
          </w:tcPr>
          <w:p w14:paraId="635F4DEE"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5A3D8252" w14:textId="68717F13"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04BD5BFC" w14:textId="56F10917"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F7E7E01" w14:textId="173B0517" w:rsidR="00E81B9B" w:rsidRPr="00E81B9B" w:rsidRDefault="00E81B9B" w:rsidP="00E81B9B">
            <w:pPr>
              <w:jc w:val="right"/>
              <w:rPr>
                <w:sz w:val="17"/>
                <w:szCs w:val="17"/>
              </w:rPr>
            </w:pPr>
            <w:r w:rsidRPr="00E81B9B">
              <w:rPr>
                <w:sz w:val="17"/>
                <w:szCs w:val="17"/>
              </w:rPr>
              <w:t xml:space="preserve">             27,812 </w:t>
            </w:r>
          </w:p>
        </w:tc>
        <w:tc>
          <w:tcPr>
            <w:tcW w:w="1200" w:type="dxa"/>
            <w:tcMar>
              <w:top w:w="40" w:type="dxa"/>
              <w:left w:w="80" w:type="dxa"/>
              <w:bottom w:w="40" w:type="dxa"/>
              <w:right w:w="80" w:type="dxa"/>
            </w:tcMar>
            <w:vAlign w:val="bottom"/>
          </w:tcPr>
          <w:p w14:paraId="62B4D3B0" w14:textId="6416B271" w:rsidR="00E81B9B" w:rsidRPr="00E81B9B" w:rsidRDefault="00E81B9B" w:rsidP="00E81B9B">
            <w:pPr>
              <w:jc w:val="right"/>
              <w:rPr>
                <w:sz w:val="17"/>
                <w:szCs w:val="17"/>
              </w:rPr>
            </w:pPr>
            <w:r w:rsidRPr="00E81B9B">
              <w:rPr>
                <w:sz w:val="17"/>
                <w:szCs w:val="17"/>
              </w:rPr>
              <w:t xml:space="preserve">             30,120 </w:t>
            </w:r>
          </w:p>
        </w:tc>
        <w:tc>
          <w:tcPr>
            <w:tcW w:w="1200" w:type="dxa"/>
            <w:tcMar>
              <w:top w:w="40" w:type="dxa"/>
              <w:left w:w="80" w:type="dxa"/>
              <w:bottom w:w="40" w:type="dxa"/>
              <w:right w:w="80" w:type="dxa"/>
            </w:tcMar>
            <w:vAlign w:val="bottom"/>
          </w:tcPr>
          <w:p w14:paraId="4E29F35C" w14:textId="0767D56F" w:rsidR="00E81B9B" w:rsidRPr="00E81B9B" w:rsidRDefault="00E81B9B" w:rsidP="00E81B9B">
            <w:pPr>
              <w:jc w:val="right"/>
              <w:rPr>
                <w:sz w:val="17"/>
                <w:szCs w:val="17"/>
              </w:rPr>
            </w:pPr>
            <w:r w:rsidRPr="00E81B9B">
              <w:rPr>
                <w:sz w:val="17"/>
                <w:szCs w:val="17"/>
              </w:rPr>
              <w:t xml:space="preserve">             25,439 </w:t>
            </w:r>
          </w:p>
        </w:tc>
        <w:tc>
          <w:tcPr>
            <w:tcW w:w="1160" w:type="dxa"/>
            <w:tcMar>
              <w:top w:w="40" w:type="dxa"/>
              <w:left w:w="80" w:type="dxa"/>
              <w:bottom w:w="40" w:type="dxa"/>
              <w:right w:w="80" w:type="dxa"/>
            </w:tcMar>
            <w:vAlign w:val="bottom"/>
          </w:tcPr>
          <w:p w14:paraId="3A69E3E5" w14:textId="18BF53CF" w:rsidR="00E81B9B" w:rsidRPr="00E81B9B" w:rsidRDefault="00E81B9B" w:rsidP="00E81B9B">
            <w:pPr>
              <w:jc w:val="right"/>
              <w:rPr>
                <w:sz w:val="17"/>
                <w:szCs w:val="17"/>
              </w:rPr>
            </w:pPr>
            <w:r w:rsidRPr="00E81B9B">
              <w:rPr>
                <w:sz w:val="17"/>
                <w:szCs w:val="17"/>
              </w:rPr>
              <w:t xml:space="preserve">            27,720 </w:t>
            </w:r>
          </w:p>
        </w:tc>
      </w:tr>
      <w:tr w:rsidR="00E81B9B" w14:paraId="5E1A9371" w14:textId="77777777" w:rsidTr="00A67B10">
        <w:tc>
          <w:tcPr>
            <w:tcW w:w="1000" w:type="dxa"/>
            <w:tcMar>
              <w:top w:w="40" w:type="dxa"/>
              <w:left w:w="80" w:type="dxa"/>
              <w:bottom w:w="40" w:type="dxa"/>
              <w:right w:w="80" w:type="dxa"/>
            </w:tcMar>
          </w:tcPr>
          <w:p w14:paraId="5E8CC9C5" w14:textId="77777777" w:rsidR="00E81B9B" w:rsidRDefault="00E81B9B" w:rsidP="00E81B9B">
            <w:r>
              <w:rPr>
                <w:sz w:val="17"/>
                <w:szCs w:val="17"/>
              </w:rPr>
              <w:t>5-Day</w:t>
            </w:r>
          </w:p>
        </w:tc>
        <w:tc>
          <w:tcPr>
            <w:tcW w:w="1500" w:type="dxa"/>
            <w:tcMar>
              <w:top w:w="40" w:type="dxa"/>
              <w:left w:w="80" w:type="dxa"/>
              <w:bottom w:w="40" w:type="dxa"/>
              <w:right w:w="80" w:type="dxa"/>
            </w:tcMar>
          </w:tcPr>
          <w:p w14:paraId="5A2585AC"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6C860208" w14:textId="7B3BB4DE"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6C08D1FB" w14:textId="782C63B8"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296C8BBC" w14:textId="4C0041BC" w:rsidR="00E81B9B" w:rsidRPr="00E81B9B" w:rsidRDefault="00E81B9B" w:rsidP="00E81B9B">
            <w:pPr>
              <w:jc w:val="right"/>
              <w:rPr>
                <w:sz w:val="17"/>
                <w:szCs w:val="17"/>
              </w:rPr>
            </w:pPr>
            <w:r w:rsidRPr="00E81B9B">
              <w:rPr>
                <w:sz w:val="17"/>
                <w:szCs w:val="17"/>
              </w:rPr>
              <w:t xml:space="preserve">             23,104 </w:t>
            </w:r>
          </w:p>
        </w:tc>
        <w:tc>
          <w:tcPr>
            <w:tcW w:w="1200" w:type="dxa"/>
            <w:tcMar>
              <w:top w:w="40" w:type="dxa"/>
              <w:left w:w="80" w:type="dxa"/>
              <w:bottom w:w="40" w:type="dxa"/>
              <w:right w:w="80" w:type="dxa"/>
            </w:tcMar>
            <w:vAlign w:val="bottom"/>
          </w:tcPr>
          <w:p w14:paraId="44398762" w14:textId="68EB1FF5" w:rsidR="00E81B9B" w:rsidRPr="00E81B9B" w:rsidRDefault="00E81B9B" w:rsidP="00E81B9B">
            <w:pPr>
              <w:jc w:val="right"/>
              <w:rPr>
                <w:sz w:val="17"/>
                <w:szCs w:val="17"/>
              </w:rPr>
            </w:pPr>
            <w:r w:rsidRPr="00E81B9B">
              <w:rPr>
                <w:sz w:val="17"/>
                <w:szCs w:val="17"/>
              </w:rPr>
              <w:t xml:space="preserve">             25,274 </w:t>
            </w:r>
          </w:p>
        </w:tc>
        <w:tc>
          <w:tcPr>
            <w:tcW w:w="1200" w:type="dxa"/>
            <w:tcMar>
              <w:top w:w="40" w:type="dxa"/>
              <w:left w:w="80" w:type="dxa"/>
              <w:bottom w:w="40" w:type="dxa"/>
              <w:right w:w="80" w:type="dxa"/>
            </w:tcMar>
            <w:vAlign w:val="bottom"/>
          </w:tcPr>
          <w:p w14:paraId="6E0B9D81" w14:textId="71573CC1" w:rsidR="00E81B9B" w:rsidRPr="00E81B9B" w:rsidRDefault="00E81B9B" w:rsidP="00E81B9B">
            <w:pPr>
              <w:jc w:val="right"/>
              <w:rPr>
                <w:sz w:val="17"/>
                <w:szCs w:val="17"/>
              </w:rPr>
            </w:pPr>
            <w:r w:rsidRPr="00E81B9B">
              <w:rPr>
                <w:sz w:val="17"/>
                <w:szCs w:val="17"/>
              </w:rPr>
              <w:t xml:space="preserve">             20,704 </w:t>
            </w:r>
          </w:p>
        </w:tc>
        <w:tc>
          <w:tcPr>
            <w:tcW w:w="1160" w:type="dxa"/>
            <w:tcMar>
              <w:top w:w="40" w:type="dxa"/>
              <w:left w:w="80" w:type="dxa"/>
              <w:bottom w:w="40" w:type="dxa"/>
              <w:right w:w="80" w:type="dxa"/>
            </w:tcMar>
            <w:vAlign w:val="bottom"/>
          </w:tcPr>
          <w:p w14:paraId="4EA65513" w14:textId="7EFEF447" w:rsidR="00E81B9B" w:rsidRPr="00E81B9B" w:rsidRDefault="00E81B9B" w:rsidP="00E81B9B">
            <w:pPr>
              <w:jc w:val="right"/>
              <w:rPr>
                <w:sz w:val="17"/>
                <w:szCs w:val="17"/>
              </w:rPr>
            </w:pPr>
            <w:r w:rsidRPr="00E81B9B">
              <w:rPr>
                <w:sz w:val="17"/>
                <w:szCs w:val="17"/>
              </w:rPr>
              <w:t xml:space="preserve">            22,966 </w:t>
            </w:r>
          </w:p>
        </w:tc>
      </w:tr>
      <w:tr w:rsidR="00E81B9B" w14:paraId="4F0C168C" w14:textId="77777777" w:rsidTr="00A67B10">
        <w:tc>
          <w:tcPr>
            <w:tcW w:w="1000" w:type="dxa"/>
            <w:tcMar>
              <w:top w:w="40" w:type="dxa"/>
              <w:left w:w="80" w:type="dxa"/>
              <w:bottom w:w="40" w:type="dxa"/>
              <w:right w:w="80" w:type="dxa"/>
            </w:tcMar>
          </w:tcPr>
          <w:p w14:paraId="3C973237" w14:textId="77777777" w:rsidR="00E81B9B" w:rsidRDefault="00E81B9B" w:rsidP="00E81B9B">
            <w:r>
              <w:rPr>
                <w:sz w:val="17"/>
                <w:szCs w:val="17"/>
              </w:rPr>
              <w:t>5-Day</w:t>
            </w:r>
          </w:p>
        </w:tc>
        <w:tc>
          <w:tcPr>
            <w:tcW w:w="1500" w:type="dxa"/>
            <w:tcMar>
              <w:top w:w="40" w:type="dxa"/>
              <w:left w:w="80" w:type="dxa"/>
              <w:bottom w:w="40" w:type="dxa"/>
              <w:right w:w="80" w:type="dxa"/>
            </w:tcMar>
          </w:tcPr>
          <w:p w14:paraId="0F6E2B7F"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10874D81" w14:textId="1D741746" w:rsidR="00E81B9B" w:rsidRPr="00E81B9B" w:rsidRDefault="00E81B9B" w:rsidP="00E81B9B">
            <w:pPr>
              <w:jc w:val="right"/>
              <w:rPr>
                <w:sz w:val="17"/>
                <w:szCs w:val="17"/>
              </w:rPr>
            </w:pPr>
            <w:r w:rsidRPr="00E81B9B">
              <w:rPr>
                <w:sz w:val="17"/>
                <w:szCs w:val="17"/>
              </w:rPr>
              <w:t>0.0008</w:t>
            </w:r>
          </w:p>
        </w:tc>
        <w:tc>
          <w:tcPr>
            <w:tcW w:w="800" w:type="dxa"/>
            <w:tcMar>
              <w:top w:w="40" w:type="dxa"/>
              <w:left w:w="80" w:type="dxa"/>
              <w:bottom w:w="40" w:type="dxa"/>
              <w:right w:w="80" w:type="dxa"/>
            </w:tcMar>
            <w:vAlign w:val="bottom"/>
          </w:tcPr>
          <w:p w14:paraId="31B50157" w14:textId="65FEE55C"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08013848" w14:textId="3E576EC7" w:rsidR="00E81B9B" w:rsidRPr="00E81B9B" w:rsidRDefault="00E81B9B" w:rsidP="00E81B9B">
            <w:pPr>
              <w:jc w:val="right"/>
              <w:rPr>
                <w:sz w:val="17"/>
                <w:szCs w:val="17"/>
              </w:rPr>
            </w:pPr>
            <w:r w:rsidRPr="00E81B9B">
              <w:rPr>
                <w:sz w:val="17"/>
                <w:szCs w:val="17"/>
              </w:rPr>
              <w:t xml:space="preserve">             19,810 </w:t>
            </w:r>
          </w:p>
        </w:tc>
        <w:tc>
          <w:tcPr>
            <w:tcW w:w="1200" w:type="dxa"/>
            <w:tcMar>
              <w:top w:w="40" w:type="dxa"/>
              <w:left w:w="80" w:type="dxa"/>
              <w:bottom w:w="40" w:type="dxa"/>
              <w:right w:w="80" w:type="dxa"/>
            </w:tcMar>
            <w:vAlign w:val="bottom"/>
          </w:tcPr>
          <w:p w14:paraId="31D8D52F" w14:textId="60D8D9CE" w:rsidR="00E81B9B" w:rsidRPr="00E81B9B" w:rsidRDefault="00E81B9B" w:rsidP="00E81B9B">
            <w:pPr>
              <w:jc w:val="right"/>
              <w:rPr>
                <w:sz w:val="17"/>
                <w:szCs w:val="17"/>
              </w:rPr>
            </w:pPr>
            <w:r w:rsidRPr="00E81B9B">
              <w:rPr>
                <w:sz w:val="17"/>
                <w:szCs w:val="17"/>
              </w:rPr>
              <w:t xml:space="preserve">             21,961 </w:t>
            </w:r>
          </w:p>
        </w:tc>
        <w:tc>
          <w:tcPr>
            <w:tcW w:w="1200" w:type="dxa"/>
            <w:tcMar>
              <w:top w:w="40" w:type="dxa"/>
              <w:left w:w="80" w:type="dxa"/>
              <w:bottom w:w="40" w:type="dxa"/>
              <w:right w:w="80" w:type="dxa"/>
            </w:tcMar>
            <w:vAlign w:val="bottom"/>
          </w:tcPr>
          <w:p w14:paraId="66773A4C" w14:textId="03B2B649" w:rsidR="00E81B9B" w:rsidRPr="00E81B9B" w:rsidRDefault="00E81B9B" w:rsidP="00E81B9B">
            <w:pPr>
              <w:jc w:val="right"/>
              <w:rPr>
                <w:sz w:val="17"/>
                <w:szCs w:val="17"/>
              </w:rPr>
            </w:pPr>
            <w:r w:rsidRPr="00E81B9B">
              <w:rPr>
                <w:sz w:val="17"/>
                <w:szCs w:val="17"/>
              </w:rPr>
              <w:t xml:space="preserve">             17,294 </w:t>
            </w:r>
          </w:p>
        </w:tc>
        <w:tc>
          <w:tcPr>
            <w:tcW w:w="1160" w:type="dxa"/>
            <w:tcMar>
              <w:top w:w="40" w:type="dxa"/>
              <w:left w:w="80" w:type="dxa"/>
              <w:bottom w:w="40" w:type="dxa"/>
              <w:right w:w="80" w:type="dxa"/>
            </w:tcMar>
            <w:vAlign w:val="bottom"/>
          </w:tcPr>
          <w:p w14:paraId="070467BB" w14:textId="15EE3DF5" w:rsidR="00E81B9B" w:rsidRPr="00E81B9B" w:rsidRDefault="00E81B9B" w:rsidP="00E81B9B">
            <w:pPr>
              <w:jc w:val="right"/>
              <w:rPr>
                <w:sz w:val="17"/>
                <w:szCs w:val="17"/>
              </w:rPr>
            </w:pPr>
            <w:r w:rsidRPr="00E81B9B">
              <w:rPr>
                <w:sz w:val="17"/>
                <w:szCs w:val="17"/>
              </w:rPr>
              <w:t xml:space="preserve">            19,612 </w:t>
            </w:r>
          </w:p>
        </w:tc>
      </w:tr>
      <w:tr w:rsidR="00E81B9B" w14:paraId="5316AFFE" w14:textId="77777777" w:rsidTr="00A67B10">
        <w:tc>
          <w:tcPr>
            <w:tcW w:w="1000" w:type="dxa"/>
            <w:tcMar>
              <w:top w:w="40" w:type="dxa"/>
              <w:left w:w="80" w:type="dxa"/>
              <w:bottom w:w="40" w:type="dxa"/>
              <w:right w:w="80" w:type="dxa"/>
            </w:tcMar>
          </w:tcPr>
          <w:p w14:paraId="1DC9D9BE" w14:textId="77777777" w:rsidR="00E81B9B" w:rsidRDefault="00E81B9B" w:rsidP="00E81B9B">
            <w:r>
              <w:rPr>
                <w:sz w:val="17"/>
                <w:szCs w:val="17"/>
              </w:rPr>
              <w:t>5-Day</w:t>
            </w:r>
          </w:p>
        </w:tc>
        <w:tc>
          <w:tcPr>
            <w:tcW w:w="1500" w:type="dxa"/>
            <w:tcMar>
              <w:top w:w="40" w:type="dxa"/>
              <w:left w:w="80" w:type="dxa"/>
              <w:bottom w:w="40" w:type="dxa"/>
              <w:right w:w="80" w:type="dxa"/>
            </w:tcMar>
          </w:tcPr>
          <w:p w14:paraId="63B3228A"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6A410423" w14:textId="2404A8A4" w:rsidR="00E81B9B" w:rsidRPr="00E81B9B" w:rsidRDefault="00E81B9B" w:rsidP="00E81B9B">
            <w:pPr>
              <w:jc w:val="right"/>
              <w:rPr>
                <w:sz w:val="17"/>
                <w:szCs w:val="17"/>
              </w:rPr>
            </w:pPr>
            <w:r w:rsidRPr="00E81B9B">
              <w:rPr>
                <w:sz w:val="17"/>
                <w:szCs w:val="17"/>
              </w:rPr>
              <w:t>0.0018</w:t>
            </w:r>
          </w:p>
        </w:tc>
        <w:tc>
          <w:tcPr>
            <w:tcW w:w="800" w:type="dxa"/>
            <w:tcMar>
              <w:top w:w="40" w:type="dxa"/>
              <w:left w:w="80" w:type="dxa"/>
              <w:bottom w:w="40" w:type="dxa"/>
              <w:right w:w="80" w:type="dxa"/>
            </w:tcMar>
            <w:vAlign w:val="bottom"/>
          </w:tcPr>
          <w:p w14:paraId="5B48A428" w14:textId="0FC81E47"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0CCE6C86" w14:textId="27836511" w:rsidR="00E81B9B" w:rsidRPr="00E81B9B" w:rsidRDefault="00E81B9B" w:rsidP="00E81B9B">
            <w:pPr>
              <w:jc w:val="right"/>
              <w:rPr>
                <w:sz w:val="17"/>
                <w:szCs w:val="17"/>
              </w:rPr>
            </w:pPr>
            <w:r w:rsidRPr="00E81B9B">
              <w:rPr>
                <w:sz w:val="17"/>
                <w:szCs w:val="17"/>
              </w:rPr>
              <w:t xml:space="preserve">             14,823 </w:t>
            </w:r>
          </w:p>
        </w:tc>
        <w:tc>
          <w:tcPr>
            <w:tcW w:w="1200" w:type="dxa"/>
            <w:tcMar>
              <w:top w:w="40" w:type="dxa"/>
              <w:left w:w="80" w:type="dxa"/>
              <w:bottom w:w="40" w:type="dxa"/>
              <w:right w:w="80" w:type="dxa"/>
            </w:tcMar>
            <w:vAlign w:val="bottom"/>
          </w:tcPr>
          <w:p w14:paraId="662609EC" w14:textId="1837AC26" w:rsidR="00E81B9B" w:rsidRPr="00E81B9B" w:rsidRDefault="00E81B9B" w:rsidP="00E81B9B">
            <w:pPr>
              <w:jc w:val="right"/>
              <w:rPr>
                <w:sz w:val="17"/>
                <w:szCs w:val="17"/>
              </w:rPr>
            </w:pPr>
            <w:r w:rsidRPr="00E81B9B">
              <w:rPr>
                <w:sz w:val="17"/>
                <w:szCs w:val="17"/>
              </w:rPr>
              <w:t xml:space="preserve">             17,089 </w:t>
            </w:r>
          </w:p>
        </w:tc>
        <w:tc>
          <w:tcPr>
            <w:tcW w:w="1200" w:type="dxa"/>
            <w:tcMar>
              <w:top w:w="40" w:type="dxa"/>
              <w:left w:w="80" w:type="dxa"/>
              <w:bottom w:w="40" w:type="dxa"/>
              <w:right w:w="80" w:type="dxa"/>
            </w:tcMar>
            <w:vAlign w:val="bottom"/>
          </w:tcPr>
          <w:p w14:paraId="5C579A3E" w14:textId="20BDB311" w:rsidR="00E81B9B" w:rsidRPr="00E81B9B" w:rsidRDefault="00E81B9B" w:rsidP="00E81B9B">
            <w:pPr>
              <w:jc w:val="right"/>
              <w:rPr>
                <w:sz w:val="17"/>
                <w:szCs w:val="17"/>
              </w:rPr>
            </w:pPr>
            <w:r w:rsidRPr="00E81B9B">
              <w:rPr>
                <w:sz w:val="17"/>
                <w:szCs w:val="17"/>
              </w:rPr>
              <w:t xml:space="preserve">             12,041 </w:t>
            </w:r>
          </w:p>
        </w:tc>
        <w:tc>
          <w:tcPr>
            <w:tcW w:w="1160" w:type="dxa"/>
            <w:tcMar>
              <w:top w:w="40" w:type="dxa"/>
              <w:left w:w="80" w:type="dxa"/>
              <w:bottom w:w="40" w:type="dxa"/>
              <w:right w:w="80" w:type="dxa"/>
            </w:tcMar>
            <w:vAlign w:val="bottom"/>
          </w:tcPr>
          <w:p w14:paraId="27C531DD" w14:textId="6FCBA4B6" w:rsidR="00E81B9B" w:rsidRPr="00E81B9B" w:rsidRDefault="00E81B9B" w:rsidP="00E81B9B">
            <w:pPr>
              <w:jc w:val="right"/>
              <w:rPr>
                <w:sz w:val="17"/>
                <w:szCs w:val="17"/>
              </w:rPr>
            </w:pPr>
            <w:r w:rsidRPr="00E81B9B">
              <w:rPr>
                <w:sz w:val="17"/>
                <w:szCs w:val="17"/>
              </w:rPr>
              <w:t xml:space="preserve">            14,367 </w:t>
            </w:r>
          </w:p>
        </w:tc>
      </w:tr>
    </w:tbl>
    <w:p w14:paraId="286A92C5" w14:textId="77777777" w:rsidR="008D5B66" w:rsidRDefault="00E401A7">
      <w:pPr>
        <w:spacing w:before="80" w:after="240"/>
        <w:jc w:val="center"/>
      </w:pPr>
      <w:r>
        <w:rPr>
          <w:i/>
          <w:iCs/>
          <w:sz w:val="19"/>
          <w:szCs w:val="19"/>
        </w:rPr>
        <w:t>Table B-1. Frequency curve ordinates, all four durations.</w:t>
      </w:r>
    </w:p>
    <w:p w14:paraId="1B8D4DD6" w14:textId="77777777" w:rsidR="008D5B66" w:rsidRDefault="00E401A7">
      <w:r>
        <w:br w:type="page"/>
      </w:r>
    </w:p>
    <w:p w14:paraId="16EFBC0C" w14:textId="77777777" w:rsidR="008D5B66" w:rsidRDefault="00E401A7">
      <w:pPr>
        <w:pStyle w:val="Heading1"/>
        <w:spacing w:before="300" w:after="140"/>
      </w:pPr>
      <w:r>
        <w:rPr>
          <w:b/>
          <w:bCs/>
          <w:sz w:val="26"/>
          <w:szCs w:val="26"/>
        </w:rPr>
        <w:lastRenderedPageBreak/>
        <w:t>Appendix C. Frequency Curves by Duration</w:t>
      </w:r>
    </w:p>
    <w:p w14:paraId="060DDFC5" w14:textId="77777777" w:rsidR="008D5B66" w:rsidRDefault="00E401A7">
      <w:pPr>
        <w:spacing w:after="160" w:line="276" w:lineRule="auto"/>
      </w:pPr>
      <w:r>
        <w:t>Individual curves as produced by HEC-SSP: computed curve, expected probability curve, 5 and 95 percent confidence limits, and observed events at Hirsch-Stedinger plotting positions. The peak figure reflects the censored treatment described in Section 13.2.</w:t>
      </w:r>
    </w:p>
    <w:p w14:paraId="5D4E4003" w14:textId="77777777" w:rsidR="008D5B66" w:rsidRDefault="00E401A7">
      <w:pPr>
        <w:spacing w:before="160" w:after="40"/>
        <w:jc w:val="center"/>
      </w:pPr>
      <w:r>
        <w:rPr>
          <w:noProof/>
        </w:rPr>
        <w:drawing>
          <wp:inline distT="0" distB="0" distL="0" distR="0" wp14:anchorId="7EF0AC8D" wp14:editId="721890D6">
            <wp:extent cx="5760720" cy="4480560"/>
            <wp:effectExtent l="0" t="0" r="0" b="0"/>
            <wp:docPr id="1388480442" name="Picture 13884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4480560"/>
                    </a:xfrm>
                    <a:prstGeom prst="rect">
                      <a:avLst/>
                    </a:prstGeom>
                  </pic:spPr>
                </pic:pic>
              </a:graphicData>
            </a:graphic>
          </wp:inline>
        </w:drawing>
      </w:r>
    </w:p>
    <w:p w14:paraId="1DFA9CD1" w14:textId="77777777" w:rsidR="008D5B66" w:rsidRDefault="00E401A7">
      <w:pPr>
        <w:spacing w:before="80" w:after="240"/>
        <w:jc w:val="center"/>
      </w:pPr>
      <w:r>
        <w:rPr>
          <w:i/>
          <w:iCs/>
          <w:sz w:val="19"/>
          <w:szCs w:val="19"/>
        </w:rPr>
        <w:t>Figure C-1. Unregulated instantaneous peak frequency curve.</w:t>
      </w:r>
    </w:p>
    <w:p w14:paraId="325EBCB8" w14:textId="77777777" w:rsidR="008D5B66" w:rsidRDefault="00E401A7">
      <w:pPr>
        <w:spacing w:before="160" w:after="40"/>
        <w:jc w:val="center"/>
      </w:pPr>
      <w:r>
        <w:rPr>
          <w:noProof/>
        </w:rPr>
        <w:lastRenderedPageBreak/>
        <w:drawing>
          <wp:inline distT="0" distB="0" distL="0" distR="0" wp14:anchorId="33794613" wp14:editId="4E8202C5">
            <wp:extent cx="5760720" cy="4480560"/>
            <wp:effectExtent l="0" t="0" r="0" b="0"/>
            <wp:docPr id="2000340693" name="Picture 200034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4480560"/>
                    </a:xfrm>
                    <a:prstGeom prst="rect">
                      <a:avLst/>
                    </a:prstGeom>
                  </pic:spPr>
                </pic:pic>
              </a:graphicData>
            </a:graphic>
          </wp:inline>
        </w:drawing>
      </w:r>
    </w:p>
    <w:p w14:paraId="777A9A8F" w14:textId="77777777" w:rsidR="008D5B66" w:rsidRDefault="00E401A7">
      <w:pPr>
        <w:spacing w:before="80" w:after="240"/>
        <w:jc w:val="center"/>
      </w:pPr>
      <w:r>
        <w:rPr>
          <w:i/>
          <w:iCs/>
          <w:sz w:val="19"/>
          <w:szCs w:val="19"/>
        </w:rPr>
        <w:t>Figure C-2. Unregulated 1-day frequency curve.</w:t>
      </w:r>
    </w:p>
    <w:p w14:paraId="3588573C" w14:textId="76BD1BB4" w:rsidR="008D5B66" w:rsidRDefault="0023231F" w:rsidP="0023231F">
      <w:pPr>
        <w:spacing w:before="160" w:after="40"/>
        <w:jc w:val="center"/>
      </w:pPr>
      <w:r w:rsidRPr="0023231F">
        <w:rPr>
          <w:noProof/>
        </w:rPr>
        <w:lastRenderedPageBreak/>
        <w:drawing>
          <wp:inline distT="0" distB="0" distL="0" distR="0" wp14:anchorId="4279A083" wp14:editId="1BC9200E">
            <wp:extent cx="5943600" cy="4622800"/>
            <wp:effectExtent l="0" t="0" r="0" b="6350"/>
            <wp:docPr id="151357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4A87793B" w14:textId="77777777" w:rsidR="008D5B66" w:rsidRDefault="00E401A7">
      <w:pPr>
        <w:spacing w:before="80" w:after="240"/>
        <w:jc w:val="center"/>
      </w:pPr>
      <w:r>
        <w:rPr>
          <w:i/>
          <w:iCs/>
          <w:sz w:val="19"/>
          <w:szCs w:val="19"/>
        </w:rPr>
        <w:t>Figure C-3. Unregulated 3-day frequency curve.</w:t>
      </w:r>
    </w:p>
    <w:p w14:paraId="4A429D81" w14:textId="0243BF5C" w:rsidR="008D5B66" w:rsidRDefault="0023231F" w:rsidP="0023231F">
      <w:pPr>
        <w:spacing w:before="160" w:after="40"/>
        <w:jc w:val="center"/>
      </w:pPr>
      <w:r w:rsidRPr="0023231F">
        <w:rPr>
          <w:noProof/>
        </w:rPr>
        <w:lastRenderedPageBreak/>
        <w:drawing>
          <wp:inline distT="0" distB="0" distL="0" distR="0" wp14:anchorId="50A99658" wp14:editId="6A09FA02">
            <wp:extent cx="5943600" cy="4622800"/>
            <wp:effectExtent l="0" t="0" r="0" b="6350"/>
            <wp:docPr id="1294356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8A14C3B" w14:textId="77777777" w:rsidR="008D5B66" w:rsidRDefault="00E401A7">
      <w:pPr>
        <w:spacing w:before="80" w:after="240"/>
        <w:jc w:val="center"/>
      </w:pPr>
      <w:r>
        <w:rPr>
          <w:i/>
          <w:iCs/>
          <w:sz w:val="19"/>
          <w:szCs w:val="19"/>
        </w:rPr>
        <w:t>Figure C-4. Unregulated 5-day frequency curve.</w:t>
      </w:r>
    </w:p>
    <w:p w14:paraId="5EF662A0" w14:textId="77777777" w:rsidR="008D5B66" w:rsidRDefault="00E401A7">
      <w:r>
        <w:br w:type="page"/>
      </w:r>
    </w:p>
    <w:p w14:paraId="2D32833F" w14:textId="77777777" w:rsidR="008D5B66" w:rsidRDefault="00E401A7">
      <w:pPr>
        <w:pStyle w:val="Heading1"/>
        <w:spacing w:before="300" w:after="140"/>
      </w:pPr>
      <w:r>
        <w:rPr>
          <w:b/>
          <w:bCs/>
          <w:sz w:val="26"/>
          <w:szCs w:val="26"/>
        </w:rPr>
        <w:lastRenderedPageBreak/>
        <w:t>References</w:t>
      </w:r>
    </w:p>
    <w:p w14:paraId="05E1C9AD" w14:textId="746F5864" w:rsidR="008D5B66" w:rsidRDefault="00E401A7">
      <w:pPr>
        <w:spacing w:after="140" w:line="276" w:lineRule="auto"/>
        <w:ind w:left="360" w:hanging="360"/>
      </w:pPr>
      <w:r>
        <w:rPr>
          <w:sz w:val="21"/>
          <w:szCs w:val="21"/>
        </w:rPr>
        <w:t>England, J.F., Jr., Cohn, T.A., Faber, B.A., Stedinger, J.R., Thomas, W.O., Jr., Veilleux, A.G., Kiang, J.E., and Mason, R.R., Jr., 2019, Guidelines for determining flood flow frequency - Bulletin 17C (ver. 1.1): U.S. Geological Survey Techniques and Methods, book 4, chap. B5, 148 p.</w:t>
      </w:r>
      <w:ins w:id="1" w:author="Roach, Joshua E CIV USARMY CENWP (USA)" w:date="2026-08-17T10:36:00Z" w16du:dateUtc="2026-08-17T17:36:00Z">
        <w:r w:rsidR="00DC5DD0">
          <w:rPr>
            <w:sz w:val="21"/>
            <w:szCs w:val="21"/>
          </w:rPr>
          <w:t xml:space="preserve"> Available at: </w:t>
        </w:r>
        <w:r w:rsidR="00DC5DD0" w:rsidRPr="00DC5DD0">
          <w:rPr>
            <w:sz w:val="21"/>
            <w:szCs w:val="21"/>
          </w:rPr>
          <w:t>https://doi.org/10.3133/tm4B5</w:t>
        </w:r>
      </w:ins>
    </w:p>
    <w:p w14:paraId="4202B7C2" w14:textId="6C99942C" w:rsidR="008D5B66" w:rsidRDefault="00E401A7">
      <w:pPr>
        <w:spacing w:after="140" w:line="276" w:lineRule="auto"/>
        <w:ind w:left="360" w:hanging="360"/>
      </w:pPr>
      <w:r>
        <w:rPr>
          <w:sz w:val="21"/>
          <w:szCs w:val="21"/>
        </w:rP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ins w:id="2" w:author="Roach, Joshua E CIV USARMY CENWP (USA)" w:date="2026-08-17T10:35:00Z" w16du:dateUtc="2026-08-17T17:35:00Z">
        <w:r w:rsidR="00EA786D">
          <w:rPr>
            <w:sz w:val="21"/>
            <w:szCs w:val="21"/>
          </w:rPr>
          <w:t xml:space="preserve"> Available at: </w:t>
        </w:r>
      </w:ins>
      <w:ins w:id="3" w:author="Roach, Joshua E CIV USARMY CENWP (USA)" w:date="2026-08-17T10:36:00Z" w16du:dateUtc="2026-08-17T17:36:00Z">
        <w:r w:rsidR="00DC5DD0">
          <w:rPr>
            <w:sz w:val="21"/>
            <w:szCs w:val="21"/>
          </w:rPr>
          <w:fldChar w:fldCharType="begin"/>
        </w:r>
        <w:r w:rsidR="00DC5DD0">
          <w:rPr>
            <w:sz w:val="21"/>
            <w:szCs w:val="21"/>
          </w:rPr>
          <w:instrText>HYPERLINK "https://doi.org/10.3133/sir20205073"</w:instrText>
        </w:r>
        <w:r w:rsidR="00DC5DD0">
          <w:rPr>
            <w:sz w:val="21"/>
            <w:szCs w:val="21"/>
          </w:rPr>
        </w:r>
        <w:r w:rsidR="00DC5DD0">
          <w:rPr>
            <w:sz w:val="21"/>
            <w:szCs w:val="21"/>
          </w:rPr>
          <w:fldChar w:fldCharType="separate"/>
        </w:r>
        <w:r w:rsidR="00EA786D" w:rsidRPr="00DC5DD0">
          <w:rPr>
            <w:rStyle w:val="Hyperlink"/>
            <w:sz w:val="21"/>
            <w:szCs w:val="21"/>
          </w:rPr>
          <w:t>https://pubs.usgs.gov/publication/sir20205073</w:t>
        </w:r>
        <w:r w:rsidR="00DC5DD0">
          <w:rPr>
            <w:sz w:val="21"/>
            <w:szCs w:val="21"/>
          </w:rPr>
          <w:fldChar w:fldCharType="end"/>
        </w:r>
      </w:ins>
    </w:p>
    <w:p w14:paraId="46ECFCE4" w14:textId="4272498B" w:rsidR="00EA786D" w:rsidRPr="00EA786D" w:rsidRDefault="00E401A7" w:rsidP="00EA786D">
      <w:pPr>
        <w:spacing w:after="140" w:line="276" w:lineRule="auto"/>
        <w:ind w:left="360" w:hanging="360"/>
        <w:rPr>
          <w:sz w:val="21"/>
          <w:szCs w:val="21"/>
          <w:rPrChange w:id="4" w:author="Roach, Joshua E CIV USARMY CENWP (USA)" w:date="2026-08-17T10:34:00Z" w16du:dateUtc="2026-08-17T17:34:00Z">
            <w:rPr/>
          </w:rPrChange>
        </w:rPr>
      </w:pPr>
      <w:r>
        <w:rPr>
          <w:sz w:val="21"/>
          <w:szCs w:val="21"/>
        </w:rPr>
        <w:t>Mastin, M.C., Konrad, C.P., Veilleux, A.G., and Tecca, A.E., 2016, Magnitude, frequency, and trends of floods at gaged and ungaged sites in Washington, based on data through water year 2014 (ver. 1.2, November 2017): U.S. Geological Survey Scientific Investigations Report 2016-5118, 70 p.</w:t>
      </w:r>
      <w:ins w:id="5" w:author="Roach, Joshua E CIV USARMY CENWP (USA)" w:date="2026-08-17T10:34:00Z" w16du:dateUtc="2026-08-17T17:34:00Z">
        <w:r w:rsidR="00EA786D">
          <w:rPr>
            <w:sz w:val="21"/>
            <w:szCs w:val="21"/>
          </w:rPr>
          <w:t xml:space="preserve">            Available at: </w:t>
        </w:r>
      </w:ins>
      <w:ins w:id="6" w:author="Roach, Joshua E CIV USARMY CENWP (USA)" w:date="2026-08-17T10:37:00Z" w16du:dateUtc="2026-08-17T17:37:00Z">
        <w:r w:rsidR="00DC5DD0">
          <w:rPr>
            <w:sz w:val="21"/>
            <w:szCs w:val="21"/>
          </w:rPr>
          <w:fldChar w:fldCharType="begin"/>
        </w:r>
        <w:r w:rsidR="00DC5DD0">
          <w:rPr>
            <w:sz w:val="21"/>
            <w:szCs w:val="21"/>
          </w:rPr>
          <w:instrText>HYPERLINK "https://doi.org/10.3133/sir20165118"</w:instrText>
        </w:r>
        <w:r w:rsidR="00DC5DD0">
          <w:rPr>
            <w:sz w:val="21"/>
            <w:szCs w:val="21"/>
          </w:rPr>
        </w:r>
        <w:r w:rsidR="00DC5DD0">
          <w:rPr>
            <w:sz w:val="21"/>
            <w:szCs w:val="21"/>
          </w:rPr>
          <w:fldChar w:fldCharType="separate"/>
        </w:r>
        <w:r w:rsidR="00EA786D" w:rsidRPr="00DC5DD0">
          <w:rPr>
            <w:rStyle w:val="Hyperlink"/>
            <w:sz w:val="21"/>
            <w:szCs w:val="21"/>
          </w:rPr>
          <w:t>https://pubs.usgs.gov/publication/tm4B5</w:t>
        </w:r>
        <w:r w:rsidR="00DC5DD0">
          <w:rPr>
            <w:sz w:val="21"/>
            <w:szCs w:val="21"/>
          </w:rPr>
          <w:fldChar w:fldCharType="end"/>
        </w:r>
      </w:ins>
    </w:p>
    <w:p w14:paraId="70037B12" w14:textId="0B268FB1" w:rsidR="005B1DA7" w:rsidRPr="005B1DA7" w:rsidRDefault="00E401A7" w:rsidP="005B1DA7">
      <w:pPr>
        <w:spacing w:after="140" w:line="276" w:lineRule="auto"/>
        <w:ind w:left="360" w:hanging="360"/>
        <w:rPr>
          <w:sz w:val="21"/>
          <w:szCs w:val="21"/>
          <w:rPrChange w:id="7" w:author="Roach, Joshua E CIV USARMY CENWP (USA)" w:date="2026-08-17T10:30:00Z" w16du:dateUtc="2026-08-17T17:30:00Z">
            <w:rPr/>
          </w:rPrChange>
        </w:rPr>
      </w:pPr>
      <w:r>
        <w:rPr>
          <w:sz w:val="21"/>
          <w:szCs w:val="21"/>
        </w:rPr>
        <w:t>U.S. Army Corps of Engineers, Portland District, 2009, Cowlitz River Hydrology Restudy.</w:t>
      </w:r>
      <w:ins w:id="8" w:author="Roach, Joshua E CIV USARMY CENWP (USA)" w:date="2026-08-17T10:30:00Z" w16du:dateUtc="2026-08-17T17:30:00Z">
        <w:r w:rsidR="005B1DA7">
          <w:rPr>
            <w:sz w:val="21"/>
            <w:szCs w:val="21"/>
          </w:rPr>
          <w:t xml:space="preserve">                  </w:t>
        </w:r>
        <w:r w:rsidR="005B1DA7" w:rsidRPr="005B1DA7">
          <w:rPr>
            <w:sz w:val="21"/>
            <w:szCs w:val="21"/>
          </w:rPr>
          <w:t xml:space="preserve"> </w:t>
        </w:r>
        <w:r w:rsidR="005B1DA7">
          <w:rPr>
            <w:sz w:val="21"/>
            <w:szCs w:val="21"/>
          </w:rPr>
          <w:t xml:space="preserve">Available at: </w:t>
        </w:r>
        <w:r w:rsidR="005B1DA7" w:rsidRPr="005B1DA7">
          <w:rPr>
            <w:sz w:val="21"/>
            <w:szCs w:val="21"/>
          </w:rPr>
          <w:t>\\Nwd\nwp-etds\Mount_St_Helens\Annual_Monitoring\12 Hydrology\2009_Hydrology_Restudy\Deliverables</w:t>
        </w:r>
      </w:ins>
    </w:p>
    <w:p w14:paraId="0421602E" w14:textId="34E00E9C" w:rsidR="008D5B66" w:rsidRDefault="00E401A7">
      <w:pPr>
        <w:spacing w:after="140" w:line="276" w:lineRule="auto"/>
        <w:ind w:left="360" w:hanging="360"/>
        <w:rPr>
          <w:ins w:id="9" w:author="Roach, Joshua E CIV USARMY CENWP (USA)" w:date="2026-08-17T10:25:00Z" w16du:dateUtc="2026-08-17T17:25:00Z"/>
          <w:sz w:val="21"/>
          <w:szCs w:val="21"/>
        </w:rPr>
      </w:pPr>
      <w:r>
        <w:rPr>
          <w:sz w:val="21"/>
          <w:szCs w:val="21"/>
        </w:rPr>
        <w:t>U.S. Army Corps of Engineers, 2014, Water Control Manual, Mossyrock Project, Cowlitz River, Washington.</w:t>
      </w:r>
      <w:ins w:id="10" w:author="Roach, Joshua E CIV USARMY CENWP (USA)" w:date="2026-08-17T10:29:00Z" w16du:dateUtc="2026-08-17T17:29:00Z">
        <w:r w:rsidR="005B1DA7">
          <w:rPr>
            <w:sz w:val="21"/>
            <w:szCs w:val="21"/>
          </w:rPr>
          <w:t xml:space="preserve"> </w:t>
        </w:r>
      </w:ins>
      <w:ins w:id="11" w:author="Roach, Joshua E CIV USARMY CENWP (USA)" w:date="2026-08-17T10:32:00Z" w16du:dateUtc="2026-08-17T17:32:00Z">
        <w:r w:rsidR="00EA786D">
          <w:rPr>
            <w:sz w:val="21"/>
            <w:szCs w:val="21"/>
          </w:rPr>
          <w:t xml:space="preserve">Available at: </w:t>
        </w:r>
        <w:r w:rsidR="00EA786D" w:rsidRPr="00EA786D">
          <w:rPr>
            <w:sz w:val="21"/>
            <w:szCs w:val="21"/>
          </w:rPr>
          <w:t>https://usace.dps.mil/sites/USACE-NWP-COLLAB-WM/Water%20Control%20Manuals/Forms/AllItems.aspx?viewid=aa5a904d%2Dd02d%2D44a0%2Da6a8%2D958e89ffec83&amp;id=%2Fsites%2FUSACE%2DNWP%2DCOLLAB%2DWM%2FWater%20Control%20Manuals%2FWaterControlManual%5FMayfield%5FMossyrock%5F2014%2Epdf&amp;parent=%2Fsites%2FUSACE%2DNWP%2DCOLLAB%2DWM%2FWater%20Control%20Manuals</w:t>
        </w:r>
      </w:ins>
    </w:p>
    <w:p w14:paraId="0E0A6A01" w14:textId="588E1F29" w:rsidR="005B1DA7" w:rsidRPr="005B1DA7" w:rsidRDefault="005B1DA7" w:rsidP="005B1DA7">
      <w:pPr>
        <w:spacing w:after="140" w:line="276" w:lineRule="auto"/>
        <w:ind w:left="360" w:hanging="360"/>
        <w:rPr>
          <w:sz w:val="21"/>
          <w:szCs w:val="21"/>
          <w:rPrChange w:id="12" w:author="Roach, Joshua E CIV USARMY CENWP (USA)" w:date="2026-08-17T10:27:00Z" w16du:dateUtc="2026-08-17T17:27:00Z">
            <w:rPr/>
          </w:rPrChange>
        </w:rPr>
      </w:pPr>
      <w:ins w:id="13" w:author="Roach, Joshua E CIV USARMY CENWP (USA)" w:date="2026-08-17T10:26:00Z" w16du:dateUtc="2026-08-17T17:26:00Z">
        <w:r>
          <w:rPr>
            <w:sz w:val="21"/>
            <w:szCs w:val="21"/>
          </w:rPr>
          <w:t>U.S. Army Corps of Engineers, 2019, Cow</w:t>
        </w:r>
      </w:ins>
      <w:ins w:id="14" w:author="Roach, Joshua E CIV USARMY CENWP (USA)" w:date="2026-08-17T10:27:00Z" w16du:dateUtc="2026-08-17T17:27:00Z">
        <w:r>
          <w:rPr>
            <w:sz w:val="21"/>
            <w:szCs w:val="21"/>
          </w:rPr>
          <w:t xml:space="preserve">litz/Lewis Watershed Corps Water Management System Report. Available at: </w:t>
        </w:r>
      </w:ins>
      <w:ins w:id="15" w:author="Roach, Joshua E CIV USARMY CENWP (USA)" w:date="2026-08-17T10:28:00Z" w16du:dateUtc="2026-08-17T17:28:00Z">
        <w:r w:rsidRPr="005B1DA7">
          <w:rPr>
            <w:sz w:val="21"/>
            <w:szCs w:val="21"/>
          </w:rPr>
          <w:t>\\nwp-netapp1\Division_Projects\Engineering_Division\CENWP-EC-H\CENWP-EC-HR\RES_REG\CWMS\CWMSFinalReports\Cowlitz_CWMS_Report_Final.pdf</w:t>
        </w:r>
      </w:ins>
    </w:p>
    <w:sectPr w:rsidR="005B1DA7" w:rsidRPr="005B1DA7">
      <w:footerReference w:type="default" r:id="rId1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hill, Ryan J CIV USARMY CENWP (USA)" w:date="2026-08-12T07:35:00Z" w:initials="RC">
    <w:p w14:paraId="3AD16FAF" w14:textId="77777777" w:rsidR="00E91A9A" w:rsidRDefault="00E91A9A" w:rsidP="00E91A9A">
      <w:pPr>
        <w:pStyle w:val="CommentText"/>
      </w:pPr>
      <w:r>
        <w:rPr>
          <w:rStyle w:val="CommentReference"/>
        </w:rPr>
        <w:annotationRef/>
      </w:r>
      <w:r>
        <w:t>Add reference to the model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D16F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7B09F" w16cex:dateUtc="2026-08-12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D16FAF" w16cid:durableId="1A17B0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401F" w14:textId="77777777" w:rsidR="00B5426D" w:rsidRDefault="00B5426D">
      <w:r>
        <w:separator/>
      </w:r>
    </w:p>
  </w:endnote>
  <w:endnote w:type="continuationSeparator" w:id="0">
    <w:p w14:paraId="370E5C72" w14:textId="77777777" w:rsidR="00B5426D" w:rsidRDefault="00B54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5E19" w14:textId="77777777" w:rsidR="008D5B66" w:rsidRDefault="00E401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B6932" w14:textId="77777777" w:rsidR="00B5426D" w:rsidRDefault="00B5426D">
      <w:r>
        <w:separator/>
      </w:r>
    </w:p>
  </w:footnote>
  <w:footnote w:type="continuationSeparator" w:id="0">
    <w:p w14:paraId="14FC810E" w14:textId="77777777" w:rsidR="00B5426D" w:rsidRDefault="00B542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97A49"/>
    <w:rsid w:val="000A0CAD"/>
    <w:rsid w:val="00152EBE"/>
    <w:rsid w:val="00160150"/>
    <w:rsid w:val="001E2621"/>
    <w:rsid w:val="002054B6"/>
    <w:rsid w:val="0023231F"/>
    <w:rsid w:val="00354506"/>
    <w:rsid w:val="00370E42"/>
    <w:rsid w:val="003C1412"/>
    <w:rsid w:val="004D75F7"/>
    <w:rsid w:val="00513F90"/>
    <w:rsid w:val="005B1DA7"/>
    <w:rsid w:val="006C321C"/>
    <w:rsid w:val="006C55F0"/>
    <w:rsid w:val="00722A28"/>
    <w:rsid w:val="00797B5E"/>
    <w:rsid w:val="007E567C"/>
    <w:rsid w:val="008470AF"/>
    <w:rsid w:val="008804B8"/>
    <w:rsid w:val="008847AD"/>
    <w:rsid w:val="008D5B66"/>
    <w:rsid w:val="00A469F6"/>
    <w:rsid w:val="00A479DD"/>
    <w:rsid w:val="00A55D12"/>
    <w:rsid w:val="00A67391"/>
    <w:rsid w:val="00A8466F"/>
    <w:rsid w:val="00AE140C"/>
    <w:rsid w:val="00B5426D"/>
    <w:rsid w:val="00B92F8C"/>
    <w:rsid w:val="00BE67FF"/>
    <w:rsid w:val="00C311EB"/>
    <w:rsid w:val="00C60B26"/>
    <w:rsid w:val="00C62394"/>
    <w:rsid w:val="00C708DB"/>
    <w:rsid w:val="00DC5DD0"/>
    <w:rsid w:val="00DF421A"/>
    <w:rsid w:val="00E401A7"/>
    <w:rsid w:val="00E81B9B"/>
    <w:rsid w:val="00E8770F"/>
    <w:rsid w:val="00E91A9A"/>
    <w:rsid w:val="00EA786D"/>
    <w:rsid w:val="00F206CD"/>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63F1"/>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91A9A"/>
    <w:rPr>
      <w:sz w:val="16"/>
      <w:szCs w:val="16"/>
    </w:rPr>
  </w:style>
  <w:style w:type="paragraph" w:styleId="CommentText">
    <w:name w:val="annotation text"/>
    <w:basedOn w:val="Normal"/>
    <w:link w:val="CommentTextChar"/>
    <w:uiPriority w:val="99"/>
    <w:unhideWhenUsed/>
    <w:rsid w:val="00E91A9A"/>
    <w:rPr>
      <w:sz w:val="20"/>
      <w:szCs w:val="20"/>
    </w:rPr>
  </w:style>
  <w:style w:type="character" w:customStyle="1" w:styleId="CommentTextChar">
    <w:name w:val="Comment Text Char"/>
    <w:basedOn w:val="DefaultParagraphFont"/>
    <w:link w:val="CommentText"/>
    <w:uiPriority w:val="99"/>
    <w:rsid w:val="00E91A9A"/>
    <w:rPr>
      <w:sz w:val="20"/>
      <w:szCs w:val="20"/>
    </w:rPr>
  </w:style>
  <w:style w:type="paragraph" w:styleId="CommentSubject">
    <w:name w:val="annotation subject"/>
    <w:basedOn w:val="CommentText"/>
    <w:next w:val="CommentText"/>
    <w:link w:val="CommentSubjectChar"/>
    <w:uiPriority w:val="99"/>
    <w:semiHidden/>
    <w:unhideWhenUsed/>
    <w:rsid w:val="00E91A9A"/>
    <w:rPr>
      <w:b/>
      <w:bCs/>
    </w:rPr>
  </w:style>
  <w:style w:type="character" w:customStyle="1" w:styleId="CommentSubjectChar">
    <w:name w:val="Comment Subject Char"/>
    <w:basedOn w:val="CommentTextChar"/>
    <w:link w:val="CommentSubject"/>
    <w:uiPriority w:val="99"/>
    <w:semiHidden/>
    <w:rsid w:val="00E91A9A"/>
    <w:rPr>
      <w:b/>
      <w:bCs/>
      <w:sz w:val="20"/>
      <w:szCs w:val="20"/>
    </w:rPr>
  </w:style>
  <w:style w:type="paragraph" w:styleId="Revision">
    <w:name w:val="Revision"/>
    <w:hidden/>
    <w:uiPriority w:val="99"/>
    <w:semiHidden/>
    <w:rsid w:val="00E91A9A"/>
  </w:style>
  <w:style w:type="paragraph" w:styleId="NormalWeb">
    <w:name w:val="Normal (Web)"/>
    <w:basedOn w:val="Normal"/>
    <w:uiPriority w:val="99"/>
    <w:semiHidden/>
    <w:unhideWhenUsed/>
    <w:rsid w:val="00370E42"/>
    <w:rPr>
      <w:sz w:val="24"/>
      <w:szCs w:val="24"/>
    </w:rPr>
  </w:style>
  <w:style w:type="character" w:styleId="UnresolvedMention">
    <w:name w:val="Unresolved Mention"/>
    <w:basedOn w:val="DefaultParagraphFont"/>
    <w:uiPriority w:val="99"/>
    <w:semiHidden/>
    <w:unhideWhenUsed/>
    <w:rsid w:val="00DC5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20</Pages>
  <Words>5536</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5</cp:revision>
  <dcterms:created xsi:type="dcterms:W3CDTF">2026-08-12T14:29:00Z</dcterms:created>
  <dcterms:modified xsi:type="dcterms:W3CDTF">2026-08-17T17:56:00Z</dcterms:modified>
</cp:coreProperties>
</file>