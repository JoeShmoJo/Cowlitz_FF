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D4072" w14:textId="77777777" w:rsidR="009F765D" w:rsidRDefault="00BD51A0">
      <w:pPr>
        <w:spacing w:after="220"/>
        <w:jc w:val="center"/>
      </w:pPr>
      <w:r>
        <w:rPr>
          <w:b/>
          <w:bCs/>
          <w:sz w:val="28"/>
          <w:szCs w:val="28"/>
        </w:rPr>
        <w:t>MEMORANDUM</w:t>
      </w:r>
    </w:p>
    <w:p w14:paraId="580E4475" w14:textId="77777777" w:rsidR="009F765D" w:rsidRDefault="00BD51A0">
      <w:pPr>
        <w:spacing w:after="60"/>
      </w:pPr>
      <w:r>
        <w:rPr>
          <w:b/>
          <w:bCs/>
          <w:sz w:val="22"/>
          <w:szCs w:val="22"/>
        </w:rPr>
        <w:t xml:space="preserve">Subject:  </w:t>
      </w:r>
      <w:r>
        <w:rPr>
          <w:sz w:val="22"/>
          <w:szCs w:val="22"/>
        </w:rPr>
        <w:t>Unregulated Flow Frequency Record at Castle Rock (USGS 14243000) — Mossyrock Holdout Method (CAS_Unreg_FF)</w:t>
      </w:r>
    </w:p>
    <w:p w14:paraId="36651DD6" w14:textId="77777777" w:rsidR="009F765D" w:rsidRDefault="00BD51A0">
      <w:pPr>
        <w:spacing w:after="60"/>
      </w:pPr>
      <w:r>
        <w:rPr>
          <w:b/>
          <w:bCs/>
          <w:sz w:val="22"/>
          <w:szCs w:val="22"/>
        </w:rPr>
        <w:t xml:space="preserve">From:  </w:t>
      </w:r>
      <w:r>
        <w:rPr>
          <w:sz w:val="22"/>
          <w:szCs w:val="22"/>
        </w:rPr>
        <w:t>Water Management / Hydraulic Engineering, USACE Portland District</w:t>
      </w:r>
    </w:p>
    <w:p w14:paraId="603672B5" w14:textId="77777777" w:rsidR="009F765D" w:rsidRDefault="00BD51A0">
      <w:pPr>
        <w:spacing w:after="60"/>
      </w:pPr>
      <w:r>
        <w:rPr>
          <w:b/>
          <w:bCs/>
          <w:sz w:val="22"/>
          <w:szCs w:val="22"/>
        </w:rPr>
        <w:t xml:space="preserve">Date:  </w:t>
      </w:r>
      <w:r>
        <w:rPr>
          <w:sz w:val="22"/>
          <w:szCs w:val="22"/>
        </w:rPr>
        <w:t>24 July 2026</w:t>
      </w:r>
    </w:p>
    <w:p w14:paraId="23DB6D09" w14:textId="77777777" w:rsidR="009F765D" w:rsidRDefault="00BD51A0">
      <w:pPr>
        <w:spacing w:after="60"/>
      </w:pPr>
      <w:r>
        <w:rPr>
          <w:b/>
          <w:bCs/>
          <w:sz w:val="22"/>
          <w:szCs w:val="22"/>
        </w:rPr>
        <w:t xml:space="preserve">Status:  </w:t>
      </w:r>
      <w:r>
        <w:rPr>
          <w:sz w:val="22"/>
          <w:szCs w:val="22"/>
        </w:rPr>
        <w:t>Final — record assembled (WY1927–2026) and written to CAS_Unreg_SSP.dss for HEC-SSP</w:t>
      </w:r>
    </w:p>
    <w:p w14:paraId="33F2BF99" w14:textId="77777777" w:rsidR="009F765D" w:rsidRDefault="009F765D">
      <w:pPr>
        <w:pBdr>
          <w:bottom w:val="single" w:sz="6" w:space="0" w:color="444444"/>
        </w:pBdr>
        <w:spacing w:after="200"/>
      </w:pPr>
    </w:p>
    <w:p w14:paraId="02AD1572" w14:textId="77777777" w:rsidR="009F765D" w:rsidRDefault="00BD51A0">
      <w:pPr>
        <w:pStyle w:val="Heading1"/>
        <w:spacing w:before="220" w:after="100"/>
      </w:pPr>
      <w:r>
        <w:t>1. Purpose</w:t>
      </w:r>
    </w:p>
    <w:p w14:paraId="451C671E" w14:textId="6C6186D0" w:rsidR="009F765D" w:rsidRDefault="00BD51A0">
      <w:pPr>
        <w:spacing w:after="120" w:line="276" w:lineRule="auto"/>
      </w:pPr>
      <w:r>
        <w:rPr>
          <w:sz w:val="22"/>
          <w:szCs w:val="22"/>
        </w:rPr>
        <w:t xml:space="preserve">This memo documents the methodology and results for the unregulated annual-maximum flow record at Castle Rock used for flow frequency analysis. </w:t>
      </w:r>
      <w:r w:rsidR="00FA60CA">
        <w:rPr>
          <w:sz w:val="22"/>
          <w:szCs w:val="22"/>
        </w:rPr>
        <w:t>T</w:t>
      </w:r>
      <w:r>
        <w:rPr>
          <w:sz w:val="22"/>
          <w:szCs w:val="22"/>
        </w:rPr>
        <w:t xml:space="preserve">he regulated-era record is built from a Mossyrock (MOS) </w:t>
      </w:r>
      <w:commentRangeStart w:id="0"/>
      <w:r>
        <w:rPr>
          <w:sz w:val="22"/>
          <w:szCs w:val="22"/>
        </w:rPr>
        <w:t>storage holdout derived from a hand-cleaned hourly elevation record, a storage-change regression for years without a usable holdout, and a daily mass balance for the 1/3/5-day durations</w:t>
      </w:r>
      <w:commentRangeEnd w:id="0"/>
      <w:r w:rsidR="00E277DB">
        <w:rPr>
          <w:rStyle w:val="CommentReference"/>
          <w:sz w:val="22"/>
          <w:szCs w:val="22"/>
        </w:rPr>
        <w:commentReference w:id="0"/>
      </w:r>
      <w:r>
        <w:rPr>
          <w:sz w:val="22"/>
          <w:szCs w:val="22"/>
        </w:rPr>
        <w:t xml:space="preserve">, with the observed USGS record supplying the </w:t>
      </w:r>
      <w:commentRangeStart w:id="1"/>
      <w:r>
        <w:rPr>
          <w:sz w:val="22"/>
          <w:szCs w:val="22"/>
        </w:rPr>
        <w:t>pre</w:t>
      </w:r>
      <w:commentRangeEnd w:id="1"/>
      <w:r w:rsidR="00E277DB">
        <w:rPr>
          <w:rStyle w:val="CommentReference"/>
          <w:sz w:val="22"/>
          <w:szCs w:val="22"/>
        </w:rPr>
        <w:commentReference w:id="1"/>
      </w:r>
      <w:r>
        <w:rPr>
          <w:sz w:val="22"/>
          <w:szCs w:val="22"/>
        </w:rPr>
        <w:t>-regulation period. The assembled record covers WY1927–2026 (95 water years; only WY1969–1973 are absent)</w:t>
      </w:r>
      <w:del w:id="2" w:author="Cahill, Ryan J CIV USARMY CENWP (USA)" w:date="2026-08-03T09:13:00Z" w16du:dateUtc="2026-08-03T16:13:00Z">
        <w:r w:rsidDel="00E277DB">
          <w:rPr>
            <w:sz w:val="22"/>
            <w:szCs w:val="22"/>
          </w:rPr>
          <w:delText xml:space="preserve"> and is written to output/CAS_Unreg_SSP.dss with a source tag on every value (wy_record_ssp.csv)</w:delText>
        </w:r>
      </w:del>
      <w:r>
        <w:rPr>
          <w:sz w:val="22"/>
          <w:szCs w:val="22"/>
        </w:rPr>
        <w:t>.</w:t>
      </w:r>
    </w:p>
    <w:p w14:paraId="6DACC649" w14:textId="77777777" w:rsidR="009F765D" w:rsidRDefault="00BD51A0">
      <w:pPr>
        <w:pStyle w:val="Heading1"/>
        <w:spacing w:before="220" w:after="100"/>
      </w:pPr>
      <w:r>
        <w:t xml:space="preserve">2. Data </w:t>
      </w:r>
      <w:commentRangeStart w:id="3"/>
      <w:r>
        <w:t>Sources</w:t>
      </w:r>
      <w:commentRangeEnd w:id="3"/>
      <w:r w:rsidR="00B420C8">
        <w:rPr>
          <w:rStyle w:val="CommentReference"/>
          <w:sz w:val="32"/>
          <w:szCs w:val="32"/>
        </w:rPr>
        <w:commentReference w:id="3"/>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5060"/>
      </w:tblGrid>
      <w:tr w:rsidR="009F765D" w14:paraId="52D6397D" w14:textId="77777777">
        <w:tc>
          <w:tcPr>
            <w:tcW w:w="4300" w:type="dxa"/>
            <w:shd w:val="clear" w:color="auto" w:fill="E8E8E8"/>
          </w:tcPr>
          <w:p w14:paraId="183FCDF1" w14:textId="77777777" w:rsidR="009F765D" w:rsidRDefault="00BD51A0">
            <w:r>
              <w:rPr>
                <w:b/>
                <w:bCs/>
                <w:sz w:val="19"/>
                <w:szCs w:val="19"/>
              </w:rPr>
              <w:t>Record</w:t>
            </w:r>
          </w:p>
        </w:tc>
        <w:tc>
          <w:tcPr>
            <w:tcW w:w="5060" w:type="dxa"/>
            <w:shd w:val="clear" w:color="auto" w:fill="E8E8E8"/>
          </w:tcPr>
          <w:p w14:paraId="62CC4DEC" w14:textId="77777777" w:rsidR="009F765D" w:rsidRDefault="00BD51A0">
            <w:r>
              <w:rPr>
                <w:b/>
                <w:bCs/>
                <w:sz w:val="19"/>
                <w:szCs w:val="19"/>
              </w:rPr>
              <w:t>Role</w:t>
            </w:r>
          </w:p>
        </w:tc>
      </w:tr>
      <w:tr w:rsidR="009F765D" w14:paraId="3FF14E9A" w14:textId="77777777">
        <w:tc>
          <w:tcPr>
            <w:tcW w:w="4300" w:type="dxa"/>
          </w:tcPr>
          <w:p w14:paraId="7F6859AE" w14:textId="77777777" w:rsidR="009F765D" w:rsidRDefault="00BD51A0">
            <w:r>
              <w:rPr>
                <w:sz w:val="19"/>
                <w:szCs w:val="19"/>
              </w:rPr>
              <w:t>//MOS/ELEV//1HOUR/CWMS-CLEAN/ (obsData.dss)</w:t>
            </w:r>
          </w:p>
        </w:tc>
        <w:tc>
          <w:tcPr>
            <w:tcW w:w="5060" w:type="dxa"/>
          </w:tcPr>
          <w:p w14:paraId="61457047" w14:textId="77777777" w:rsidR="009F765D" w:rsidRDefault="00BD51A0">
            <w:r>
              <w:rPr>
                <w:sz w:val="19"/>
                <w:szCs w:val="19"/>
              </w:rPr>
              <w:t>Hand-cleaned hourly MOS elevation (iterative DSSVue edits; manual product, not script-reproducible). Used ONLY in the holdout workflow</w:t>
            </w:r>
            <w:r w:rsidR="00FA60CA">
              <w:rPr>
                <w:sz w:val="19"/>
                <w:szCs w:val="19"/>
              </w:rPr>
              <w:t xml:space="preserve"> during flood season when the  STOR record it was built from had at least 4 records a day (6-hour) with minor fills from CDB records.</w:t>
            </w:r>
          </w:p>
        </w:tc>
      </w:tr>
      <w:tr w:rsidR="009F765D" w14:paraId="613988FB" w14:textId="77777777">
        <w:tc>
          <w:tcPr>
            <w:tcW w:w="4300" w:type="dxa"/>
          </w:tcPr>
          <w:p w14:paraId="2761389F" w14:textId="77777777" w:rsidR="009F765D" w:rsidRDefault="00BD51A0">
            <w:r>
              <w:rPr>
                <w:sz w:val="19"/>
                <w:szCs w:val="19"/>
              </w:rPr>
              <w:t>//MOS/STOR//1HOUR/CWMS/</w:t>
            </w:r>
          </w:p>
        </w:tc>
        <w:tc>
          <w:tcPr>
            <w:tcW w:w="5060" w:type="dxa"/>
          </w:tcPr>
          <w:p w14:paraId="57C5FAF6" w14:textId="77777777" w:rsidR="009F765D" w:rsidRDefault="00BD51A0">
            <w:r>
              <w:rPr>
                <w:sz w:val="19"/>
                <w:szCs w:val="19"/>
              </w:rPr>
              <w:t>Raw storage telemetry; daily valid-value count</w:t>
            </w:r>
            <w:r w:rsidR="00FA60CA">
              <w:rPr>
                <w:sz w:val="19"/>
                <w:szCs w:val="19"/>
              </w:rPr>
              <w:t xml:space="preserve">s </w:t>
            </w:r>
            <w:r>
              <w:rPr>
                <w:sz w:val="19"/>
                <w:szCs w:val="19"/>
              </w:rPr>
              <w:t>gates which days the hourly elevation is trusted (≥ 4 values/day, with manual overrides).</w:t>
            </w:r>
          </w:p>
        </w:tc>
      </w:tr>
      <w:tr w:rsidR="009F765D" w14:paraId="3848612D" w14:textId="77777777">
        <w:tc>
          <w:tcPr>
            <w:tcW w:w="4300" w:type="dxa"/>
          </w:tcPr>
          <w:p w14:paraId="7748E850" w14:textId="77777777" w:rsidR="009F765D" w:rsidRDefault="00BD51A0">
            <w:r>
              <w:rPr>
                <w:sz w:val="19"/>
                <w:szCs w:val="19"/>
              </w:rPr>
              <w:t>//MOS/ELEV//1DAY/USGS/</w:t>
            </w:r>
          </w:p>
        </w:tc>
        <w:tc>
          <w:tcPr>
            <w:tcW w:w="5060" w:type="dxa"/>
          </w:tcPr>
          <w:p w14:paraId="43052AD1" w14:textId="77777777" w:rsidR="009F765D" w:rsidRDefault="00BD51A0">
            <w:r>
              <w:rPr>
                <w:sz w:val="19"/>
                <w:szCs w:val="19"/>
              </w:rPr>
              <w:t>Daily MOS elevation (separate record, 01Oct1973–present; not derived from the hourly). Source of the storage-change regression predictors and the daily mass balance.</w:t>
            </w:r>
          </w:p>
        </w:tc>
      </w:tr>
      <w:tr w:rsidR="009F765D" w14:paraId="03CFDE5E" w14:textId="77777777">
        <w:tc>
          <w:tcPr>
            <w:tcW w:w="4300" w:type="dxa"/>
          </w:tcPr>
          <w:p w14:paraId="4BC4DF9A" w14:textId="77777777" w:rsidR="009F765D" w:rsidRDefault="00BD51A0">
            <w:r>
              <w:rPr>
                <w:sz w:val="19"/>
                <w:szCs w:val="19"/>
              </w:rPr>
              <w:t xml:space="preserve">Castle Rock 14243000 hourly </w:t>
            </w:r>
            <w:r w:rsidR="00FA60CA">
              <w:rPr>
                <w:sz w:val="19"/>
                <w:szCs w:val="19"/>
              </w:rPr>
              <w:t>and</w:t>
            </w:r>
            <w:r>
              <w:rPr>
                <w:sz w:val="19"/>
                <w:szCs w:val="19"/>
              </w:rPr>
              <w:t xml:space="preserve"> daily FLOW (USGS)</w:t>
            </w:r>
          </w:p>
        </w:tc>
        <w:tc>
          <w:tcPr>
            <w:tcW w:w="5060" w:type="dxa"/>
          </w:tcPr>
          <w:p w14:paraId="5AC2F222" w14:textId="77777777" w:rsidR="009F765D" w:rsidRDefault="00BD51A0">
            <w:r>
              <w:rPr>
                <w:sz w:val="19"/>
                <w:szCs w:val="19"/>
              </w:rPr>
              <w:t xml:space="preserve">Regulated flows. The regulated peak is the 1-hr max of the hourly record so regulated and unregulated peaks are computed identically. The daily record is winter-only / </w:t>
            </w:r>
            <w:r w:rsidR="00FA60CA">
              <w:rPr>
                <w:sz w:val="19"/>
                <w:szCs w:val="19"/>
              </w:rPr>
              <w:t>winter only</w:t>
            </w:r>
            <w:r>
              <w:rPr>
                <w:sz w:val="19"/>
                <w:szCs w:val="19"/>
              </w:rPr>
              <w:t xml:space="preserve"> through much of the regulated era (see Sec. 6).</w:t>
            </w:r>
          </w:p>
        </w:tc>
      </w:tr>
      <w:tr w:rsidR="009F765D" w14:paraId="754AE66F" w14:textId="77777777">
        <w:tc>
          <w:tcPr>
            <w:tcW w:w="4300" w:type="dxa"/>
          </w:tcPr>
          <w:p w14:paraId="589271B9" w14:textId="77777777" w:rsidR="009F765D" w:rsidRDefault="00BD51A0">
            <w:r>
              <w:rPr>
                <w:sz w:val="19"/>
                <w:szCs w:val="19"/>
              </w:rPr>
              <w:t>Mayfield 14238000 hourly FLOW (USGS)</w:t>
            </w:r>
          </w:p>
        </w:tc>
        <w:tc>
          <w:tcPr>
            <w:tcW w:w="5060" w:type="dxa"/>
          </w:tcPr>
          <w:p w14:paraId="05219B2E" w14:textId="77777777" w:rsidR="009F765D" w:rsidRDefault="00BD51A0">
            <w:r>
              <w:rPr>
                <w:sz w:val="19"/>
                <w:szCs w:val="19"/>
              </w:rPr>
              <w:t xml:space="preserve">Routing input, Mayfield </w:t>
            </w:r>
            <w:commentRangeStart w:id="4"/>
            <w:r>
              <w:rPr>
                <w:sz w:val="19"/>
                <w:szCs w:val="19"/>
              </w:rPr>
              <w:t xml:space="preserve">→ </w:t>
            </w:r>
            <w:commentRangeEnd w:id="4"/>
            <w:r w:rsidR="00B420C8">
              <w:rPr>
                <w:rStyle w:val="CommentReference"/>
                <w:sz w:val="19"/>
                <w:szCs w:val="19"/>
              </w:rPr>
              <w:commentReference w:id="4"/>
            </w:r>
            <w:r>
              <w:rPr>
                <w:sz w:val="19"/>
                <w:szCs w:val="19"/>
              </w:rPr>
              <w:t>Castle Rock.</w:t>
            </w:r>
          </w:p>
        </w:tc>
      </w:tr>
      <w:tr w:rsidR="009F765D" w14:paraId="50D61D82" w14:textId="77777777">
        <w:tc>
          <w:tcPr>
            <w:tcW w:w="4300" w:type="dxa"/>
          </w:tcPr>
          <w:p w14:paraId="55772F67" w14:textId="77777777" w:rsidR="009F765D" w:rsidRDefault="00BD51A0">
            <w:r>
              <w:rPr>
                <w:sz w:val="19"/>
                <w:szCs w:val="19"/>
              </w:rPr>
              <w:t>CastleRock_USGS_peaks.csv</w:t>
            </w:r>
          </w:p>
        </w:tc>
        <w:tc>
          <w:tcPr>
            <w:tcW w:w="5060" w:type="dxa"/>
          </w:tcPr>
          <w:p w14:paraId="58625EA7" w14:textId="77777777" w:rsidR="009F765D" w:rsidRDefault="00BD51A0">
            <w:r>
              <w:rPr>
                <w:sz w:val="19"/>
                <w:szCs w:val="19"/>
              </w:rPr>
              <w:t>USGS observed instantaneous annual peaks. Peak source for pre-regulation WYs, and the regulated-peak source for regression-filled WYs that predate the hourly record.</w:t>
            </w:r>
          </w:p>
        </w:tc>
      </w:tr>
    </w:tbl>
    <w:p w14:paraId="4136F332" w14:textId="77777777" w:rsidR="009F765D" w:rsidRDefault="00BD51A0">
      <w:pPr>
        <w:pStyle w:val="Heading1"/>
        <w:spacing w:before="220" w:after="100"/>
      </w:pPr>
      <w:r>
        <w:t>3. Hourly Unregulated Record (</w:t>
      </w:r>
      <w:commentRangeStart w:id="5"/>
      <w:r>
        <w:t xml:space="preserve">Holdout </w:t>
      </w:r>
      <w:commentRangeEnd w:id="5"/>
      <w:r w:rsidR="00EE347F">
        <w:rPr>
          <w:rStyle w:val="CommentReference"/>
          <w:sz w:val="32"/>
          <w:szCs w:val="32"/>
        </w:rPr>
        <w:commentReference w:id="5"/>
      </w:r>
      <w:r>
        <w:t>Method)</w:t>
      </w:r>
    </w:p>
    <w:p w14:paraId="741C9F60" w14:textId="77777777" w:rsidR="009F765D" w:rsidRDefault="00BD51A0">
      <w:pPr>
        <w:spacing w:after="120" w:line="276" w:lineRule="auto"/>
      </w:pPr>
      <w:r>
        <w:rPr>
          <w:sz w:val="22"/>
          <w:szCs w:val="22"/>
        </w:rPr>
        <w:t xml:space="preserve">The hourly MOS elevation was copied and hand-edited iteratively in HEC-DSSVue (edit → compute holdout → scrutinize → edit). The elevation was converted to storage using the current WCM rating curve dated 2014 difference to a raw hourly holdout (cfs); 3-hour centered rolling average; October–March season; blank any day with fewer than 4 valid raw storage-telemetry values (manual date-range overrides where quality is known to differ from the count). </w:t>
      </w:r>
      <w:commentRangeStart w:id="6"/>
      <w:r>
        <w:rPr>
          <w:sz w:val="22"/>
          <w:szCs w:val="22"/>
        </w:rPr>
        <w:t>Route (Mayfield + holdout) and (Mayfield alone) to Castle Rock through three chained SSARR reaches (Table 3 calibration, lower Cowlitz model; Toutle reach excluded; only stretches with ≥ 10 continuous valid days routed</w:t>
      </w:r>
      <w:commentRangeEnd w:id="6"/>
      <w:r w:rsidR="00B420C8">
        <w:rPr>
          <w:rStyle w:val="CommentReference"/>
          <w:sz w:val="22"/>
          <w:szCs w:val="22"/>
        </w:rPr>
        <w:commentReference w:id="6"/>
      </w:r>
      <w:r>
        <w:rPr>
          <w:sz w:val="22"/>
          <w:szCs w:val="22"/>
        </w:rPr>
        <w:t xml:space="preserve">). The routed difference </w:t>
      </w:r>
      <w:r>
        <w:rPr>
          <w:sz w:val="22"/>
          <w:szCs w:val="22"/>
        </w:rPr>
        <w:lastRenderedPageBreak/>
        <w:t>added to observed Castle Rock flow is the hourly unregulated estimate. Many of the post-1974 hourly elevation records are not usable at hourly resolution. Twenty-three water years carry holdout-based peaks: WY1992, 1997, 1999, 2003, 2004 and WY2008–2026.</w:t>
      </w:r>
    </w:p>
    <w:p w14:paraId="091B1A64" w14:textId="77777777" w:rsidR="009F765D" w:rsidRDefault="00BD51A0">
      <w:pPr>
        <w:pStyle w:val="Heading1"/>
        <w:spacing w:before="220" w:after="100"/>
      </w:pPr>
      <w:r>
        <w:t>4. Water-Year Peaks and Missing-Window Review</w:t>
      </w:r>
    </w:p>
    <w:p w14:paraId="6FD0332F" w14:textId="77777777" w:rsidR="009F765D" w:rsidRDefault="00BD51A0">
      <w:pPr>
        <w:spacing w:after="120" w:line="276" w:lineRule="auto"/>
      </w:pPr>
      <w:r>
        <w:rPr>
          <w:sz w:val="22"/>
          <w:szCs w:val="22"/>
        </w:rPr>
        <w:t>Fr</w:t>
      </w:r>
      <w:commentRangeStart w:id="7"/>
      <w:r>
        <w:rPr>
          <w:sz w:val="22"/>
          <w:szCs w:val="22"/>
        </w:rPr>
        <w:t xml:space="preserve">om the hourly series, the 1-hour maximum and the maximum 24-hour mean </w:t>
      </w:r>
      <w:commentRangeStart w:id="8"/>
      <w:r>
        <w:rPr>
          <w:sz w:val="22"/>
          <w:szCs w:val="22"/>
        </w:rPr>
        <w:t xml:space="preserve">are extracted </w:t>
      </w:r>
      <w:commentRangeEnd w:id="8"/>
      <w:r w:rsidR="00EB3E28">
        <w:rPr>
          <w:rStyle w:val="CommentReference"/>
          <w:sz w:val="22"/>
          <w:szCs w:val="22"/>
        </w:rPr>
        <w:commentReference w:id="8"/>
      </w:r>
      <w:r>
        <w:rPr>
          <w:sz w:val="22"/>
          <w:szCs w:val="22"/>
        </w:rPr>
        <w:t xml:space="preserve">per water year for both the unregulated estimate and the regulated record, with timestamps and the timing offset between the two peaks. Every October–March missing window ≥ 3 hours in either series is cataloged with its distance to that year's computed peak (diagnostics/wy_missing_windows.csv), and per-year gap-summary columns </w:t>
      </w:r>
      <w:r w:rsidR="0078407B">
        <w:rPr>
          <w:sz w:val="22"/>
          <w:szCs w:val="22"/>
        </w:rPr>
        <w:t>facilitated</w:t>
      </w:r>
      <w:r>
        <w:rPr>
          <w:sz w:val="22"/>
          <w:szCs w:val="22"/>
        </w:rPr>
        <w:t xml:space="preserve"> screening</w:t>
      </w:r>
      <w:r w:rsidR="0078407B">
        <w:rPr>
          <w:sz w:val="22"/>
          <w:szCs w:val="22"/>
        </w:rPr>
        <w:t xml:space="preserve"> before data was filled when appropriate</w:t>
      </w:r>
      <w:r>
        <w:rPr>
          <w:sz w:val="22"/>
          <w:szCs w:val="22"/>
        </w:rPr>
        <w:t xml:space="preserve">. </w:t>
      </w:r>
      <w:r w:rsidR="0078407B">
        <w:rPr>
          <w:sz w:val="22"/>
          <w:szCs w:val="22"/>
        </w:rPr>
        <w:t xml:space="preserve">Remaining years become candidates to be </w:t>
      </w:r>
      <w:r>
        <w:rPr>
          <w:sz w:val="22"/>
          <w:szCs w:val="22"/>
        </w:rPr>
        <w:t xml:space="preserve">filled by regression </w:t>
      </w:r>
      <w:commentRangeEnd w:id="7"/>
      <w:r w:rsidR="00B420C8">
        <w:rPr>
          <w:rStyle w:val="CommentReference"/>
          <w:sz w:val="22"/>
          <w:szCs w:val="22"/>
        </w:rPr>
        <w:commentReference w:id="7"/>
      </w:r>
      <w:r>
        <w:rPr>
          <w:sz w:val="22"/>
          <w:szCs w:val="22"/>
        </w:rPr>
        <w:t>(Sec. 5).</w:t>
      </w:r>
    </w:p>
    <w:p w14:paraId="21488F82" w14:textId="77777777" w:rsidR="009F765D" w:rsidRDefault="00BD51A0">
      <w:pPr>
        <w:pStyle w:val="Heading1"/>
        <w:spacing w:before="220" w:after="100"/>
      </w:pPr>
      <w:r>
        <w:t>5. Peak Correction — Storage-Change Regression</w:t>
      </w:r>
    </w:p>
    <w:p w14:paraId="77B62466" w14:textId="77777777" w:rsidR="009F765D" w:rsidRDefault="00BD51A0">
      <w:pPr>
        <w:spacing w:after="120" w:line="276" w:lineRule="auto"/>
      </w:pPr>
      <w:commentRangeStart w:id="9"/>
      <w:r>
        <w:rPr>
          <w:sz w:val="22"/>
          <w:szCs w:val="22"/>
        </w:rPr>
        <w:t xml:space="preserve">For </w:t>
      </w:r>
      <w:commentRangeEnd w:id="9"/>
      <w:r w:rsidR="00EB3E28">
        <w:rPr>
          <w:rStyle w:val="CommentReference"/>
          <w:sz w:val="22"/>
          <w:szCs w:val="22"/>
        </w:rPr>
        <w:commentReference w:id="9"/>
      </w:r>
      <w:r>
        <w:rPr>
          <w:sz w:val="22"/>
          <w:szCs w:val="22"/>
        </w:rPr>
        <w:t>water years without a usable holdout peak</w:t>
      </w:r>
      <w:r w:rsidR="0078407B">
        <w:rPr>
          <w:sz w:val="22"/>
          <w:szCs w:val="22"/>
        </w:rPr>
        <w:t xml:space="preserve"> from hourly data</w:t>
      </w:r>
      <w:r>
        <w:rPr>
          <w:sz w:val="22"/>
          <w:szCs w:val="22"/>
        </w:rPr>
        <w:t xml:space="preserve">, the regulated peak is corrected to unregulated by regressing the water-year peak difference (regulated minus unregulated, 1-hr peaks) </w:t>
      </w:r>
      <w:r w:rsidR="0078407B">
        <w:rPr>
          <w:sz w:val="22"/>
          <w:szCs w:val="22"/>
        </w:rPr>
        <w:t xml:space="preserve">at Castle Rock </w:t>
      </w:r>
      <w:r>
        <w:rPr>
          <w:sz w:val="22"/>
          <w:szCs w:val="22"/>
        </w:rPr>
        <w:t>on the maximum daily MOS storage increase near the event, computed from the daily elevation record over candidate 1–4-day windows within ±7 days of the regulated peak. Pairs with peaks more than 72 hours apart would be excluded as different storms; in the fit set (n = 17, WY1992–2026) offsets ranged −69 to +6 hours (median −3) and no pair was excluded.</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2100"/>
        <w:gridCol w:w="1500"/>
        <w:gridCol w:w="1500"/>
      </w:tblGrid>
      <w:tr w:rsidR="009F765D" w14:paraId="033C1AE8" w14:textId="77777777">
        <w:tc>
          <w:tcPr>
            <w:tcW w:w="2200" w:type="dxa"/>
            <w:shd w:val="clear" w:color="auto" w:fill="E8E8E8"/>
          </w:tcPr>
          <w:p w14:paraId="219F4369" w14:textId="77777777" w:rsidR="009F765D" w:rsidRDefault="00BD51A0">
            <w:r>
              <w:rPr>
                <w:b/>
                <w:bCs/>
                <w:sz w:val="19"/>
                <w:szCs w:val="19"/>
              </w:rPr>
              <w:t>Predictor</w:t>
            </w:r>
          </w:p>
        </w:tc>
        <w:tc>
          <w:tcPr>
            <w:tcW w:w="1900" w:type="dxa"/>
            <w:shd w:val="clear" w:color="auto" w:fill="E8E8E8"/>
          </w:tcPr>
          <w:p w14:paraId="75E9CB6A" w14:textId="77777777" w:rsidR="009F765D" w:rsidRDefault="00BD51A0">
            <w:r>
              <w:rPr>
                <w:b/>
                <w:bCs/>
                <w:sz w:val="19"/>
                <w:szCs w:val="19"/>
              </w:rPr>
              <w:t>Slope</w:t>
            </w:r>
          </w:p>
        </w:tc>
        <w:tc>
          <w:tcPr>
            <w:tcW w:w="2100" w:type="dxa"/>
            <w:shd w:val="clear" w:color="auto" w:fill="E8E8E8"/>
          </w:tcPr>
          <w:p w14:paraId="252D8B29" w14:textId="77777777" w:rsidR="009F765D" w:rsidRDefault="00BD51A0">
            <w:r>
              <w:rPr>
                <w:b/>
                <w:bCs/>
                <w:sz w:val="19"/>
                <w:szCs w:val="19"/>
              </w:rPr>
              <w:t>Intercept (cfs)</w:t>
            </w:r>
          </w:p>
        </w:tc>
        <w:tc>
          <w:tcPr>
            <w:tcW w:w="1500" w:type="dxa"/>
            <w:shd w:val="clear" w:color="auto" w:fill="E8E8E8"/>
          </w:tcPr>
          <w:p w14:paraId="5F405BDD" w14:textId="77777777" w:rsidR="009F765D" w:rsidRDefault="00BD51A0">
            <w:r>
              <w:rPr>
                <w:b/>
                <w:bCs/>
                <w:sz w:val="19"/>
                <w:szCs w:val="19"/>
              </w:rPr>
              <w:t>R²</w:t>
            </w:r>
          </w:p>
        </w:tc>
        <w:tc>
          <w:tcPr>
            <w:tcW w:w="1500" w:type="dxa"/>
            <w:shd w:val="clear" w:color="auto" w:fill="E8E8E8"/>
          </w:tcPr>
          <w:p w14:paraId="4311216D" w14:textId="77777777" w:rsidR="009F765D" w:rsidRDefault="00BD51A0">
            <w:r>
              <w:rPr>
                <w:b/>
                <w:bCs/>
                <w:sz w:val="19"/>
                <w:szCs w:val="19"/>
              </w:rPr>
              <w:t>SE (cfs)</w:t>
            </w:r>
          </w:p>
        </w:tc>
      </w:tr>
      <w:tr w:rsidR="009F765D" w14:paraId="2A8AE94B" w14:textId="77777777">
        <w:tc>
          <w:tcPr>
            <w:tcW w:w="2200" w:type="dxa"/>
          </w:tcPr>
          <w:p w14:paraId="33E0F49F" w14:textId="77777777" w:rsidR="009F765D" w:rsidRDefault="00BD51A0">
            <w:r>
              <w:rPr>
                <w:sz w:val="19"/>
                <w:szCs w:val="19"/>
              </w:rPr>
              <w:t>dS_1day</w:t>
            </w:r>
          </w:p>
        </w:tc>
        <w:tc>
          <w:tcPr>
            <w:tcW w:w="1900" w:type="dxa"/>
          </w:tcPr>
          <w:p w14:paraId="58155666" w14:textId="77777777" w:rsidR="009F765D" w:rsidRDefault="00BD51A0">
            <w:r>
              <w:rPr>
                <w:sz w:val="19"/>
                <w:szCs w:val="19"/>
              </w:rPr>
              <w:t>−0.673</w:t>
            </w:r>
          </w:p>
        </w:tc>
        <w:tc>
          <w:tcPr>
            <w:tcW w:w="2100" w:type="dxa"/>
          </w:tcPr>
          <w:p w14:paraId="45A06158" w14:textId="77777777" w:rsidR="009F765D" w:rsidRDefault="00BD51A0">
            <w:r>
              <w:rPr>
                <w:sz w:val="19"/>
                <w:szCs w:val="19"/>
              </w:rPr>
              <w:t>−7,751</w:t>
            </w:r>
          </w:p>
        </w:tc>
        <w:tc>
          <w:tcPr>
            <w:tcW w:w="1500" w:type="dxa"/>
          </w:tcPr>
          <w:p w14:paraId="34C34217" w14:textId="77777777" w:rsidR="009F765D" w:rsidRDefault="00BD51A0">
            <w:r>
              <w:rPr>
                <w:sz w:val="19"/>
                <w:szCs w:val="19"/>
              </w:rPr>
              <w:t>0.759</w:t>
            </w:r>
          </w:p>
        </w:tc>
        <w:tc>
          <w:tcPr>
            <w:tcW w:w="1500" w:type="dxa"/>
          </w:tcPr>
          <w:p w14:paraId="41CB2D05" w14:textId="77777777" w:rsidR="009F765D" w:rsidRDefault="00BD51A0">
            <w:r>
              <w:rPr>
                <w:sz w:val="19"/>
                <w:szCs w:val="19"/>
              </w:rPr>
              <w:t>7,565</w:t>
            </w:r>
          </w:p>
        </w:tc>
      </w:tr>
      <w:tr w:rsidR="009F765D" w14:paraId="10B9272A" w14:textId="77777777">
        <w:tc>
          <w:tcPr>
            <w:tcW w:w="2200" w:type="dxa"/>
          </w:tcPr>
          <w:p w14:paraId="2E2498DF" w14:textId="77777777" w:rsidR="009F765D" w:rsidRDefault="00BD51A0">
            <w:commentRangeStart w:id="10"/>
            <w:r>
              <w:rPr>
                <w:sz w:val="19"/>
                <w:szCs w:val="19"/>
              </w:rPr>
              <w:t>dS_2day  (ADOPTED)</w:t>
            </w:r>
          </w:p>
        </w:tc>
        <w:tc>
          <w:tcPr>
            <w:tcW w:w="1900" w:type="dxa"/>
          </w:tcPr>
          <w:p w14:paraId="4D096672" w14:textId="77777777" w:rsidR="009F765D" w:rsidRDefault="00BD51A0">
            <w:r>
              <w:rPr>
                <w:sz w:val="19"/>
                <w:szCs w:val="19"/>
              </w:rPr>
              <w:t>−0.869</w:t>
            </w:r>
          </w:p>
        </w:tc>
        <w:tc>
          <w:tcPr>
            <w:tcW w:w="2100" w:type="dxa"/>
          </w:tcPr>
          <w:p w14:paraId="7CAC0F88" w14:textId="77777777" w:rsidR="009F765D" w:rsidRDefault="00BD51A0">
            <w:r>
              <w:rPr>
                <w:sz w:val="19"/>
                <w:szCs w:val="19"/>
              </w:rPr>
              <w:t>−3,836</w:t>
            </w:r>
          </w:p>
        </w:tc>
        <w:tc>
          <w:tcPr>
            <w:tcW w:w="1500" w:type="dxa"/>
          </w:tcPr>
          <w:p w14:paraId="6FDCD8BA" w14:textId="77777777" w:rsidR="009F765D" w:rsidRDefault="00BD51A0">
            <w:r>
              <w:rPr>
                <w:sz w:val="19"/>
                <w:szCs w:val="19"/>
              </w:rPr>
              <w:t>0.871</w:t>
            </w:r>
          </w:p>
        </w:tc>
        <w:tc>
          <w:tcPr>
            <w:tcW w:w="1500" w:type="dxa"/>
          </w:tcPr>
          <w:p w14:paraId="06734F62" w14:textId="77777777" w:rsidR="009F765D" w:rsidRDefault="00BD51A0">
            <w:r>
              <w:rPr>
                <w:sz w:val="19"/>
                <w:szCs w:val="19"/>
              </w:rPr>
              <w:t>5,528</w:t>
            </w:r>
            <w:commentRangeEnd w:id="10"/>
            <w:r w:rsidR="000F09FA">
              <w:rPr>
                <w:rStyle w:val="CommentReference"/>
                <w:sz w:val="20"/>
                <w:szCs w:val="20"/>
              </w:rPr>
              <w:commentReference w:id="10"/>
            </w:r>
          </w:p>
        </w:tc>
      </w:tr>
      <w:tr w:rsidR="009F765D" w14:paraId="36B5936A" w14:textId="77777777">
        <w:tc>
          <w:tcPr>
            <w:tcW w:w="2200" w:type="dxa"/>
          </w:tcPr>
          <w:p w14:paraId="2A203174" w14:textId="77777777" w:rsidR="009F765D" w:rsidRDefault="00BD51A0">
            <w:r>
              <w:rPr>
                <w:sz w:val="19"/>
                <w:szCs w:val="19"/>
              </w:rPr>
              <w:t>dS_3day</w:t>
            </w:r>
          </w:p>
        </w:tc>
        <w:tc>
          <w:tcPr>
            <w:tcW w:w="1900" w:type="dxa"/>
          </w:tcPr>
          <w:p w14:paraId="3015F5A6" w14:textId="77777777" w:rsidR="009F765D" w:rsidRDefault="00BD51A0">
            <w:r>
              <w:rPr>
                <w:sz w:val="19"/>
                <w:szCs w:val="19"/>
              </w:rPr>
              <w:t>−0.983</w:t>
            </w:r>
          </w:p>
        </w:tc>
        <w:tc>
          <w:tcPr>
            <w:tcW w:w="2100" w:type="dxa"/>
          </w:tcPr>
          <w:p w14:paraId="557DB838" w14:textId="77777777" w:rsidR="009F765D" w:rsidRDefault="00BD51A0">
            <w:r>
              <w:rPr>
                <w:sz w:val="19"/>
                <w:szCs w:val="19"/>
              </w:rPr>
              <w:t>−4,537</w:t>
            </w:r>
          </w:p>
        </w:tc>
        <w:tc>
          <w:tcPr>
            <w:tcW w:w="1500" w:type="dxa"/>
          </w:tcPr>
          <w:p w14:paraId="53113128" w14:textId="77777777" w:rsidR="009F765D" w:rsidRDefault="00BD51A0">
            <w:r>
              <w:rPr>
                <w:sz w:val="19"/>
                <w:szCs w:val="19"/>
              </w:rPr>
              <w:t>0.853</w:t>
            </w:r>
          </w:p>
        </w:tc>
        <w:tc>
          <w:tcPr>
            <w:tcW w:w="1500" w:type="dxa"/>
          </w:tcPr>
          <w:p w14:paraId="5597AC30" w14:textId="77777777" w:rsidR="009F765D" w:rsidRDefault="00BD51A0">
            <w:r>
              <w:rPr>
                <w:sz w:val="19"/>
                <w:szCs w:val="19"/>
              </w:rPr>
              <w:t>5,896</w:t>
            </w:r>
          </w:p>
        </w:tc>
      </w:tr>
      <w:tr w:rsidR="009F765D" w14:paraId="43C7D767" w14:textId="77777777">
        <w:tc>
          <w:tcPr>
            <w:tcW w:w="2200" w:type="dxa"/>
          </w:tcPr>
          <w:p w14:paraId="6EE52B83" w14:textId="77777777" w:rsidR="009F765D" w:rsidRDefault="00BD51A0">
            <w:r>
              <w:rPr>
                <w:sz w:val="19"/>
                <w:szCs w:val="19"/>
              </w:rPr>
              <w:t>dS_4day</w:t>
            </w:r>
          </w:p>
        </w:tc>
        <w:tc>
          <w:tcPr>
            <w:tcW w:w="1900" w:type="dxa"/>
          </w:tcPr>
          <w:p w14:paraId="68C330E8" w14:textId="77777777" w:rsidR="009F765D" w:rsidRDefault="00BD51A0">
            <w:r>
              <w:rPr>
                <w:sz w:val="19"/>
                <w:szCs w:val="19"/>
              </w:rPr>
              <w:t>−1.140</w:t>
            </w:r>
          </w:p>
        </w:tc>
        <w:tc>
          <w:tcPr>
            <w:tcW w:w="2100" w:type="dxa"/>
          </w:tcPr>
          <w:p w14:paraId="233818E9" w14:textId="77777777" w:rsidR="009F765D" w:rsidRDefault="00BD51A0">
            <w:r>
              <w:rPr>
                <w:sz w:val="19"/>
                <w:szCs w:val="19"/>
              </w:rPr>
              <w:t>−4,770</w:t>
            </w:r>
          </w:p>
        </w:tc>
        <w:tc>
          <w:tcPr>
            <w:tcW w:w="1500" w:type="dxa"/>
          </w:tcPr>
          <w:p w14:paraId="3A207A50" w14:textId="77777777" w:rsidR="009F765D" w:rsidRDefault="00BD51A0">
            <w:r>
              <w:rPr>
                <w:sz w:val="19"/>
                <w:szCs w:val="19"/>
              </w:rPr>
              <w:t>0.836</w:t>
            </w:r>
          </w:p>
        </w:tc>
        <w:tc>
          <w:tcPr>
            <w:tcW w:w="1500" w:type="dxa"/>
          </w:tcPr>
          <w:p w14:paraId="0B011679" w14:textId="77777777" w:rsidR="009F765D" w:rsidRDefault="00BD51A0">
            <w:r>
              <w:rPr>
                <w:sz w:val="19"/>
                <w:szCs w:val="19"/>
              </w:rPr>
              <w:t>6,239</w:t>
            </w:r>
          </w:p>
        </w:tc>
      </w:tr>
    </w:tbl>
    <w:p w14:paraId="649F7424" w14:textId="77777777" w:rsidR="009F765D" w:rsidRDefault="009F765D">
      <w:pPr>
        <w:spacing w:after="120" w:line="276" w:lineRule="auto"/>
      </w:pPr>
    </w:p>
    <w:p w14:paraId="54376E3B" w14:textId="77777777" w:rsidR="009F765D" w:rsidRDefault="00BD51A0">
      <w:pPr>
        <w:spacing w:after="120" w:line="276" w:lineRule="auto"/>
      </w:pPr>
      <w:r>
        <w:rPr>
          <w:sz w:val="22"/>
          <w:szCs w:val="22"/>
        </w:rPr>
        <w:t>The adopted relation is (REG − UNREG) = −0.869 · dS_2day − 3,836 cfs (R² = 0.871, SE ≈ 5,530 cfs, n = 17); the estimated unregulated peak is the regulated peak minus the predicted difference. Thirty water years were filled. The regulated peak comes from the USGS peak flow record for WY1974–1991 (18 years the hourly record does not cover; the USGS peak date centers the storage-change window) and from the 1-hr max of the hourly record for the other twelve — ten with no computable unregulated peak, and WY2006 and WY2013, where the unregulated record has no data covering the regulated peak event, so its apparent annual maximum comes from an unrelated period.</w:t>
      </w:r>
    </w:p>
    <w:p w14:paraId="6D8CAF83" w14:textId="77777777" w:rsidR="009F765D" w:rsidRDefault="00BD51A0">
      <w:pPr>
        <w:pStyle w:val="Heading1"/>
        <w:spacing w:before="220" w:after="100"/>
      </w:pPr>
      <w:r>
        <w:t>6. 1/3/5-Day Durations — Daily Mass Balance</w:t>
      </w:r>
    </w:p>
    <w:p w14:paraId="49362BE0" w14:textId="53DE8023" w:rsidR="009F765D" w:rsidRDefault="00BD51A0">
      <w:pPr>
        <w:spacing w:after="120" w:line="276" w:lineRule="auto"/>
      </w:pPr>
      <w:r>
        <w:rPr>
          <w:sz w:val="22"/>
          <w:szCs w:val="22"/>
        </w:rPr>
        <w:t xml:space="preserve">Daily unregulated flow = observed Castle Rock daily flow + daily change in MOS storage (daily elevation record, 2014 rating). Travel time Mayfield-to-Castle-Rock is under one day, so no routing is applied at daily resolution; Mayfield re-regulation storage is neglected (small relative to Mossyrock, largely canceling out over 1-day-and-longer windows). Rolling 1/3/5-day maxima are computed on a full daily grid, so an N-day value always represents N consecutive recorded days. The Castle Rock daily record is winter-only through much of the 1980s and 1990s but is presumed to have covered the peak. The one-day mass-balance values also serve as the </w:t>
      </w:r>
      <w:commentRangeStart w:id="11"/>
      <w:r>
        <w:rPr>
          <w:sz w:val="22"/>
          <w:szCs w:val="22"/>
        </w:rPr>
        <w:t xml:space="preserve">One_day </w:t>
      </w:r>
      <w:commentRangeEnd w:id="11"/>
      <w:r w:rsidR="000F09FA">
        <w:rPr>
          <w:rStyle w:val="CommentReference"/>
          <w:sz w:val="22"/>
          <w:szCs w:val="22"/>
        </w:rPr>
        <w:commentReference w:id="11"/>
      </w:r>
      <w:r>
        <w:rPr>
          <w:sz w:val="22"/>
          <w:szCs w:val="22"/>
        </w:rPr>
        <w:t>source for years without hourly data (30 water years).</w:t>
      </w:r>
    </w:p>
    <w:p w14:paraId="3E3E10CF" w14:textId="77777777" w:rsidR="009F765D" w:rsidRDefault="00BD51A0">
      <w:pPr>
        <w:pStyle w:val="Heading1"/>
        <w:spacing w:before="220" w:after="100"/>
      </w:pPr>
      <w:r>
        <w:lastRenderedPageBreak/>
        <w:t>7. Pre-Regulation Period (WY1927–1968)</w:t>
      </w:r>
    </w:p>
    <w:p w14:paraId="6E17A645" w14:textId="77777777" w:rsidR="009F765D" w:rsidRDefault="00BD51A0">
      <w:pPr>
        <w:spacing w:after="120" w:line="276" w:lineRule="auto"/>
      </w:pPr>
      <w:r>
        <w:rPr>
          <w:sz w:val="22"/>
          <w:szCs w:val="22"/>
        </w:rPr>
        <w:t xml:space="preserve">Before Mossyrock </w:t>
      </w:r>
      <w:r w:rsidR="007A0B7C">
        <w:rPr>
          <w:sz w:val="22"/>
          <w:szCs w:val="22"/>
        </w:rPr>
        <w:t>began actively impounding the river</w:t>
      </w:r>
      <w:r>
        <w:rPr>
          <w:sz w:val="22"/>
          <w:szCs w:val="22"/>
        </w:rPr>
        <w:t xml:space="preserve"> </w:t>
      </w:r>
      <w:r w:rsidR="007A0B7C">
        <w:rPr>
          <w:sz w:val="22"/>
          <w:szCs w:val="22"/>
        </w:rPr>
        <w:t xml:space="preserve">in </w:t>
      </w:r>
      <w:r>
        <w:rPr>
          <w:sz w:val="22"/>
          <w:szCs w:val="22"/>
        </w:rPr>
        <w:t>December 1968</w:t>
      </w:r>
      <w:r w:rsidR="007A0B7C">
        <w:rPr>
          <w:sz w:val="22"/>
          <w:szCs w:val="22"/>
        </w:rPr>
        <w:t>,</w:t>
      </w:r>
      <w:r>
        <w:rPr>
          <w:sz w:val="22"/>
          <w:szCs w:val="22"/>
        </w:rPr>
        <w:t xml:space="preserve"> the </w:t>
      </w:r>
      <w:r w:rsidR="007A0B7C">
        <w:rPr>
          <w:sz w:val="22"/>
          <w:szCs w:val="22"/>
        </w:rPr>
        <w:t xml:space="preserve">gauge </w:t>
      </w:r>
      <w:r>
        <w:rPr>
          <w:sz w:val="22"/>
          <w:szCs w:val="22"/>
        </w:rPr>
        <w:t>record is unregulated by definition. Peaks are the USGS observed instantaneous annual peaks (42 water years). The 1/3/5-day values are rolling maxima computed directly from the USGS daily record. WY1927 carries a peak only (the daily record begins later).</w:t>
      </w:r>
    </w:p>
    <w:p w14:paraId="1C529370" w14:textId="77777777" w:rsidR="009F765D" w:rsidRDefault="00BD51A0">
      <w:pPr>
        <w:pStyle w:val="Heading1"/>
        <w:spacing w:before="220" w:after="100"/>
      </w:pPr>
      <w:r>
        <w:t>8. Assembled Record</w:t>
      </w:r>
    </w:p>
    <w:p w14:paraId="26EEF898" w14:textId="77777777" w:rsidR="009F765D" w:rsidRDefault="007A0B7C">
      <w:pPr>
        <w:spacing w:after="120" w:line="276" w:lineRule="auto"/>
      </w:pPr>
      <w:r>
        <w:rPr>
          <w:sz w:val="22"/>
          <w:szCs w:val="22"/>
        </w:rPr>
        <w:t xml:space="preserve">Pre-1968 peaks are from the USGS peak flow record and 1, 3, and 5-day durations come straight from the USGS daily record. Post-1968, peaks come from the calculated hourly unregulated record, </w:t>
      </w:r>
      <w:commentRangeStart w:id="12"/>
      <w:r>
        <w:rPr>
          <w:sz w:val="22"/>
          <w:szCs w:val="22"/>
        </w:rPr>
        <w:t xml:space="preserve">else </w:t>
      </w:r>
      <w:commentRangeEnd w:id="12"/>
      <w:r w:rsidR="00EE347F">
        <w:rPr>
          <w:rStyle w:val="CommentReference"/>
          <w:sz w:val="22"/>
          <w:szCs w:val="22"/>
        </w:rPr>
        <w:commentReference w:id="12"/>
      </w:r>
      <w:r>
        <w:rPr>
          <w:sz w:val="22"/>
          <w:szCs w:val="22"/>
        </w:rPr>
        <w:t>the dS_2day regression; One_day from the 1-day average of the hourly unregulated record, else the one-day max of the daily unregulated record; 3- and 5-day from the unregulated daily averages.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00"/>
        <w:gridCol w:w="5760"/>
      </w:tblGrid>
      <w:tr w:rsidR="009F765D" w14:paraId="58B24585" w14:textId="77777777">
        <w:tc>
          <w:tcPr>
            <w:tcW w:w="2100" w:type="dxa"/>
            <w:shd w:val="clear" w:color="auto" w:fill="E8E8E8"/>
          </w:tcPr>
          <w:p w14:paraId="38C3AEF1" w14:textId="77777777" w:rsidR="009F765D" w:rsidRDefault="00BD51A0">
            <w:r>
              <w:rPr>
                <w:b/>
                <w:bCs/>
                <w:sz w:val="19"/>
                <w:szCs w:val="19"/>
              </w:rPr>
              <w:t>Duration</w:t>
            </w:r>
          </w:p>
        </w:tc>
        <w:tc>
          <w:tcPr>
            <w:tcW w:w="1500" w:type="dxa"/>
            <w:shd w:val="clear" w:color="auto" w:fill="E8E8E8"/>
          </w:tcPr>
          <w:p w14:paraId="461B3794" w14:textId="77777777" w:rsidR="009F765D" w:rsidRDefault="00BD51A0">
            <w:r>
              <w:rPr>
                <w:b/>
                <w:bCs/>
                <w:sz w:val="19"/>
                <w:szCs w:val="19"/>
              </w:rPr>
              <w:t>Values</w:t>
            </w:r>
          </w:p>
        </w:tc>
        <w:tc>
          <w:tcPr>
            <w:tcW w:w="5760" w:type="dxa"/>
            <w:shd w:val="clear" w:color="auto" w:fill="E8E8E8"/>
          </w:tcPr>
          <w:p w14:paraId="1D30156A" w14:textId="77777777" w:rsidR="009F765D" w:rsidRDefault="00BD51A0">
            <w:r>
              <w:rPr>
                <w:b/>
                <w:bCs/>
                <w:sz w:val="19"/>
                <w:szCs w:val="19"/>
              </w:rPr>
              <w:t>Sources</w:t>
            </w:r>
          </w:p>
        </w:tc>
      </w:tr>
      <w:tr w:rsidR="009F765D" w14:paraId="4155CC05" w14:textId="77777777">
        <w:tc>
          <w:tcPr>
            <w:tcW w:w="2100" w:type="dxa"/>
          </w:tcPr>
          <w:p w14:paraId="4A21DA21" w14:textId="77777777" w:rsidR="009F765D" w:rsidRDefault="00BD51A0">
            <w:r>
              <w:rPr>
                <w:sz w:val="19"/>
                <w:szCs w:val="19"/>
              </w:rPr>
              <w:t>Peak</w:t>
            </w:r>
          </w:p>
        </w:tc>
        <w:tc>
          <w:tcPr>
            <w:tcW w:w="1500" w:type="dxa"/>
          </w:tcPr>
          <w:p w14:paraId="0FBA0386" w14:textId="77777777" w:rsidR="009F765D" w:rsidRDefault="00BD51A0">
            <w:r>
              <w:rPr>
                <w:sz w:val="19"/>
                <w:szCs w:val="19"/>
              </w:rPr>
              <w:t>95</w:t>
            </w:r>
          </w:p>
        </w:tc>
        <w:tc>
          <w:tcPr>
            <w:tcW w:w="5760" w:type="dxa"/>
          </w:tcPr>
          <w:p w14:paraId="6E25F5DB" w14:textId="77777777" w:rsidR="009F765D" w:rsidRDefault="00BD51A0">
            <w:r>
              <w:rPr>
                <w:sz w:val="19"/>
                <w:szCs w:val="19"/>
              </w:rPr>
              <w:t>42 USGS pre-reg peaks; 30 dS_2day regression; 23 hourly holdout</w:t>
            </w:r>
          </w:p>
        </w:tc>
      </w:tr>
      <w:tr w:rsidR="009F765D" w14:paraId="2FD26DE4" w14:textId="77777777">
        <w:tc>
          <w:tcPr>
            <w:tcW w:w="2100" w:type="dxa"/>
          </w:tcPr>
          <w:p w14:paraId="1380A03B" w14:textId="77777777" w:rsidR="009F765D" w:rsidRDefault="00BD51A0">
            <w:r>
              <w:rPr>
                <w:sz w:val="19"/>
                <w:szCs w:val="19"/>
              </w:rPr>
              <w:t>One_day</w:t>
            </w:r>
          </w:p>
        </w:tc>
        <w:tc>
          <w:tcPr>
            <w:tcW w:w="1500" w:type="dxa"/>
          </w:tcPr>
          <w:p w14:paraId="488FA4B1" w14:textId="77777777" w:rsidR="009F765D" w:rsidRDefault="00BD51A0">
            <w:r>
              <w:rPr>
                <w:sz w:val="19"/>
                <w:szCs w:val="19"/>
              </w:rPr>
              <w:t>94</w:t>
            </w:r>
          </w:p>
        </w:tc>
        <w:tc>
          <w:tcPr>
            <w:tcW w:w="5760" w:type="dxa"/>
          </w:tcPr>
          <w:p w14:paraId="49ADE90D" w14:textId="77777777" w:rsidR="009F765D" w:rsidRDefault="00BD51A0">
            <w:r>
              <w:rPr>
                <w:sz w:val="19"/>
                <w:szCs w:val="19"/>
              </w:rPr>
              <w:t>41 USGS daily pre-reg; 30 daily mass balance; 23 hourly holdout</w:t>
            </w:r>
          </w:p>
        </w:tc>
      </w:tr>
      <w:tr w:rsidR="009F765D" w14:paraId="0C0ABC2F" w14:textId="77777777">
        <w:tc>
          <w:tcPr>
            <w:tcW w:w="2100" w:type="dxa"/>
          </w:tcPr>
          <w:p w14:paraId="36CE9952" w14:textId="77777777" w:rsidR="009F765D" w:rsidRDefault="00BD51A0">
            <w:r>
              <w:rPr>
                <w:sz w:val="19"/>
                <w:szCs w:val="19"/>
              </w:rPr>
              <w:t>Three_Day</w:t>
            </w:r>
          </w:p>
        </w:tc>
        <w:tc>
          <w:tcPr>
            <w:tcW w:w="1500" w:type="dxa"/>
          </w:tcPr>
          <w:p w14:paraId="2EDCC24C" w14:textId="77777777" w:rsidR="009F765D" w:rsidRDefault="00BD51A0">
            <w:r>
              <w:rPr>
                <w:sz w:val="19"/>
                <w:szCs w:val="19"/>
              </w:rPr>
              <w:t>93</w:t>
            </w:r>
          </w:p>
        </w:tc>
        <w:tc>
          <w:tcPr>
            <w:tcW w:w="5760" w:type="dxa"/>
          </w:tcPr>
          <w:p w14:paraId="6616997A" w14:textId="77777777" w:rsidR="009F765D" w:rsidRDefault="00BD51A0">
            <w:r>
              <w:rPr>
                <w:sz w:val="19"/>
                <w:szCs w:val="19"/>
              </w:rPr>
              <w:t>41 USGS daily pre-reg; 52 daily mass balance</w:t>
            </w:r>
          </w:p>
        </w:tc>
      </w:tr>
      <w:tr w:rsidR="009F765D" w14:paraId="527DB3E4" w14:textId="77777777">
        <w:tc>
          <w:tcPr>
            <w:tcW w:w="2100" w:type="dxa"/>
          </w:tcPr>
          <w:p w14:paraId="12E208E8" w14:textId="77777777" w:rsidR="009F765D" w:rsidRDefault="00BD51A0">
            <w:r>
              <w:rPr>
                <w:sz w:val="19"/>
                <w:szCs w:val="19"/>
              </w:rPr>
              <w:t>Five_Day</w:t>
            </w:r>
          </w:p>
        </w:tc>
        <w:tc>
          <w:tcPr>
            <w:tcW w:w="1500" w:type="dxa"/>
          </w:tcPr>
          <w:p w14:paraId="047C57BE" w14:textId="77777777" w:rsidR="009F765D" w:rsidRDefault="00BD51A0">
            <w:r>
              <w:rPr>
                <w:sz w:val="19"/>
                <w:szCs w:val="19"/>
              </w:rPr>
              <w:t>93</w:t>
            </w:r>
          </w:p>
        </w:tc>
        <w:tc>
          <w:tcPr>
            <w:tcW w:w="5760" w:type="dxa"/>
          </w:tcPr>
          <w:p w14:paraId="313ED4FD" w14:textId="77777777" w:rsidR="009F765D" w:rsidRDefault="00BD51A0">
            <w:r>
              <w:rPr>
                <w:sz w:val="19"/>
                <w:szCs w:val="19"/>
              </w:rPr>
              <w:t>41 USGS daily pre-reg; 52 daily mass balance</w:t>
            </w:r>
          </w:p>
        </w:tc>
      </w:tr>
    </w:tbl>
    <w:p w14:paraId="3B6B24B2" w14:textId="77777777" w:rsidR="009F765D" w:rsidRDefault="009F765D">
      <w:pPr>
        <w:spacing w:after="120" w:line="276" w:lineRule="auto"/>
      </w:pPr>
    </w:p>
    <w:p w14:paraId="186B859A" w14:textId="19E68E24" w:rsidR="009F765D" w:rsidRDefault="00BF19B9" w:rsidP="00BF19B9">
      <w:pPr>
        <w:spacing w:after="120" w:line="276" w:lineRule="auto"/>
        <w:rPr>
          <w:sz w:val="22"/>
          <w:szCs w:val="22"/>
        </w:rPr>
      </w:pPr>
      <w:r>
        <w:rPr>
          <w:sz w:val="22"/>
          <w:szCs w:val="22"/>
        </w:rPr>
        <w:t>Coverage includes WY1927–2026 with only WY1969–1973 absent (</w:t>
      </w:r>
      <w:commentRangeStart w:id="13"/>
      <w:r>
        <w:rPr>
          <w:sz w:val="22"/>
          <w:szCs w:val="22"/>
        </w:rPr>
        <w:t>no daily MOS elevation before October 1973, no hourly record, and no basis for a holdout or regression predictor</w:t>
      </w:r>
      <w:commentRangeEnd w:id="13"/>
      <w:r w:rsidR="000F09FA">
        <w:rPr>
          <w:rStyle w:val="CommentReference"/>
          <w:sz w:val="22"/>
          <w:szCs w:val="22"/>
        </w:rPr>
        <w:commentReference w:id="13"/>
      </w:r>
      <w:r>
        <w:rPr>
          <w:sz w:val="22"/>
          <w:szCs w:val="22"/>
        </w:rPr>
        <w:t>). Every included water year has a peak. WY1927 lacks durations (the daily record begins later)</w:t>
      </w:r>
    </w:p>
    <w:p w14:paraId="6FF11C9D" w14:textId="77777777" w:rsidR="005F16E4" w:rsidRDefault="005F16E4" w:rsidP="00BF19B9">
      <w:pPr>
        <w:spacing w:after="120" w:line="276" w:lineRule="auto"/>
      </w:pPr>
    </w:p>
    <w:p w14:paraId="0FE3B1AB" w14:textId="77777777" w:rsidR="006D1648" w:rsidRDefault="00BD51A0">
      <w:pPr>
        <w:pStyle w:val="Heading1"/>
      </w:pPr>
      <w:r w:rsidRPr="0041496F">
        <w:t>9. Consistency Adjustments and QA</w:t>
      </w:r>
    </w:p>
    <w:p w14:paraId="2D239FB3" w14:textId="3CE7C33C" w:rsidR="00E6679F" w:rsidRDefault="00BD51A0" w:rsidP="00E6679F">
      <w:pPr>
        <w:rPr>
          <w:sz w:val="22"/>
        </w:rPr>
      </w:pPr>
      <w:r>
        <w:rPr>
          <w:sz w:val="22"/>
        </w:rPr>
        <w:t>Because each duration is the annual maximum of its own averaging window, searched independently over the water year, the four series can be drawn from different events and are not guaranteed to decrease with duration. Every ordering violation is logged before adjustment (diagnostics/record_qa_flags.csv; 15 in this record). Fourteen involve two different sources — most often a regression-estimated peak sitting below the daily-average 1-day value — and one, WY2014, is internal to the daily series: a double-peaked March event whose 5-day window spans both peaks while no 3-day window can. The record is then made monotonic working backwards from the 5-day value: the 5-day is the anchor, and each shorter duration is raised to the longer one where the longer is higher, cascading upward. Ten values across nine water years were raised (diagnostics/record_monotonic_adjustments.csv</w:t>
      </w:r>
      <w:commentRangeStart w:id="14"/>
      <w:r>
        <w:rPr>
          <w:sz w:val="22"/>
        </w:rPr>
        <w:t>); pre-adjustment values are retained in the record's *_Raw columns</w:t>
      </w:r>
      <w:commentRangeEnd w:id="14"/>
      <w:r w:rsidR="0079148B">
        <w:rPr>
          <w:rStyle w:val="CommentReference"/>
          <w:sz w:val="22"/>
          <w:szCs w:val="20"/>
        </w:rPr>
        <w:commentReference w:id="14"/>
      </w:r>
      <w:r>
        <w:rPr>
          <w:sz w:val="22"/>
        </w:rPr>
        <w:t xml:space="preserve">. Eight of the ten are regression-estimated peaks lifted to their 1-day value — a physical floor, since a 1-day average cannot exceed the instantaneous peak — with WY2001 (+64%), WY1985 (+19%) and WY2006 (+19%) the largest. </w:t>
      </w:r>
    </w:p>
    <w:p w14:paraId="4AB260CE" w14:textId="77777777" w:rsidR="00E6679F" w:rsidRDefault="00E6679F" w:rsidP="00E6679F">
      <w:pPr>
        <w:rPr>
          <w:sz w:val="22"/>
        </w:rPr>
      </w:pPr>
    </w:p>
    <w:p w14:paraId="3838A351" w14:textId="77777777" w:rsidR="00E6679F" w:rsidRDefault="00E6679F" w:rsidP="00E6679F">
      <w:pPr>
        <w:rPr>
          <w:sz w:val="22"/>
        </w:rPr>
      </w:pPr>
    </w:p>
    <w:p w14:paraId="6FDE2427" w14:textId="77777777" w:rsidR="00E6679F" w:rsidRDefault="00E6679F" w:rsidP="00E6679F">
      <w:pPr>
        <w:rPr>
          <w:sz w:val="22"/>
        </w:rPr>
      </w:pPr>
    </w:p>
    <w:p w14:paraId="381DE22E" w14:textId="77777777" w:rsidR="00E6679F" w:rsidRDefault="00E6679F" w:rsidP="00E6679F">
      <w:pPr>
        <w:rPr>
          <w:sz w:val="22"/>
        </w:rPr>
      </w:pPr>
    </w:p>
    <w:p w14:paraId="6D7ADBD8" w14:textId="77777777" w:rsidR="00E6679F" w:rsidRDefault="00E6679F" w:rsidP="00E6679F">
      <w:pPr>
        <w:pStyle w:val="Heading1"/>
        <w:rPr>
          <w:sz w:val="22"/>
        </w:rPr>
      </w:pPr>
      <w:r>
        <w:t>10. Flow Frequency</w:t>
      </w:r>
    </w:p>
    <w:p w14:paraId="1D50E535" w14:textId="12853A21" w:rsidR="00E6679F" w:rsidRDefault="00BD51A0" w:rsidP="00E6679F">
      <w:pPr>
        <w:spacing w:after="120"/>
        <w:rPr>
          <w:sz w:val="22"/>
        </w:rPr>
      </w:pPr>
      <w:r>
        <w:rPr>
          <w:sz w:val="22"/>
        </w:rPr>
        <w:t>The assembled record was analyzed in HEC-SSP using the Bulletin 17C expected moments algorithm (EMA), one analysis per duration: CAS_2026_pfor the instantaneous peak and CAS_2026_1, CAS_2026_3</w:t>
      </w:r>
      <w:r w:rsidR="00167EE1">
        <w:rPr>
          <w:sz w:val="22"/>
        </w:rPr>
        <w:t>,</w:t>
      </w:r>
      <w:r>
        <w:rPr>
          <w:sz w:val="22"/>
        </w:rPr>
        <w:t xml:space="preserve"> and CAS_2026_5 for the 1-, 3- and 5-day durations. All four fit a log-Pearson Type III distribution to the unregulated record described in Sections 3 through 9, with the station skew weighted against a regional </w:t>
      </w:r>
      <w:commentRangeStart w:id="15"/>
      <w:r>
        <w:rPr>
          <w:sz w:val="22"/>
        </w:rPr>
        <w:t>value</w:t>
      </w:r>
      <w:commentRangeEnd w:id="15"/>
      <w:r w:rsidR="00E771E9">
        <w:rPr>
          <w:rStyle w:val="CommentReference"/>
          <w:sz w:val="22"/>
          <w:szCs w:val="20"/>
        </w:rPr>
        <w:commentReference w:id="15"/>
      </w:r>
      <w:r>
        <w:rPr>
          <w:sz w:val="22"/>
        </w:rPr>
        <w:t>.</w:t>
      </w:r>
    </w:p>
    <w:p w14:paraId="4375DFEC" w14:textId="77777777" w:rsidR="00E6679F" w:rsidRDefault="00BD51A0" w:rsidP="00E6679F">
      <w:pPr>
        <w:spacing w:after="120"/>
        <w:rPr>
          <w:sz w:val="22"/>
        </w:rPr>
      </w:pPr>
      <w:r>
        <w:rPr>
          <w:sz w:val="22"/>
        </w:rPr>
        <w:lastRenderedPageBreak/>
        <w:t xml:space="preserve">WY1969–1973 are censored in the peak analysis. Those five water years have observed regulated peaks but no basis for an unregulated estimate: the daily Mossyrock elevation record begins in October 1973, so no storage-change predictor exists, and there is no hourly record from which to compute a holdout. </w:t>
      </w:r>
      <w:commentRangeStart w:id="16"/>
      <w:r>
        <w:rPr>
          <w:sz w:val="22"/>
        </w:rPr>
        <w:t>Rather than omit them, which would discard the knowledge that no extreme unregulated flood occurred in those years, or assign point estimates the data do not support, they are entered as censored intervals. EMA then uses that constraint without asserting a value. The peak analysis accordingly reports 95 systematic events within a 100-year historic period, with five events flagged as missing</w:t>
      </w:r>
      <w:commentRangeEnd w:id="16"/>
      <w:r w:rsidR="0085793A">
        <w:rPr>
          <w:rStyle w:val="CommentReference"/>
          <w:sz w:val="22"/>
          <w:szCs w:val="20"/>
        </w:rPr>
        <w:commentReference w:id="16"/>
      </w:r>
      <w:r>
        <w:rPr>
          <w:sz w:val="22"/>
        </w:rPr>
        <w:t>.</w:t>
      </w:r>
    </w:p>
    <w:p w14:paraId="1C1C2705" w14:textId="1FE2D360" w:rsidR="00E6679F" w:rsidRDefault="00BD51A0" w:rsidP="00E6679F">
      <w:pPr>
        <w:spacing w:after="120"/>
        <w:rPr>
          <w:sz w:val="22"/>
        </w:rPr>
      </w:pPr>
      <w:r>
        <w:rPr>
          <w:sz w:val="22"/>
        </w:rPr>
        <w:t>No low</w:t>
      </w:r>
      <w:r w:rsidR="00167EE1">
        <w:rPr>
          <w:sz w:val="22"/>
        </w:rPr>
        <w:t>-flow outliers</w:t>
      </w:r>
      <w:r>
        <w:rPr>
          <w:sz w:val="22"/>
        </w:rPr>
        <w:t xml:space="preserve"> </w:t>
      </w:r>
      <w:r w:rsidR="00167EE1">
        <w:rPr>
          <w:sz w:val="22"/>
        </w:rPr>
        <w:t>were identified by the</w:t>
      </w:r>
      <w:r>
        <w:rPr>
          <w:sz w:val="22"/>
        </w:rPr>
        <w:t xml:space="preserve"> multiple Grubbs-Beck procedure</w:t>
      </w:r>
      <w:r w:rsidR="00167EE1">
        <w:rPr>
          <w:sz w:val="22"/>
        </w:rPr>
        <w:t xml:space="preserve">. </w:t>
      </w:r>
      <w:r>
        <w:rPr>
          <w:sz w:val="22"/>
        </w:rPr>
        <w:t>The record contains no zero or near-zero annual maxima, and because the unregulated series is constructed rather than gaged, its small years carry the same provenance as its large ones; there is no physical basis for treating the lower tail as unrepresentative.</w:t>
      </w:r>
    </w:p>
    <w:p w14:paraId="7F11ACD3" w14:textId="77777777" w:rsidR="00E6679F" w:rsidRDefault="00BD51A0" w:rsidP="00E6679F">
      <w:pPr>
        <w:spacing w:after="120"/>
        <w:rPr>
          <w:sz w:val="22"/>
        </w:rPr>
      </w:pPr>
      <w:commentRangeStart w:id="17"/>
      <w:r>
        <w:rPr>
          <w:sz w:val="22"/>
        </w:rPr>
        <w:t>Station ske</w:t>
      </w:r>
      <w:commentRangeEnd w:id="17"/>
      <w:r w:rsidR="006374FD">
        <w:rPr>
          <w:rStyle w:val="CommentReference"/>
          <w:sz w:val="22"/>
          <w:szCs w:val="20"/>
        </w:rPr>
        <w:commentReference w:id="17"/>
      </w:r>
      <w:r>
        <w:rPr>
          <w:sz w:val="22"/>
        </w:rPr>
        <w:t>ws are slightly negative for every duration, from −0.158 for the peak to −0.051 for the 5-day. Weighting against the regional skew moves the peak to −0.135 and the longer durations toward zero, giving adopted skews of −0.135, −0.052, −0.007 and −0.029. Equivalent record lengths after censoring range from 100 to 111 years.</w:t>
      </w:r>
    </w:p>
    <w:p w14:paraId="64201BD4" w14:textId="77777777" w:rsidR="00E6679F" w:rsidRDefault="00BD51A0" w:rsidP="00E6679F">
      <w:pPr>
        <w:spacing w:after="40"/>
        <w:jc w:val="center"/>
        <w:rPr>
          <w:sz w:val="22"/>
        </w:rPr>
      </w:pPr>
      <w:r>
        <w:rPr>
          <w:noProof/>
          <w:sz w:val="22"/>
        </w:rPr>
        <w:drawing>
          <wp:inline distT="0" distB="0" distL="0" distR="0" wp14:anchorId="2EB4C644" wp14:editId="6826E249">
            <wp:extent cx="5852160" cy="4551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_Unreg_2026_frequency.png"/>
                    <pic:cNvPicPr/>
                  </pic:nvPicPr>
                  <pic:blipFill>
                    <a:blip r:embed="rId9"/>
                    <a:stretch>
                      <a:fillRect/>
                    </a:stretch>
                  </pic:blipFill>
                  <pic:spPr>
                    <a:xfrm>
                      <a:off x="0" y="0"/>
                      <a:ext cx="5852160" cy="4551680"/>
                    </a:xfrm>
                    <a:prstGeom prst="rect">
                      <a:avLst/>
                    </a:prstGeom>
                  </pic:spPr>
                </pic:pic>
              </a:graphicData>
            </a:graphic>
          </wp:inline>
        </w:drawing>
      </w:r>
    </w:p>
    <w:p w14:paraId="3ED8738D" w14:textId="77777777" w:rsidR="00E6679F" w:rsidRDefault="00BD51A0" w:rsidP="00E6679F">
      <w:pPr>
        <w:spacing w:after="200"/>
        <w:jc w:val="center"/>
        <w:rPr>
          <w:sz w:val="22"/>
        </w:rPr>
      </w:pPr>
      <w:r>
        <w:rPr>
          <w:i/>
          <w:sz w:val="18"/>
        </w:rPr>
        <w:t>Figure 10-1. Adopted unregulated frequency curves at Castle Rock, WY1927–2026, all four durations.</w:t>
      </w:r>
    </w:p>
    <w:p w14:paraId="10D5B268" w14:textId="77777777" w:rsidR="00E6679F" w:rsidRDefault="00BD51A0" w:rsidP="00E6679F">
      <w:pPr>
        <w:spacing w:after="120"/>
        <w:rPr>
          <w:sz w:val="22"/>
        </w:rPr>
      </w:pPr>
      <w:r>
        <w:rPr>
          <w:sz w:val="22"/>
        </w:rPr>
        <w:t xml:space="preserve">Figure 10-2 places the same curves against the 2009 Hydrology Restudy. Both sets are computed curves rather than expected probability curves: </w:t>
      </w:r>
      <w:commentRangeStart w:id="18"/>
      <w:r>
        <w:rPr>
          <w:sz w:val="22"/>
        </w:rPr>
        <w:t>the expected probability adjustment scales with record length, and the 2009 study had shorter records, so comparing adjusted curves would fold a data-quantity difference into what is meant to be a comparison of flood estimates</w:t>
      </w:r>
      <w:commentRangeEnd w:id="18"/>
      <w:r w:rsidR="002D352C">
        <w:rPr>
          <w:rStyle w:val="CommentReference"/>
          <w:sz w:val="22"/>
          <w:szCs w:val="20"/>
        </w:rPr>
        <w:commentReference w:id="18"/>
      </w:r>
      <w:r>
        <w:rPr>
          <w:sz w:val="22"/>
        </w:rPr>
        <w:t xml:space="preserve">. The 2009 study's shortest duration is </w:t>
      </w:r>
      <w:r>
        <w:rPr>
          <w:sz w:val="22"/>
        </w:rPr>
        <w:lastRenderedPageBreak/>
        <w:t>0.20 day rather than an instantaneous peak, so that pairing is approximate, though the two means agree to within 0.001 log units.</w:t>
      </w:r>
    </w:p>
    <w:p w14:paraId="7129EC83" w14:textId="77777777" w:rsidR="00E6679F" w:rsidRDefault="00BD51A0" w:rsidP="00E6679F">
      <w:pPr>
        <w:spacing w:after="120"/>
        <w:rPr>
          <w:sz w:val="22"/>
        </w:rPr>
      </w:pPr>
      <w:r>
        <w:rPr>
          <w:sz w:val="22"/>
        </w:rPr>
        <w:t>The two studies agree closely through the range supported by data and diverge in the tail. At the 10% chance exceedance all four durations fall within about 2% of the 2009 values, and at the median within 3%. Beyond the 2% chance event the 2026 curves fall progressively below: at the 1% chance the peak is 7.8% lower and the durations 1.8% to 3.3% lower, and at the 0.2% chance the peak is 13.7% lower. The cause is skew. The 2009 study adopted positive skews for every duration, from +0.140 to +0.193, which bend those curves upward in the tail, while the skews adopted here are near zero or negative and flatten it. The divergence is a difference in fitted tail behavior rather than in the record through the observed range.</w:t>
      </w:r>
    </w:p>
    <w:p w14:paraId="70634849" w14:textId="77777777" w:rsidR="00E6679F" w:rsidRDefault="00BD51A0" w:rsidP="00E6679F">
      <w:pPr>
        <w:spacing w:after="40"/>
        <w:jc w:val="center"/>
        <w:rPr>
          <w:sz w:val="22"/>
        </w:rPr>
      </w:pPr>
      <w:r>
        <w:rPr>
          <w:noProof/>
          <w:sz w:val="22"/>
        </w:rPr>
        <w:drawing>
          <wp:inline distT="0" distB="0" distL="0" distR="0" wp14:anchorId="36C40494" wp14:editId="18F0777C">
            <wp:extent cx="5852160" cy="455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_Unreg_2009_vs_2026.png"/>
                    <pic:cNvPicPr/>
                  </pic:nvPicPr>
                  <pic:blipFill>
                    <a:blip r:embed="rId10"/>
                    <a:stretch>
                      <a:fillRect/>
                    </a:stretch>
                  </pic:blipFill>
                  <pic:spPr>
                    <a:xfrm>
                      <a:off x="0" y="0"/>
                      <a:ext cx="5852160" cy="4551680"/>
                    </a:xfrm>
                    <a:prstGeom prst="rect">
                      <a:avLst/>
                    </a:prstGeom>
                  </pic:spPr>
                </pic:pic>
              </a:graphicData>
            </a:graphic>
          </wp:inline>
        </w:drawing>
      </w:r>
    </w:p>
    <w:p w14:paraId="2BD90B89" w14:textId="77777777" w:rsidR="00E6679F" w:rsidRDefault="00BD51A0" w:rsidP="00E6679F">
      <w:pPr>
        <w:spacing w:after="200"/>
        <w:jc w:val="center"/>
        <w:rPr>
          <w:sz w:val="22"/>
        </w:rPr>
      </w:pPr>
      <w:r>
        <w:rPr>
          <w:i/>
          <w:sz w:val="18"/>
        </w:rPr>
        <w:t>Figure 10-2. Adopted 2026 curves (solid) against the 2009 Hydrology Restudy (dashed).</w:t>
      </w:r>
    </w:p>
    <w:p w14:paraId="409C59B7" w14:textId="77777777" w:rsidR="00E6679F" w:rsidRDefault="00BD51A0" w:rsidP="00E6679F">
      <w:pPr>
        <w:spacing w:after="120"/>
        <w:rPr>
          <w:sz w:val="22"/>
        </w:rPr>
      </w:pPr>
      <w:r>
        <w:rPr>
          <w:sz w:val="22"/>
        </w:rPr>
        <w:t>Table 10-1 gives the fitted distribution parameters and event counts reported by SSP for each adopted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900"/>
        <w:gridCol w:w="2100"/>
        <w:gridCol w:w="1500"/>
        <w:gridCol w:w="1500"/>
      </w:tblGrid>
      <w:tr w:rsidR="009F765D" w14:paraId="52A0458E" w14:textId="77777777">
        <w:tc>
          <w:tcPr>
            <w:tcW w:w="2200" w:type="dxa"/>
            <w:shd w:val="clear" w:color="auto" w:fill="E8E8E8"/>
          </w:tcPr>
          <w:p w14:paraId="492A9E3E" w14:textId="77777777" w:rsidR="009F765D" w:rsidRDefault="00BD51A0">
            <w:r>
              <w:rPr>
                <w:b/>
                <w:bCs/>
                <w:sz w:val="18"/>
                <w:szCs w:val="19"/>
              </w:rPr>
              <w:t>Parameter</w:t>
            </w:r>
          </w:p>
        </w:tc>
        <w:tc>
          <w:tcPr>
            <w:tcW w:w="1900" w:type="dxa"/>
            <w:shd w:val="clear" w:color="auto" w:fill="E8E8E8"/>
          </w:tcPr>
          <w:p w14:paraId="0305856C" w14:textId="77777777" w:rsidR="009F765D" w:rsidRDefault="00BD51A0">
            <w:r>
              <w:rPr>
                <w:b/>
                <w:bCs/>
                <w:sz w:val="18"/>
                <w:szCs w:val="19"/>
              </w:rPr>
              <w:t>Peak</w:t>
            </w:r>
          </w:p>
        </w:tc>
        <w:tc>
          <w:tcPr>
            <w:tcW w:w="2100" w:type="dxa"/>
            <w:shd w:val="clear" w:color="auto" w:fill="E8E8E8"/>
          </w:tcPr>
          <w:p w14:paraId="05DC2BFF" w14:textId="77777777" w:rsidR="009F765D" w:rsidRDefault="00BD51A0">
            <w:r>
              <w:rPr>
                <w:b/>
                <w:bCs/>
                <w:sz w:val="18"/>
                <w:szCs w:val="19"/>
              </w:rPr>
              <w:t>1-Day</w:t>
            </w:r>
          </w:p>
        </w:tc>
        <w:tc>
          <w:tcPr>
            <w:tcW w:w="1500" w:type="dxa"/>
            <w:shd w:val="clear" w:color="auto" w:fill="E8E8E8"/>
          </w:tcPr>
          <w:p w14:paraId="6A908C1C" w14:textId="77777777" w:rsidR="009F765D" w:rsidRDefault="00BD51A0">
            <w:r>
              <w:rPr>
                <w:b/>
                <w:bCs/>
                <w:sz w:val="18"/>
                <w:szCs w:val="19"/>
              </w:rPr>
              <w:t>3-Day</w:t>
            </w:r>
          </w:p>
        </w:tc>
        <w:tc>
          <w:tcPr>
            <w:tcW w:w="1500" w:type="dxa"/>
            <w:shd w:val="clear" w:color="auto" w:fill="E8E8E8"/>
          </w:tcPr>
          <w:p w14:paraId="465C0107" w14:textId="77777777" w:rsidR="009F765D" w:rsidRDefault="00BD51A0">
            <w:r>
              <w:rPr>
                <w:b/>
                <w:bCs/>
                <w:sz w:val="18"/>
                <w:szCs w:val="19"/>
              </w:rPr>
              <w:t>5-Day</w:t>
            </w:r>
          </w:p>
        </w:tc>
      </w:tr>
      <w:tr w:rsidR="009F765D" w14:paraId="7F7D014B" w14:textId="77777777">
        <w:tc>
          <w:tcPr>
            <w:tcW w:w="2200" w:type="dxa"/>
            <w:shd w:val="clear" w:color="auto" w:fill="E8E8E8"/>
          </w:tcPr>
          <w:p w14:paraId="69993485" w14:textId="77777777" w:rsidR="009F765D" w:rsidRDefault="00BD51A0">
            <w:r>
              <w:rPr>
                <w:bCs/>
                <w:sz w:val="18"/>
                <w:szCs w:val="19"/>
              </w:rPr>
              <w:t>Mean</w:t>
            </w:r>
          </w:p>
        </w:tc>
        <w:tc>
          <w:tcPr>
            <w:tcW w:w="1900" w:type="dxa"/>
            <w:shd w:val="clear" w:color="auto" w:fill="E8E8E8"/>
          </w:tcPr>
          <w:p w14:paraId="3580CDA6" w14:textId="77777777" w:rsidR="009F765D" w:rsidRDefault="00BD51A0">
            <w:r>
              <w:rPr>
                <w:bCs/>
                <w:sz w:val="18"/>
                <w:szCs w:val="19"/>
              </w:rPr>
              <w:t>4.778</w:t>
            </w:r>
          </w:p>
        </w:tc>
        <w:tc>
          <w:tcPr>
            <w:tcW w:w="2100" w:type="dxa"/>
            <w:shd w:val="clear" w:color="auto" w:fill="E8E8E8"/>
          </w:tcPr>
          <w:p w14:paraId="295E3265" w14:textId="77777777" w:rsidR="009F765D" w:rsidRDefault="00BD51A0">
            <w:r>
              <w:rPr>
                <w:bCs/>
                <w:sz w:val="18"/>
                <w:szCs w:val="19"/>
              </w:rPr>
              <w:t>4.743</w:t>
            </w:r>
          </w:p>
        </w:tc>
        <w:tc>
          <w:tcPr>
            <w:tcW w:w="1500" w:type="dxa"/>
            <w:shd w:val="clear" w:color="auto" w:fill="E8E8E8"/>
          </w:tcPr>
          <w:p w14:paraId="1DC02569" w14:textId="77777777" w:rsidR="009F765D" w:rsidRDefault="00BD51A0">
            <w:r>
              <w:rPr>
                <w:bCs/>
                <w:sz w:val="18"/>
                <w:szCs w:val="19"/>
              </w:rPr>
              <w:t>4.66</w:t>
            </w:r>
          </w:p>
        </w:tc>
        <w:tc>
          <w:tcPr>
            <w:tcW w:w="1500" w:type="dxa"/>
            <w:shd w:val="clear" w:color="auto" w:fill="E8E8E8"/>
          </w:tcPr>
          <w:p w14:paraId="6F67E304" w14:textId="77777777" w:rsidR="009F765D" w:rsidRDefault="00BD51A0">
            <w:r>
              <w:rPr>
                <w:bCs/>
                <w:sz w:val="18"/>
                <w:szCs w:val="19"/>
              </w:rPr>
              <w:t>4.593</w:t>
            </w:r>
          </w:p>
        </w:tc>
      </w:tr>
      <w:tr w:rsidR="009F765D" w14:paraId="4EF5F65F" w14:textId="77777777">
        <w:tc>
          <w:tcPr>
            <w:tcW w:w="2200" w:type="dxa"/>
            <w:shd w:val="clear" w:color="auto" w:fill="E8E8E8"/>
          </w:tcPr>
          <w:p w14:paraId="79A7895D" w14:textId="77777777" w:rsidR="009F765D" w:rsidRDefault="00BD51A0">
            <w:r>
              <w:rPr>
                <w:bCs/>
                <w:sz w:val="18"/>
                <w:szCs w:val="19"/>
              </w:rPr>
              <w:t>Standard Dev</w:t>
            </w:r>
          </w:p>
        </w:tc>
        <w:tc>
          <w:tcPr>
            <w:tcW w:w="1900" w:type="dxa"/>
            <w:shd w:val="clear" w:color="auto" w:fill="E8E8E8"/>
          </w:tcPr>
          <w:p w14:paraId="2B4D9D03" w14:textId="77777777" w:rsidR="009F765D" w:rsidRDefault="00BD51A0">
            <w:r>
              <w:rPr>
                <w:bCs/>
                <w:sz w:val="18"/>
                <w:szCs w:val="19"/>
              </w:rPr>
              <w:t>0.202</w:t>
            </w:r>
          </w:p>
        </w:tc>
        <w:tc>
          <w:tcPr>
            <w:tcW w:w="2100" w:type="dxa"/>
            <w:shd w:val="clear" w:color="auto" w:fill="E8E8E8"/>
          </w:tcPr>
          <w:p w14:paraId="5B8D490A" w14:textId="77777777" w:rsidR="009F765D" w:rsidRDefault="00BD51A0">
            <w:r>
              <w:rPr>
                <w:bCs/>
                <w:sz w:val="18"/>
                <w:szCs w:val="19"/>
              </w:rPr>
              <w:t>0.203</w:t>
            </w:r>
          </w:p>
        </w:tc>
        <w:tc>
          <w:tcPr>
            <w:tcW w:w="1500" w:type="dxa"/>
            <w:shd w:val="clear" w:color="auto" w:fill="E8E8E8"/>
          </w:tcPr>
          <w:p w14:paraId="5637F360" w14:textId="77777777" w:rsidR="009F765D" w:rsidRDefault="00BD51A0">
            <w:r>
              <w:rPr>
                <w:bCs/>
                <w:sz w:val="18"/>
                <w:szCs w:val="19"/>
              </w:rPr>
              <w:t>0.192</w:t>
            </w:r>
          </w:p>
        </w:tc>
        <w:tc>
          <w:tcPr>
            <w:tcW w:w="1500" w:type="dxa"/>
            <w:shd w:val="clear" w:color="auto" w:fill="E8E8E8"/>
          </w:tcPr>
          <w:p w14:paraId="3B80958C" w14:textId="77777777" w:rsidR="009F765D" w:rsidRDefault="00BD51A0">
            <w:r>
              <w:rPr>
                <w:bCs/>
                <w:sz w:val="18"/>
                <w:szCs w:val="19"/>
              </w:rPr>
              <w:t>0.179</w:t>
            </w:r>
          </w:p>
        </w:tc>
      </w:tr>
      <w:tr w:rsidR="009F765D" w14:paraId="5733381D" w14:textId="77777777">
        <w:tc>
          <w:tcPr>
            <w:tcW w:w="2200" w:type="dxa"/>
            <w:shd w:val="clear" w:color="auto" w:fill="E8E8E8"/>
          </w:tcPr>
          <w:p w14:paraId="4CF98489" w14:textId="77777777" w:rsidR="009F765D" w:rsidRDefault="00BD51A0">
            <w:r>
              <w:rPr>
                <w:bCs/>
                <w:sz w:val="18"/>
                <w:szCs w:val="19"/>
              </w:rPr>
              <w:t>Station Skew</w:t>
            </w:r>
          </w:p>
        </w:tc>
        <w:tc>
          <w:tcPr>
            <w:tcW w:w="1900" w:type="dxa"/>
            <w:shd w:val="clear" w:color="auto" w:fill="E8E8E8"/>
          </w:tcPr>
          <w:p w14:paraId="1B5E566F" w14:textId="77777777" w:rsidR="009F765D" w:rsidRDefault="00BD51A0">
            <w:r>
              <w:rPr>
                <w:bCs/>
                <w:sz w:val="18"/>
                <w:szCs w:val="19"/>
              </w:rPr>
              <w:t>-0.158</w:t>
            </w:r>
          </w:p>
        </w:tc>
        <w:tc>
          <w:tcPr>
            <w:tcW w:w="2100" w:type="dxa"/>
            <w:shd w:val="clear" w:color="auto" w:fill="E8E8E8"/>
          </w:tcPr>
          <w:p w14:paraId="0D26B1ED" w14:textId="77777777" w:rsidR="009F765D" w:rsidRDefault="00BD51A0">
            <w:r>
              <w:rPr>
                <w:bCs/>
                <w:sz w:val="18"/>
                <w:szCs w:val="19"/>
              </w:rPr>
              <w:t>-0.152</w:t>
            </w:r>
          </w:p>
        </w:tc>
        <w:tc>
          <w:tcPr>
            <w:tcW w:w="1500" w:type="dxa"/>
            <w:shd w:val="clear" w:color="auto" w:fill="E8E8E8"/>
          </w:tcPr>
          <w:p w14:paraId="20847D28" w14:textId="77777777" w:rsidR="009F765D" w:rsidRDefault="00BD51A0">
            <w:r>
              <w:rPr>
                <w:bCs/>
                <w:sz w:val="18"/>
                <w:szCs w:val="19"/>
              </w:rPr>
              <w:t>-0.076</w:t>
            </w:r>
          </w:p>
        </w:tc>
        <w:tc>
          <w:tcPr>
            <w:tcW w:w="1500" w:type="dxa"/>
            <w:shd w:val="clear" w:color="auto" w:fill="E8E8E8"/>
          </w:tcPr>
          <w:p w14:paraId="15C239E1" w14:textId="77777777" w:rsidR="009F765D" w:rsidRDefault="00BD51A0">
            <w:r>
              <w:rPr>
                <w:bCs/>
                <w:sz w:val="18"/>
                <w:szCs w:val="19"/>
              </w:rPr>
              <w:t>-0.051</w:t>
            </w:r>
          </w:p>
        </w:tc>
      </w:tr>
      <w:tr w:rsidR="009F765D" w14:paraId="296C4EF7" w14:textId="77777777">
        <w:tc>
          <w:tcPr>
            <w:tcW w:w="2200" w:type="dxa"/>
            <w:shd w:val="clear" w:color="auto" w:fill="E8E8E8"/>
          </w:tcPr>
          <w:p w14:paraId="62FCA665" w14:textId="77777777" w:rsidR="009F765D" w:rsidRDefault="00BD51A0">
            <w:r>
              <w:rPr>
                <w:bCs/>
                <w:sz w:val="18"/>
                <w:szCs w:val="19"/>
              </w:rPr>
              <w:t>Regional Skew</w:t>
            </w:r>
          </w:p>
        </w:tc>
        <w:tc>
          <w:tcPr>
            <w:tcW w:w="1900" w:type="dxa"/>
            <w:shd w:val="clear" w:color="auto" w:fill="E8E8E8"/>
          </w:tcPr>
          <w:p w14:paraId="1188662F" w14:textId="77777777" w:rsidR="009F765D" w:rsidRDefault="00BD51A0">
            <w:r>
              <w:rPr>
                <w:bCs/>
                <w:sz w:val="18"/>
                <w:szCs w:val="19"/>
              </w:rPr>
              <w:t>-0.07</w:t>
            </w:r>
          </w:p>
        </w:tc>
        <w:tc>
          <w:tcPr>
            <w:tcW w:w="2100" w:type="dxa"/>
            <w:shd w:val="clear" w:color="auto" w:fill="E8E8E8"/>
          </w:tcPr>
          <w:p w14:paraId="38C4C55C" w14:textId="77777777" w:rsidR="009F765D" w:rsidRDefault="00BD51A0">
            <w:r>
              <w:rPr>
                <w:bCs/>
                <w:sz w:val="18"/>
                <w:szCs w:val="19"/>
              </w:rPr>
              <w:t>0.09</w:t>
            </w:r>
          </w:p>
        </w:tc>
        <w:tc>
          <w:tcPr>
            <w:tcW w:w="1500" w:type="dxa"/>
            <w:shd w:val="clear" w:color="auto" w:fill="E8E8E8"/>
          </w:tcPr>
          <w:p w14:paraId="6FD41B4F" w14:textId="77777777" w:rsidR="009F765D" w:rsidRDefault="00BD51A0">
            <w:r>
              <w:rPr>
                <w:bCs/>
                <w:sz w:val="18"/>
                <w:szCs w:val="19"/>
              </w:rPr>
              <w:t>0.07</w:t>
            </w:r>
          </w:p>
        </w:tc>
        <w:tc>
          <w:tcPr>
            <w:tcW w:w="1500" w:type="dxa"/>
            <w:shd w:val="clear" w:color="auto" w:fill="E8E8E8"/>
          </w:tcPr>
          <w:p w14:paraId="37288B14" w14:textId="77777777" w:rsidR="009F765D" w:rsidRDefault="00BD51A0">
            <w:r>
              <w:rPr>
                <w:bCs/>
                <w:sz w:val="18"/>
                <w:szCs w:val="19"/>
              </w:rPr>
              <w:t>0.0</w:t>
            </w:r>
          </w:p>
        </w:tc>
      </w:tr>
      <w:tr w:rsidR="009F765D" w14:paraId="61210009" w14:textId="77777777">
        <w:tc>
          <w:tcPr>
            <w:tcW w:w="2200" w:type="dxa"/>
            <w:shd w:val="clear" w:color="auto" w:fill="E8E8E8"/>
          </w:tcPr>
          <w:p w14:paraId="3B1E2542" w14:textId="77777777" w:rsidR="009F765D" w:rsidRDefault="00BD51A0">
            <w:r>
              <w:rPr>
                <w:bCs/>
                <w:sz w:val="18"/>
                <w:szCs w:val="19"/>
              </w:rPr>
              <w:t>Weighted Skew</w:t>
            </w:r>
          </w:p>
        </w:tc>
        <w:tc>
          <w:tcPr>
            <w:tcW w:w="1900" w:type="dxa"/>
            <w:shd w:val="clear" w:color="auto" w:fill="E8E8E8"/>
          </w:tcPr>
          <w:p w14:paraId="0E88326A" w14:textId="77777777" w:rsidR="009F765D" w:rsidRDefault="00BD51A0">
            <w:r>
              <w:rPr>
                <w:bCs/>
                <w:sz w:val="18"/>
                <w:szCs w:val="19"/>
              </w:rPr>
              <w:t>-0.135</w:t>
            </w:r>
          </w:p>
        </w:tc>
        <w:tc>
          <w:tcPr>
            <w:tcW w:w="2100" w:type="dxa"/>
            <w:shd w:val="clear" w:color="auto" w:fill="E8E8E8"/>
          </w:tcPr>
          <w:p w14:paraId="1A02D365" w14:textId="77777777" w:rsidR="009F765D" w:rsidRDefault="00BD51A0">
            <w:r>
              <w:rPr>
                <w:bCs/>
                <w:sz w:val="18"/>
                <w:szCs w:val="19"/>
              </w:rPr>
              <w:t>-0.052</w:t>
            </w:r>
          </w:p>
        </w:tc>
        <w:tc>
          <w:tcPr>
            <w:tcW w:w="1500" w:type="dxa"/>
            <w:shd w:val="clear" w:color="auto" w:fill="E8E8E8"/>
          </w:tcPr>
          <w:p w14:paraId="797476B8" w14:textId="77777777" w:rsidR="009F765D" w:rsidRDefault="00BD51A0">
            <w:r>
              <w:rPr>
                <w:bCs/>
                <w:sz w:val="18"/>
                <w:szCs w:val="19"/>
              </w:rPr>
              <w:t>-0.007</w:t>
            </w:r>
          </w:p>
        </w:tc>
        <w:tc>
          <w:tcPr>
            <w:tcW w:w="1500" w:type="dxa"/>
            <w:shd w:val="clear" w:color="auto" w:fill="E8E8E8"/>
          </w:tcPr>
          <w:p w14:paraId="03FB776B" w14:textId="77777777" w:rsidR="009F765D" w:rsidRDefault="00BD51A0">
            <w:r>
              <w:rPr>
                <w:bCs/>
                <w:sz w:val="18"/>
                <w:szCs w:val="19"/>
              </w:rPr>
              <w:t>-0.029</w:t>
            </w:r>
          </w:p>
        </w:tc>
      </w:tr>
      <w:tr w:rsidR="009F765D" w14:paraId="23A791DB" w14:textId="77777777">
        <w:tc>
          <w:tcPr>
            <w:tcW w:w="2200" w:type="dxa"/>
            <w:shd w:val="clear" w:color="auto" w:fill="E8E8E8"/>
          </w:tcPr>
          <w:p w14:paraId="4A0B5400" w14:textId="77777777" w:rsidR="009F765D" w:rsidRDefault="00BD51A0">
            <w:r>
              <w:rPr>
                <w:bCs/>
                <w:sz w:val="18"/>
                <w:szCs w:val="19"/>
              </w:rPr>
              <w:t>Adopted Skew</w:t>
            </w:r>
          </w:p>
        </w:tc>
        <w:tc>
          <w:tcPr>
            <w:tcW w:w="1900" w:type="dxa"/>
            <w:shd w:val="clear" w:color="auto" w:fill="E8E8E8"/>
          </w:tcPr>
          <w:p w14:paraId="2FA27212" w14:textId="77777777" w:rsidR="009F765D" w:rsidRDefault="00BD51A0">
            <w:r>
              <w:rPr>
                <w:bCs/>
                <w:sz w:val="18"/>
                <w:szCs w:val="19"/>
              </w:rPr>
              <w:t>-0.135</w:t>
            </w:r>
          </w:p>
        </w:tc>
        <w:tc>
          <w:tcPr>
            <w:tcW w:w="2100" w:type="dxa"/>
            <w:shd w:val="clear" w:color="auto" w:fill="E8E8E8"/>
          </w:tcPr>
          <w:p w14:paraId="05FEEFDD" w14:textId="77777777" w:rsidR="009F765D" w:rsidRDefault="00BD51A0">
            <w:r>
              <w:rPr>
                <w:bCs/>
                <w:sz w:val="18"/>
                <w:szCs w:val="19"/>
              </w:rPr>
              <w:t>-0.052</w:t>
            </w:r>
          </w:p>
        </w:tc>
        <w:tc>
          <w:tcPr>
            <w:tcW w:w="1500" w:type="dxa"/>
            <w:shd w:val="clear" w:color="auto" w:fill="E8E8E8"/>
          </w:tcPr>
          <w:p w14:paraId="2044A42A" w14:textId="77777777" w:rsidR="009F765D" w:rsidRDefault="00BD51A0">
            <w:r>
              <w:rPr>
                <w:bCs/>
                <w:sz w:val="18"/>
                <w:szCs w:val="19"/>
              </w:rPr>
              <w:t>-0.007</w:t>
            </w:r>
          </w:p>
        </w:tc>
        <w:tc>
          <w:tcPr>
            <w:tcW w:w="1500" w:type="dxa"/>
            <w:shd w:val="clear" w:color="auto" w:fill="E8E8E8"/>
          </w:tcPr>
          <w:p w14:paraId="045A9F8D" w14:textId="77777777" w:rsidR="009F765D" w:rsidRDefault="00BD51A0">
            <w:r>
              <w:rPr>
                <w:bCs/>
                <w:sz w:val="18"/>
                <w:szCs w:val="19"/>
              </w:rPr>
              <w:t>-0.029</w:t>
            </w:r>
          </w:p>
        </w:tc>
      </w:tr>
      <w:tr w:rsidR="009F765D" w14:paraId="496B0CE2" w14:textId="77777777">
        <w:tc>
          <w:tcPr>
            <w:tcW w:w="2200" w:type="dxa"/>
            <w:shd w:val="clear" w:color="auto" w:fill="E8E8E8"/>
          </w:tcPr>
          <w:p w14:paraId="6E9349C9" w14:textId="77777777" w:rsidR="009F765D" w:rsidRDefault="00BD51A0">
            <w:r>
              <w:rPr>
                <w:bCs/>
                <w:sz w:val="18"/>
                <w:szCs w:val="19"/>
              </w:rPr>
              <w:t>EMA MSE [G at-site]</w:t>
            </w:r>
          </w:p>
        </w:tc>
        <w:tc>
          <w:tcPr>
            <w:tcW w:w="1900" w:type="dxa"/>
            <w:shd w:val="clear" w:color="auto" w:fill="E8E8E8"/>
          </w:tcPr>
          <w:p w14:paraId="23828BF2" w14:textId="77777777" w:rsidR="009F765D" w:rsidRDefault="00BD51A0">
            <w:r>
              <w:rPr>
                <w:bCs/>
                <w:sz w:val="18"/>
                <w:szCs w:val="19"/>
              </w:rPr>
              <w:t>0.064</w:t>
            </w:r>
          </w:p>
        </w:tc>
        <w:tc>
          <w:tcPr>
            <w:tcW w:w="2100" w:type="dxa"/>
            <w:shd w:val="clear" w:color="auto" w:fill="E8E8E8"/>
          </w:tcPr>
          <w:p w14:paraId="623F9A5B" w14:textId="77777777" w:rsidR="009F765D" w:rsidRDefault="00BD51A0">
            <w:r>
              <w:rPr>
                <w:bCs/>
                <w:sz w:val="18"/>
                <w:szCs w:val="19"/>
              </w:rPr>
              <w:t>0.064</w:t>
            </w:r>
          </w:p>
        </w:tc>
        <w:tc>
          <w:tcPr>
            <w:tcW w:w="1500" w:type="dxa"/>
            <w:shd w:val="clear" w:color="auto" w:fill="E8E8E8"/>
          </w:tcPr>
          <w:p w14:paraId="3D116DED" w14:textId="77777777" w:rsidR="009F765D" w:rsidRDefault="00BD51A0">
            <w:r>
              <w:rPr>
                <w:bCs/>
                <w:sz w:val="18"/>
                <w:szCs w:val="19"/>
              </w:rPr>
              <w:t>0.061</w:t>
            </w:r>
          </w:p>
        </w:tc>
        <w:tc>
          <w:tcPr>
            <w:tcW w:w="1500" w:type="dxa"/>
            <w:shd w:val="clear" w:color="auto" w:fill="E8E8E8"/>
          </w:tcPr>
          <w:p w14:paraId="60B2E0E8" w14:textId="77777777" w:rsidR="009F765D" w:rsidRDefault="00BD51A0">
            <w:r>
              <w:rPr>
                <w:bCs/>
                <w:sz w:val="18"/>
                <w:szCs w:val="19"/>
              </w:rPr>
              <w:t>0.06</w:t>
            </w:r>
          </w:p>
        </w:tc>
      </w:tr>
      <w:tr w:rsidR="009F765D" w14:paraId="36D1E7C7" w14:textId="77777777">
        <w:tc>
          <w:tcPr>
            <w:tcW w:w="2200" w:type="dxa"/>
            <w:shd w:val="clear" w:color="auto" w:fill="E8E8E8"/>
          </w:tcPr>
          <w:p w14:paraId="2ADA0375" w14:textId="77777777" w:rsidR="009F765D" w:rsidRDefault="00BD51A0">
            <w:r>
              <w:rPr>
                <w:bCs/>
                <w:sz w:val="18"/>
                <w:szCs w:val="19"/>
              </w:rPr>
              <w:t>Grubbs-Beck Critical Value</w:t>
            </w:r>
          </w:p>
        </w:tc>
        <w:tc>
          <w:tcPr>
            <w:tcW w:w="1900" w:type="dxa"/>
            <w:shd w:val="clear" w:color="auto" w:fill="E8E8E8"/>
          </w:tcPr>
          <w:p w14:paraId="08C372AE" w14:textId="77777777" w:rsidR="009F765D" w:rsidRDefault="00BD51A0">
            <w:r>
              <w:rPr>
                <w:bCs/>
                <w:sz w:val="18"/>
                <w:szCs w:val="19"/>
              </w:rPr>
              <w:t>0.0</w:t>
            </w:r>
          </w:p>
        </w:tc>
        <w:tc>
          <w:tcPr>
            <w:tcW w:w="2100" w:type="dxa"/>
            <w:shd w:val="clear" w:color="auto" w:fill="E8E8E8"/>
          </w:tcPr>
          <w:p w14:paraId="4D132226" w14:textId="77777777" w:rsidR="009F765D" w:rsidRDefault="00BD51A0">
            <w:r>
              <w:rPr>
                <w:bCs/>
                <w:sz w:val="18"/>
                <w:szCs w:val="19"/>
              </w:rPr>
              <w:t>0.0</w:t>
            </w:r>
          </w:p>
        </w:tc>
        <w:tc>
          <w:tcPr>
            <w:tcW w:w="1500" w:type="dxa"/>
            <w:shd w:val="clear" w:color="auto" w:fill="E8E8E8"/>
          </w:tcPr>
          <w:p w14:paraId="7211FAB2" w14:textId="77777777" w:rsidR="009F765D" w:rsidRDefault="00BD51A0">
            <w:r>
              <w:rPr>
                <w:bCs/>
                <w:sz w:val="18"/>
                <w:szCs w:val="19"/>
              </w:rPr>
              <w:t>0.0</w:t>
            </w:r>
          </w:p>
        </w:tc>
        <w:tc>
          <w:tcPr>
            <w:tcW w:w="1500" w:type="dxa"/>
            <w:shd w:val="clear" w:color="auto" w:fill="E8E8E8"/>
          </w:tcPr>
          <w:p w14:paraId="36CB7846" w14:textId="77777777" w:rsidR="009F765D" w:rsidRDefault="00BD51A0">
            <w:r>
              <w:rPr>
                <w:bCs/>
                <w:sz w:val="18"/>
                <w:szCs w:val="19"/>
              </w:rPr>
              <w:t>0.0</w:t>
            </w:r>
          </w:p>
        </w:tc>
      </w:tr>
      <w:tr w:rsidR="009F765D" w14:paraId="4F79668A" w14:textId="77777777">
        <w:tc>
          <w:tcPr>
            <w:tcW w:w="2200" w:type="dxa"/>
            <w:shd w:val="clear" w:color="auto" w:fill="E8E8E8"/>
          </w:tcPr>
          <w:p w14:paraId="2DB588AC" w14:textId="77777777" w:rsidR="009F765D" w:rsidRDefault="00BD51A0">
            <w:r>
              <w:rPr>
                <w:bCs/>
                <w:sz w:val="18"/>
                <w:szCs w:val="19"/>
              </w:rPr>
              <w:t>Equivalent Record Length</w:t>
            </w:r>
          </w:p>
        </w:tc>
        <w:tc>
          <w:tcPr>
            <w:tcW w:w="1900" w:type="dxa"/>
            <w:shd w:val="clear" w:color="auto" w:fill="E8E8E8"/>
          </w:tcPr>
          <w:p w14:paraId="2848FDFC" w14:textId="77777777" w:rsidR="009F765D" w:rsidRDefault="00BD51A0">
            <w:r>
              <w:rPr>
                <w:bCs/>
                <w:sz w:val="18"/>
                <w:szCs w:val="19"/>
              </w:rPr>
              <w:t>100.657</w:t>
            </w:r>
          </w:p>
        </w:tc>
        <w:tc>
          <w:tcPr>
            <w:tcW w:w="2100" w:type="dxa"/>
            <w:shd w:val="clear" w:color="auto" w:fill="E8E8E8"/>
          </w:tcPr>
          <w:p w14:paraId="13447BAD" w14:textId="77777777" w:rsidR="009F765D" w:rsidRDefault="00BD51A0">
            <w:r>
              <w:rPr>
                <w:bCs/>
                <w:sz w:val="18"/>
                <w:szCs w:val="19"/>
              </w:rPr>
              <w:t>100.369</w:t>
            </w:r>
          </w:p>
        </w:tc>
        <w:tc>
          <w:tcPr>
            <w:tcW w:w="1500" w:type="dxa"/>
            <w:shd w:val="clear" w:color="auto" w:fill="E8E8E8"/>
          </w:tcPr>
          <w:p w14:paraId="45494821" w14:textId="77777777" w:rsidR="009F765D" w:rsidRDefault="00BD51A0">
            <w:r>
              <w:rPr>
                <w:bCs/>
                <w:sz w:val="18"/>
                <w:szCs w:val="19"/>
              </w:rPr>
              <w:t>105.405</w:t>
            </w:r>
          </w:p>
        </w:tc>
        <w:tc>
          <w:tcPr>
            <w:tcW w:w="1500" w:type="dxa"/>
            <w:shd w:val="clear" w:color="auto" w:fill="E8E8E8"/>
          </w:tcPr>
          <w:p w14:paraId="2761013E" w14:textId="77777777" w:rsidR="009F765D" w:rsidRDefault="00BD51A0">
            <w:r>
              <w:rPr>
                <w:bCs/>
                <w:sz w:val="18"/>
                <w:szCs w:val="19"/>
              </w:rPr>
              <w:t>110.932</w:t>
            </w:r>
          </w:p>
        </w:tc>
      </w:tr>
      <w:tr w:rsidR="009F765D" w14:paraId="5D64D33C" w14:textId="77777777">
        <w:tc>
          <w:tcPr>
            <w:tcW w:w="2200" w:type="dxa"/>
            <w:shd w:val="clear" w:color="auto" w:fill="E8E8E8"/>
          </w:tcPr>
          <w:p w14:paraId="7F5F8CC1" w14:textId="77777777" w:rsidR="009F765D" w:rsidRDefault="00BD51A0">
            <w:r>
              <w:rPr>
                <w:bCs/>
                <w:sz w:val="18"/>
                <w:szCs w:val="19"/>
              </w:rPr>
              <w:lastRenderedPageBreak/>
              <w:t>Systematic Events</w:t>
            </w:r>
          </w:p>
        </w:tc>
        <w:tc>
          <w:tcPr>
            <w:tcW w:w="1900" w:type="dxa"/>
            <w:shd w:val="clear" w:color="auto" w:fill="E8E8E8"/>
          </w:tcPr>
          <w:p w14:paraId="0FA7B30A" w14:textId="77777777" w:rsidR="009F765D" w:rsidRDefault="00BD51A0">
            <w:r>
              <w:rPr>
                <w:bCs/>
                <w:sz w:val="18"/>
                <w:szCs w:val="19"/>
              </w:rPr>
              <w:t>95.0</w:t>
            </w:r>
          </w:p>
        </w:tc>
        <w:tc>
          <w:tcPr>
            <w:tcW w:w="2100" w:type="dxa"/>
            <w:shd w:val="clear" w:color="auto" w:fill="E8E8E8"/>
          </w:tcPr>
          <w:p w14:paraId="2F8C41E7" w14:textId="77777777" w:rsidR="009F765D" w:rsidRDefault="00BD51A0">
            <w:r>
              <w:rPr>
                <w:bCs/>
                <w:sz w:val="18"/>
                <w:szCs w:val="19"/>
              </w:rPr>
              <w:t>94.0</w:t>
            </w:r>
          </w:p>
        </w:tc>
        <w:tc>
          <w:tcPr>
            <w:tcW w:w="1500" w:type="dxa"/>
            <w:shd w:val="clear" w:color="auto" w:fill="E8E8E8"/>
          </w:tcPr>
          <w:p w14:paraId="32C90865" w14:textId="77777777" w:rsidR="009F765D" w:rsidRDefault="00BD51A0">
            <w:r>
              <w:rPr>
                <w:bCs/>
                <w:sz w:val="18"/>
                <w:szCs w:val="19"/>
              </w:rPr>
              <w:t>93.0</w:t>
            </w:r>
          </w:p>
        </w:tc>
        <w:tc>
          <w:tcPr>
            <w:tcW w:w="1500" w:type="dxa"/>
            <w:shd w:val="clear" w:color="auto" w:fill="E8E8E8"/>
          </w:tcPr>
          <w:p w14:paraId="6553DD7C" w14:textId="77777777" w:rsidR="009F765D" w:rsidRDefault="00BD51A0">
            <w:r>
              <w:rPr>
                <w:bCs/>
                <w:sz w:val="18"/>
                <w:szCs w:val="19"/>
              </w:rPr>
              <w:t>93.0</w:t>
            </w:r>
          </w:p>
        </w:tc>
      </w:tr>
      <w:tr w:rsidR="009F765D" w14:paraId="6FA5ADE3" w14:textId="77777777">
        <w:tc>
          <w:tcPr>
            <w:tcW w:w="2200" w:type="dxa"/>
            <w:shd w:val="clear" w:color="auto" w:fill="E8E8E8"/>
          </w:tcPr>
          <w:p w14:paraId="000881F0" w14:textId="77777777" w:rsidR="009F765D" w:rsidRDefault="00BD51A0">
            <w:r>
              <w:rPr>
                <w:bCs/>
                <w:sz w:val="18"/>
                <w:szCs w:val="19"/>
              </w:rPr>
              <w:t>Historic Events</w:t>
            </w:r>
          </w:p>
        </w:tc>
        <w:tc>
          <w:tcPr>
            <w:tcW w:w="1900" w:type="dxa"/>
            <w:shd w:val="clear" w:color="auto" w:fill="E8E8E8"/>
          </w:tcPr>
          <w:p w14:paraId="616D7F32" w14:textId="77777777" w:rsidR="009F765D" w:rsidRDefault="00BD51A0">
            <w:r>
              <w:rPr>
                <w:bCs/>
                <w:sz w:val="18"/>
                <w:szCs w:val="19"/>
              </w:rPr>
              <w:t>0.0</w:t>
            </w:r>
          </w:p>
        </w:tc>
        <w:tc>
          <w:tcPr>
            <w:tcW w:w="2100" w:type="dxa"/>
            <w:shd w:val="clear" w:color="auto" w:fill="E8E8E8"/>
          </w:tcPr>
          <w:p w14:paraId="40B5850C" w14:textId="77777777" w:rsidR="009F765D" w:rsidRDefault="00BD51A0">
            <w:r>
              <w:rPr>
                <w:bCs/>
                <w:sz w:val="18"/>
                <w:szCs w:val="19"/>
              </w:rPr>
              <w:t>0.0</w:t>
            </w:r>
          </w:p>
        </w:tc>
        <w:tc>
          <w:tcPr>
            <w:tcW w:w="1500" w:type="dxa"/>
            <w:shd w:val="clear" w:color="auto" w:fill="E8E8E8"/>
          </w:tcPr>
          <w:p w14:paraId="0EBDE359" w14:textId="77777777" w:rsidR="009F765D" w:rsidRDefault="00BD51A0">
            <w:r>
              <w:rPr>
                <w:bCs/>
                <w:sz w:val="18"/>
                <w:szCs w:val="19"/>
              </w:rPr>
              <w:t>0.0</w:t>
            </w:r>
          </w:p>
        </w:tc>
        <w:tc>
          <w:tcPr>
            <w:tcW w:w="1500" w:type="dxa"/>
            <w:shd w:val="clear" w:color="auto" w:fill="E8E8E8"/>
          </w:tcPr>
          <w:p w14:paraId="25C77379" w14:textId="77777777" w:rsidR="009F765D" w:rsidRDefault="00BD51A0">
            <w:r>
              <w:rPr>
                <w:bCs/>
                <w:sz w:val="18"/>
                <w:szCs w:val="19"/>
              </w:rPr>
              <w:t>0.0</w:t>
            </w:r>
          </w:p>
        </w:tc>
      </w:tr>
      <w:tr w:rsidR="009F765D" w14:paraId="6BBA56C1" w14:textId="77777777">
        <w:tc>
          <w:tcPr>
            <w:tcW w:w="2200" w:type="dxa"/>
            <w:shd w:val="clear" w:color="auto" w:fill="E8E8E8"/>
          </w:tcPr>
          <w:p w14:paraId="420CE1DD" w14:textId="77777777" w:rsidR="009F765D" w:rsidRDefault="00BD51A0">
            <w:r>
              <w:rPr>
                <w:bCs/>
                <w:sz w:val="18"/>
                <w:szCs w:val="19"/>
              </w:rPr>
              <w:t>High Outliers</w:t>
            </w:r>
          </w:p>
        </w:tc>
        <w:tc>
          <w:tcPr>
            <w:tcW w:w="1900" w:type="dxa"/>
            <w:shd w:val="clear" w:color="auto" w:fill="E8E8E8"/>
          </w:tcPr>
          <w:p w14:paraId="0341B3A1" w14:textId="77777777" w:rsidR="009F765D" w:rsidRDefault="00BD51A0">
            <w:r>
              <w:rPr>
                <w:bCs/>
                <w:sz w:val="18"/>
                <w:szCs w:val="19"/>
              </w:rPr>
              <w:t>0.0</w:t>
            </w:r>
          </w:p>
        </w:tc>
        <w:tc>
          <w:tcPr>
            <w:tcW w:w="2100" w:type="dxa"/>
            <w:shd w:val="clear" w:color="auto" w:fill="E8E8E8"/>
          </w:tcPr>
          <w:p w14:paraId="0A94E0E3" w14:textId="77777777" w:rsidR="009F765D" w:rsidRDefault="00BD51A0">
            <w:r>
              <w:rPr>
                <w:bCs/>
                <w:sz w:val="18"/>
                <w:szCs w:val="19"/>
              </w:rPr>
              <w:t>0.0</w:t>
            </w:r>
          </w:p>
        </w:tc>
        <w:tc>
          <w:tcPr>
            <w:tcW w:w="1500" w:type="dxa"/>
            <w:shd w:val="clear" w:color="auto" w:fill="E8E8E8"/>
          </w:tcPr>
          <w:p w14:paraId="0C841D31" w14:textId="77777777" w:rsidR="009F765D" w:rsidRDefault="00BD51A0">
            <w:r>
              <w:rPr>
                <w:bCs/>
                <w:sz w:val="18"/>
                <w:szCs w:val="19"/>
              </w:rPr>
              <w:t>0.0</w:t>
            </w:r>
          </w:p>
        </w:tc>
        <w:tc>
          <w:tcPr>
            <w:tcW w:w="1500" w:type="dxa"/>
            <w:shd w:val="clear" w:color="auto" w:fill="E8E8E8"/>
          </w:tcPr>
          <w:p w14:paraId="4360982A" w14:textId="77777777" w:rsidR="009F765D" w:rsidRDefault="00BD51A0">
            <w:r>
              <w:rPr>
                <w:bCs/>
                <w:sz w:val="18"/>
                <w:szCs w:val="19"/>
              </w:rPr>
              <w:t>0.0</w:t>
            </w:r>
          </w:p>
        </w:tc>
      </w:tr>
      <w:tr w:rsidR="009F765D" w14:paraId="21AFFF32" w14:textId="77777777">
        <w:tc>
          <w:tcPr>
            <w:tcW w:w="2200" w:type="dxa"/>
            <w:shd w:val="clear" w:color="auto" w:fill="E8E8E8"/>
          </w:tcPr>
          <w:p w14:paraId="669F18B5" w14:textId="77777777" w:rsidR="009F765D" w:rsidRDefault="00BD51A0">
            <w:r>
              <w:rPr>
                <w:bCs/>
                <w:sz w:val="18"/>
                <w:szCs w:val="19"/>
              </w:rPr>
              <w:t>Low Outliers</w:t>
            </w:r>
          </w:p>
        </w:tc>
        <w:tc>
          <w:tcPr>
            <w:tcW w:w="1900" w:type="dxa"/>
            <w:shd w:val="clear" w:color="auto" w:fill="E8E8E8"/>
          </w:tcPr>
          <w:p w14:paraId="0083B57E" w14:textId="77777777" w:rsidR="009F765D" w:rsidRDefault="00BD51A0">
            <w:r>
              <w:rPr>
                <w:bCs/>
                <w:sz w:val="18"/>
                <w:szCs w:val="19"/>
              </w:rPr>
              <w:t>0.0</w:t>
            </w:r>
          </w:p>
        </w:tc>
        <w:tc>
          <w:tcPr>
            <w:tcW w:w="2100" w:type="dxa"/>
            <w:shd w:val="clear" w:color="auto" w:fill="E8E8E8"/>
          </w:tcPr>
          <w:p w14:paraId="57D65F2A" w14:textId="77777777" w:rsidR="009F765D" w:rsidRDefault="00BD51A0">
            <w:r>
              <w:rPr>
                <w:bCs/>
                <w:sz w:val="18"/>
                <w:szCs w:val="19"/>
              </w:rPr>
              <w:t>0.0</w:t>
            </w:r>
          </w:p>
        </w:tc>
        <w:tc>
          <w:tcPr>
            <w:tcW w:w="1500" w:type="dxa"/>
            <w:shd w:val="clear" w:color="auto" w:fill="E8E8E8"/>
          </w:tcPr>
          <w:p w14:paraId="560DB788" w14:textId="77777777" w:rsidR="009F765D" w:rsidRDefault="00BD51A0">
            <w:r>
              <w:rPr>
                <w:bCs/>
                <w:sz w:val="18"/>
                <w:szCs w:val="19"/>
              </w:rPr>
              <w:t>0.0</w:t>
            </w:r>
          </w:p>
        </w:tc>
        <w:tc>
          <w:tcPr>
            <w:tcW w:w="1500" w:type="dxa"/>
            <w:shd w:val="clear" w:color="auto" w:fill="E8E8E8"/>
          </w:tcPr>
          <w:p w14:paraId="6746C993" w14:textId="77777777" w:rsidR="009F765D" w:rsidRDefault="00BD51A0">
            <w:r>
              <w:rPr>
                <w:bCs/>
                <w:sz w:val="18"/>
                <w:szCs w:val="19"/>
              </w:rPr>
              <w:t>0.0</w:t>
            </w:r>
          </w:p>
        </w:tc>
      </w:tr>
      <w:tr w:rsidR="009F765D" w14:paraId="07DF7825" w14:textId="77777777">
        <w:tc>
          <w:tcPr>
            <w:tcW w:w="2200" w:type="dxa"/>
            <w:shd w:val="clear" w:color="auto" w:fill="E8E8E8"/>
          </w:tcPr>
          <w:p w14:paraId="77DDDF20" w14:textId="77777777" w:rsidR="009F765D" w:rsidRDefault="00BD51A0">
            <w:r>
              <w:rPr>
                <w:bCs/>
                <w:sz w:val="18"/>
                <w:szCs w:val="19"/>
              </w:rPr>
              <w:t>Zero Events</w:t>
            </w:r>
          </w:p>
        </w:tc>
        <w:tc>
          <w:tcPr>
            <w:tcW w:w="1900" w:type="dxa"/>
            <w:shd w:val="clear" w:color="auto" w:fill="E8E8E8"/>
          </w:tcPr>
          <w:p w14:paraId="15C5D726" w14:textId="77777777" w:rsidR="009F765D" w:rsidRDefault="00BD51A0">
            <w:r>
              <w:rPr>
                <w:bCs/>
                <w:sz w:val="18"/>
                <w:szCs w:val="19"/>
              </w:rPr>
              <w:t>0.0</w:t>
            </w:r>
          </w:p>
        </w:tc>
        <w:tc>
          <w:tcPr>
            <w:tcW w:w="2100" w:type="dxa"/>
            <w:shd w:val="clear" w:color="auto" w:fill="E8E8E8"/>
          </w:tcPr>
          <w:p w14:paraId="61DB7E7B" w14:textId="77777777" w:rsidR="009F765D" w:rsidRDefault="00BD51A0">
            <w:r>
              <w:rPr>
                <w:bCs/>
                <w:sz w:val="18"/>
                <w:szCs w:val="19"/>
              </w:rPr>
              <w:t>0.0</w:t>
            </w:r>
          </w:p>
        </w:tc>
        <w:tc>
          <w:tcPr>
            <w:tcW w:w="1500" w:type="dxa"/>
            <w:shd w:val="clear" w:color="auto" w:fill="E8E8E8"/>
          </w:tcPr>
          <w:p w14:paraId="3C901EEF" w14:textId="77777777" w:rsidR="009F765D" w:rsidRDefault="00BD51A0">
            <w:r>
              <w:rPr>
                <w:bCs/>
                <w:sz w:val="18"/>
                <w:szCs w:val="19"/>
              </w:rPr>
              <w:t>0.0</w:t>
            </w:r>
          </w:p>
        </w:tc>
        <w:tc>
          <w:tcPr>
            <w:tcW w:w="1500" w:type="dxa"/>
            <w:shd w:val="clear" w:color="auto" w:fill="E8E8E8"/>
          </w:tcPr>
          <w:p w14:paraId="7FFF8007" w14:textId="77777777" w:rsidR="009F765D" w:rsidRDefault="00BD51A0">
            <w:r>
              <w:rPr>
                <w:bCs/>
                <w:sz w:val="18"/>
                <w:szCs w:val="19"/>
              </w:rPr>
              <w:t>0.0</w:t>
            </w:r>
          </w:p>
        </w:tc>
      </w:tr>
      <w:tr w:rsidR="009F765D" w14:paraId="2EF38C6C" w14:textId="77777777">
        <w:tc>
          <w:tcPr>
            <w:tcW w:w="2200" w:type="dxa"/>
            <w:shd w:val="clear" w:color="auto" w:fill="E8E8E8"/>
          </w:tcPr>
          <w:p w14:paraId="2310D0A0" w14:textId="77777777" w:rsidR="009F765D" w:rsidRDefault="00BD51A0">
            <w:r>
              <w:rPr>
                <w:bCs/>
                <w:sz w:val="18"/>
                <w:szCs w:val="19"/>
              </w:rPr>
              <w:t>Missing Events</w:t>
            </w:r>
          </w:p>
        </w:tc>
        <w:tc>
          <w:tcPr>
            <w:tcW w:w="1900" w:type="dxa"/>
            <w:shd w:val="clear" w:color="auto" w:fill="E8E8E8"/>
          </w:tcPr>
          <w:p w14:paraId="572051E8" w14:textId="77777777" w:rsidR="009F765D" w:rsidRDefault="00BD51A0">
            <w:r>
              <w:rPr>
                <w:bCs/>
                <w:sz w:val="18"/>
                <w:szCs w:val="19"/>
              </w:rPr>
              <w:t>5.0</w:t>
            </w:r>
          </w:p>
        </w:tc>
        <w:tc>
          <w:tcPr>
            <w:tcW w:w="2100" w:type="dxa"/>
            <w:shd w:val="clear" w:color="auto" w:fill="E8E8E8"/>
          </w:tcPr>
          <w:p w14:paraId="0DF30B93" w14:textId="77777777" w:rsidR="009F765D" w:rsidRDefault="00BD51A0">
            <w:r>
              <w:rPr>
                <w:bCs/>
                <w:sz w:val="18"/>
                <w:szCs w:val="19"/>
              </w:rPr>
              <w:t>5.0</w:t>
            </w:r>
          </w:p>
        </w:tc>
        <w:tc>
          <w:tcPr>
            <w:tcW w:w="1500" w:type="dxa"/>
            <w:shd w:val="clear" w:color="auto" w:fill="E8E8E8"/>
          </w:tcPr>
          <w:p w14:paraId="400FB528" w14:textId="77777777" w:rsidR="009F765D" w:rsidRDefault="00BD51A0">
            <w:r>
              <w:rPr>
                <w:bCs/>
                <w:sz w:val="18"/>
                <w:szCs w:val="19"/>
              </w:rPr>
              <w:t>5.0</w:t>
            </w:r>
          </w:p>
        </w:tc>
        <w:tc>
          <w:tcPr>
            <w:tcW w:w="1500" w:type="dxa"/>
            <w:shd w:val="clear" w:color="auto" w:fill="E8E8E8"/>
          </w:tcPr>
          <w:p w14:paraId="35A5A68F" w14:textId="77777777" w:rsidR="009F765D" w:rsidRDefault="00BD51A0">
            <w:r>
              <w:rPr>
                <w:bCs/>
                <w:sz w:val="18"/>
                <w:szCs w:val="19"/>
              </w:rPr>
              <w:t>5.0</w:t>
            </w:r>
          </w:p>
        </w:tc>
      </w:tr>
      <w:tr w:rsidR="009F765D" w14:paraId="5C20F5AA" w14:textId="77777777">
        <w:tc>
          <w:tcPr>
            <w:tcW w:w="2200" w:type="dxa"/>
            <w:shd w:val="clear" w:color="auto" w:fill="E8E8E8"/>
          </w:tcPr>
          <w:p w14:paraId="505EE838" w14:textId="77777777" w:rsidR="009F765D" w:rsidRDefault="00BD51A0">
            <w:r>
              <w:rPr>
                <w:bCs/>
                <w:sz w:val="18"/>
                <w:szCs w:val="19"/>
              </w:rPr>
              <w:t>Historic Period</w:t>
            </w:r>
          </w:p>
        </w:tc>
        <w:tc>
          <w:tcPr>
            <w:tcW w:w="1900" w:type="dxa"/>
            <w:shd w:val="clear" w:color="auto" w:fill="E8E8E8"/>
          </w:tcPr>
          <w:p w14:paraId="63FF9624" w14:textId="77777777" w:rsidR="009F765D" w:rsidRDefault="00BD51A0">
            <w:r>
              <w:rPr>
                <w:bCs/>
                <w:sz w:val="18"/>
                <w:szCs w:val="19"/>
              </w:rPr>
              <w:t>100.0</w:t>
            </w:r>
          </w:p>
        </w:tc>
        <w:tc>
          <w:tcPr>
            <w:tcW w:w="2100" w:type="dxa"/>
            <w:shd w:val="clear" w:color="auto" w:fill="E8E8E8"/>
          </w:tcPr>
          <w:p w14:paraId="5F2FCF33" w14:textId="77777777" w:rsidR="009F765D" w:rsidRDefault="00BD51A0">
            <w:r>
              <w:rPr>
                <w:bCs/>
                <w:sz w:val="18"/>
                <w:szCs w:val="19"/>
              </w:rPr>
              <w:t>99.0</w:t>
            </w:r>
          </w:p>
        </w:tc>
        <w:tc>
          <w:tcPr>
            <w:tcW w:w="1500" w:type="dxa"/>
            <w:shd w:val="clear" w:color="auto" w:fill="E8E8E8"/>
          </w:tcPr>
          <w:p w14:paraId="482CB57D" w14:textId="77777777" w:rsidR="009F765D" w:rsidRDefault="00BD51A0">
            <w:r>
              <w:rPr>
                <w:bCs/>
                <w:sz w:val="18"/>
                <w:szCs w:val="19"/>
              </w:rPr>
              <w:t>98.0</w:t>
            </w:r>
          </w:p>
        </w:tc>
        <w:tc>
          <w:tcPr>
            <w:tcW w:w="1500" w:type="dxa"/>
            <w:shd w:val="clear" w:color="auto" w:fill="E8E8E8"/>
          </w:tcPr>
          <w:p w14:paraId="763B4DB4" w14:textId="77777777" w:rsidR="009F765D" w:rsidRDefault="00BD51A0">
            <w:r>
              <w:rPr>
                <w:bCs/>
                <w:sz w:val="18"/>
                <w:szCs w:val="19"/>
              </w:rPr>
              <w:t>98.0</w:t>
            </w:r>
          </w:p>
        </w:tc>
      </w:tr>
    </w:tbl>
    <w:p w14:paraId="777D5D96" w14:textId="77777777" w:rsidR="00E6679F" w:rsidRDefault="00BD51A0" w:rsidP="00E6679F">
      <w:pPr>
        <w:spacing w:after="200"/>
        <w:jc w:val="center"/>
        <w:rPr>
          <w:sz w:val="22"/>
        </w:rPr>
      </w:pPr>
      <w:r>
        <w:rPr>
          <w:i/>
          <w:sz w:val="18"/>
        </w:rPr>
        <w:t>Table 10-1. Distribution parameters and event counts, adopted SSP analyses.</w:t>
      </w:r>
    </w:p>
    <w:p w14:paraId="1F7C33BD" w14:textId="77777777" w:rsidR="00E6679F" w:rsidRPr="00E6679F" w:rsidRDefault="00E6679F" w:rsidP="00E6679F">
      <w:pPr>
        <w:pStyle w:val="Heading1"/>
      </w:pPr>
      <w:r w:rsidRPr="0041496F">
        <w:t>Appendix A. Assembled Record by Water Year</w:t>
      </w:r>
    </w:p>
    <w:p w14:paraId="7AD99107" w14:textId="77777777" w:rsidR="00E6679F" w:rsidRDefault="00E6679F" w:rsidP="00E6679F">
      <w:pPr>
        <w:rPr>
          <w:sz w:val="22"/>
        </w:rPr>
      </w:pPr>
    </w:p>
    <w:p w14:paraId="079DC2AA" w14:textId="77777777" w:rsidR="00E6679F" w:rsidRPr="00E6679F" w:rsidRDefault="00E6679F" w:rsidP="00E6679F">
      <w:pPr>
        <w:rPr>
          <w:sz w:val="22"/>
        </w:rPr>
      </w:pPr>
    </w:p>
    <w:tbl>
      <w:tblPr>
        <w:tblW w:w="9860" w:type="dxa"/>
        <w:tblLook w:val="04A0" w:firstRow="1" w:lastRow="0" w:firstColumn="1" w:lastColumn="0" w:noHBand="0" w:noVBand="1"/>
      </w:tblPr>
      <w:tblGrid>
        <w:gridCol w:w="663"/>
        <w:gridCol w:w="943"/>
        <w:gridCol w:w="1873"/>
        <w:gridCol w:w="985"/>
        <w:gridCol w:w="2136"/>
        <w:gridCol w:w="1133"/>
        <w:gridCol w:w="997"/>
        <w:gridCol w:w="1940"/>
      </w:tblGrid>
      <w:tr w:rsidR="005F16E4" w:rsidRPr="005F16E4" w14:paraId="39C6471C" w14:textId="77777777" w:rsidTr="005F16E4">
        <w:trPr>
          <w:trHeight w:val="300"/>
          <w:tblHeader/>
        </w:trPr>
        <w:tc>
          <w:tcPr>
            <w:tcW w:w="520" w:type="dxa"/>
            <w:tcBorders>
              <w:top w:val="single" w:sz="4" w:space="0" w:color="auto"/>
              <w:left w:val="single" w:sz="4" w:space="0" w:color="auto"/>
              <w:bottom w:val="single" w:sz="4" w:space="0" w:color="auto"/>
              <w:right w:val="single" w:sz="4" w:space="0" w:color="auto"/>
            </w:tcBorders>
            <w:noWrap/>
            <w:vAlign w:val="bottom"/>
            <w:hideMark/>
          </w:tcPr>
          <w:p w14:paraId="4A41B6D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WY</w:t>
            </w:r>
          </w:p>
        </w:tc>
        <w:tc>
          <w:tcPr>
            <w:tcW w:w="740" w:type="dxa"/>
            <w:tcBorders>
              <w:top w:val="single" w:sz="4" w:space="0" w:color="auto"/>
              <w:left w:val="nil"/>
              <w:bottom w:val="single" w:sz="4" w:space="0" w:color="auto"/>
              <w:right w:val="single" w:sz="4" w:space="0" w:color="auto"/>
            </w:tcBorders>
            <w:noWrap/>
            <w:vAlign w:val="bottom"/>
            <w:hideMark/>
          </w:tcPr>
          <w:p w14:paraId="560F5F9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Peak</w:t>
            </w:r>
          </w:p>
        </w:tc>
        <w:tc>
          <w:tcPr>
            <w:tcW w:w="1860" w:type="dxa"/>
            <w:tcBorders>
              <w:top w:val="single" w:sz="4" w:space="0" w:color="auto"/>
              <w:left w:val="nil"/>
              <w:bottom w:val="single" w:sz="4" w:space="0" w:color="auto"/>
              <w:right w:val="single" w:sz="4" w:space="0" w:color="auto"/>
            </w:tcBorders>
            <w:noWrap/>
            <w:vAlign w:val="bottom"/>
            <w:hideMark/>
          </w:tcPr>
          <w:p w14:paraId="26D2303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Peak_Source</w:t>
            </w:r>
          </w:p>
        </w:tc>
        <w:tc>
          <w:tcPr>
            <w:tcW w:w="900" w:type="dxa"/>
            <w:tcBorders>
              <w:top w:val="single" w:sz="4" w:space="0" w:color="auto"/>
              <w:left w:val="nil"/>
              <w:bottom w:val="single" w:sz="4" w:space="0" w:color="auto"/>
              <w:right w:val="single" w:sz="4" w:space="0" w:color="auto"/>
            </w:tcBorders>
            <w:noWrap/>
            <w:vAlign w:val="bottom"/>
            <w:hideMark/>
          </w:tcPr>
          <w:p w14:paraId="689189F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One_day</w:t>
            </w:r>
          </w:p>
        </w:tc>
        <w:tc>
          <w:tcPr>
            <w:tcW w:w="1940" w:type="dxa"/>
            <w:tcBorders>
              <w:top w:val="single" w:sz="4" w:space="0" w:color="auto"/>
              <w:left w:val="nil"/>
              <w:bottom w:val="single" w:sz="4" w:space="0" w:color="auto"/>
              <w:right w:val="single" w:sz="4" w:space="0" w:color="auto"/>
            </w:tcBorders>
            <w:noWrap/>
            <w:vAlign w:val="bottom"/>
            <w:hideMark/>
          </w:tcPr>
          <w:p w14:paraId="3265F76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One_day_Source</w:t>
            </w:r>
          </w:p>
        </w:tc>
        <w:tc>
          <w:tcPr>
            <w:tcW w:w="1060" w:type="dxa"/>
            <w:tcBorders>
              <w:top w:val="single" w:sz="4" w:space="0" w:color="auto"/>
              <w:left w:val="nil"/>
              <w:bottom w:val="single" w:sz="4" w:space="0" w:color="auto"/>
              <w:right w:val="single" w:sz="4" w:space="0" w:color="auto"/>
            </w:tcBorders>
            <w:noWrap/>
            <w:vAlign w:val="bottom"/>
            <w:hideMark/>
          </w:tcPr>
          <w:p w14:paraId="0CD2341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Three_Day</w:t>
            </w:r>
          </w:p>
        </w:tc>
        <w:tc>
          <w:tcPr>
            <w:tcW w:w="900" w:type="dxa"/>
            <w:tcBorders>
              <w:top w:val="single" w:sz="4" w:space="0" w:color="auto"/>
              <w:left w:val="nil"/>
              <w:bottom w:val="single" w:sz="4" w:space="0" w:color="auto"/>
              <w:right w:val="single" w:sz="4" w:space="0" w:color="auto"/>
            </w:tcBorders>
            <w:noWrap/>
            <w:vAlign w:val="bottom"/>
            <w:hideMark/>
          </w:tcPr>
          <w:p w14:paraId="77253D3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Five_Day</w:t>
            </w:r>
          </w:p>
        </w:tc>
        <w:tc>
          <w:tcPr>
            <w:tcW w:w="1940" w:type="dxa"/>
            <w:tcBorders>
              <w:top w:val="single" w:sz="4" w:space="0" w:color="auto"/>
              <w:left w:val="nil"/>
              <w:bottom w:val="single" w:sz="4" w:space="0" w:color="auto"/>
              <w:right w:val="single" w:sz="4" w:space="0" w:color="auto"/>
            </w:tcBorders>
            <w:noWrap/>
            <w:vAlign w:val="bottom"/>
            <w:hideMark/>
          </w:tcPr>
          <w:p w14:paraId="6AAAE95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Durations_Source</w:t>
            </w:r>
          </w:p>
        </w:tc>
      </w:tr>
      <w:tr w:rsidR="005F16E4" w:rsidRPr="005F16E4" w14:paraId="34C825C8"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06A2BFD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1927</w:t>
            </w:r>
          </w:p>
        </w:tc>
        <w:tc>
          <w:tcPr>
            <w:tcW w:w="740" w:type="dxa"/>
            <w:tcBorders>
              <w:top w:val="nil"/>
              <w:left w:val="nil"/>
              <w:bottom w:val="single" w:sz="4" w:space="0" w:color="auto"/>
              <w:right w:val="single" w:sz="4" w:space="0" w:color="auto"/>
            </w:tcBorders>
            <w:noWrap/>
            <w:vAlign w:val="bottom"/>
            <w:hideMark/>
          </w:tcPr>
          <w:p w14:paraId="2CA727BA"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41,100</w:t>
            </w:r>
          </w:p>
        </w:tc>
        <w:tc>
          <w:tcPr>
            <w:tcW w:w="1860" w:type="dxa"/>
            <w:tcBorders>
              <w:top w:val="nil"/>
              <w:left w:val="nil"/>
              <w:bottom w:val="single" w:sz="4" w:space="0" w:color="auto"/>
              <w:right w:val="single" w:sz="4" w:space="0" w:color="auto"/>
            </w:tcBorders>
            <w:noWrap/>
            <w:vAlign w:val="bottom"/>
            <w:hideMark/>
          </w:tcPr>
          <w:p w14:paraId="23ABC50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0FB1F802" w14:textId="77777777" w:rsidR="005F16E4" w:rsidRPr="005F16E4" w:rsidRDefault="005F16E4" w:rsidP="005F16E4">
            <w:pPr>
              <w:rPr>
                <w:rFonts w:ascii="Aptos Narrow" w:hAnsi="Aptos Narrow"/>
                <w:color w:val="000000"/>
                <w:sz w:val="22"/>
                <w:szCs w:val="22"/>
              </w:rPr>
            </w:pPr>
          </w:p>
        </w:tc>
        <w:tc>
          <w:tcPr>
            <w:tcW w:w="1940" w:type="dxa"/>
            <w:tcBorders>
              <w:top w:val="nil"/>
              <w:left w:val="nil"/>
              <w:bottom w:val="single" w:sz="4" w:space="0" w:color="auto"/>
              <w:right w:val="single" w:sz="4" w:space="0" w:color="auto"/>
            </w:tcBorders>
            <w:noWrap/>
            <w:vAlign w:val="bottom"/>
            <w:hideMark/>
          </w:tcPr>
          <w:p w14:paraId="39841821" w14:textId="77777777" w:rsidR="005F16E4" w:rsidRPr="005F16E4" w:rsidRDefault="005F16E4" w:rsidP="005F16E4">
            <w:pPr>
              <w:rPr>
                <w:rFonts w:ascii="Aptos Narrow" w:hAnsi="Aptos Narrow"/>
                <w:color w:val="000000"/>
                <w:sz w:val="22"/>
                <w:szCs w:val="22"/>
              </w:rPr>
            </w:pPr>
          </w:p>
        </w:tc>
        <w:tc>
          <w:tcPr>
            <w:tcW w:w="1060" w:type="dxa"/>
            <w:tcBorders>
              <w:top w:val="nil"/>
              <w:left w:val="nil"/>
              <w:bottom w:val="single" w:sz="4" w:space="0" w:color="auto"/>
              <w:right w:val="single" w:sz="4" w:space="0" w:color="auto"/>
            </w:tcBorders>
            <w:noWrap/>
            <w:vAlign w:val="bottom"/>
            <w:hideMark/>
          </w:tcPr>
          <w:p w14:paraId="1B9E74B2" w14:textId="77777777" w:rsidR="005F16E4" w:rsidRPr="005F16E4" w:rsidRDefault="005F16E4" w:rsidP="005F16E4">
            <w:pPr>
              <w:rPr>
                <w:rFonts w:ascii="Aptos Narrow" w:hAnsi="Aptos Narrow"/>
                <w:color w:val="000000"/>
                <w:sz w:val="22"/>
                <w:szCs w:val="22"/>
              </w:rPr>
            </w:pPr>
          </w:p>
        </w:tc>
        <w:tc>
          <w:tcPr>
            <w:tcW w:w="900" w:type="dxa"/>
            <w:tcBorders>
              <w:top w:val="nil"/>
              <w:left w:val="nil"/>
              <w:bottom w:val="single" w:sz="4" w:space="0" w:color="auto"/>
              <w:right w:val="single" w:sz="4" w:space="0" w:color="auto"/>
            </w:tcBorders>
            <w:noWrap/>
            <w:vAlign w:val="bottom"/>
            <w:hideMark/>
          </w:tcPr>
          <w:p w14:paraId="28EF87D0" w14:textId="77777777" w:rsidR="005F16E4" w:rsidRPr="005F16E4" w:rsidRDefault="005F16E4" w:rsidP="005F16E4">
            <w:pPr>
              <w:rPr>
                <w:rFonts w:ascii="Aptos Narrow" w:hAnsi="Aptos Narrow"/>
                <w:color w:val="000000"/>
                <w:sz w:val="22"/>
                <w:szCs w:val="22"/>
              </w:rPr>
            </w:pPr>
          </w:p>
        </w:tc>
        <w:tc>
          <w:tcPr>
            <w:tcW w:w="1940" w:type="dxa"/>
            <w:tcBorders>
              <w:top w:val="nil"/>
              <w:left w:val="nil"/>
              <w:bottom w:val="single" w:sz="4" w:space="0" w:color="auto"/>
              <w:right w:val="single" w:sz="4" w:space="0" w:color="auto"/>
            </w:tcBorders>
            <w:noWrap/>
            <w:vAlign w:val="bottom"/>
            <w:hideMark/>
          </w:tcPr>
          <w:p w14:paraId="083A046B" w14:textId="77777777" w:rsidR="005F16E4" w:rsidRPr="005F16E4" w:rsidRDefault="005F16E4" w:rsidP="005F16E4">
            <w:pPr>
              <w:rPr>
                <w:rFonts w:ascii="Aptos Narrow" w:hAnsi="Aptos Narrow"/>
                <w:color w:val="000000"/>
                <w:sz w:val="22"/>
                <w:szCs w:val="22"/>
              </w:rPr>
            </w:pPr>
          </w:p>
        </w:tc>
      </w:tr>
      <w:tr w:rsidR="005F16E4" w:rsidRPr="005F16E4" w14:paraId="4557D7D7"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7D5E4A3C"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1928</w:t>
            </w:r>
          </w:p>
        </w:tc>
        <w:tc>
          <w:tcPr>
            <w:tcW w:w="740" w:type="dxa"/>
            <w:tcBorders>
              <w:top w:val="nil"/>
              <w:left w:val="nil"/>
              <w:bottom w:val="single" w:sz="4" w:space="0" w:color="auto"/>
              <w:right w:val="single" w:sz="4" w:space="0" w:color="auto"/>
            </w:tcBorders>
            <w:noWrap/>
            <w:vAlign w:val="bottom"/>
            <w:hideMark/>
          </w:tcPr>
          <w:p w14:paraId="2552E52C"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74,000</w:t>
            </w:r>
          </w:p>
        </w:tc>
        <w:tc>
          <w:tcPr>
            <w:tcW w:w="1860" w:type="dxa"/>
            <w:tcBorders>
              <w:top w:val="nil"/>
              <w:left w:val="nil"/>
              <w:bottom w:val="single" w:sz="4" w:space="0" w:color="auto"/>
              <w:right w:val="single" w:sz="4" w:space="0" w:color="auto"/>
            </w:tcBorders>
            <w:noWrap/>
            <w:vAlign w:val="bottom"/>
            <w:hideMark/>
          </w:tcPr>
          <w:p w14:paraId="782E88B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2C40F75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71,300</w:t>
            </w:r>
          </w:p>
        </w:tc>
        <w:tc>
          <w:tcPr>
            <w:tcW w:w="1940" w:type="dxa"/>
            <w:tcBorders>
              <w:top w:val="nil"/>
              <w:left w:val="nil"/>
              <w:bottom w:val="single" w:sz="4" w:space="0" w:color="auto"/>
              <w:right w:val="single" w:sz="4" w:space="0" w:color="auto"/>
            </w:tcBorders>
            <w:noWrap/>
            <w:vAlign w:val="bottom"/>
            <w:hideMark/>
          </w:tcPr>
          <w:p w14:paraId="535D39B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3A7CFAE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56,933</w:t>
            </w:r>
          </w:p>
        </w:tc>
        <w:tc>
          <w:tcPr>
            <w:tcW w:w="900" w:type="dxa"/>
            <w:tcBorders>
              <w:top w:val="nil"/>
              <w:left w:val="nil"/>
              <w:bottom w:val="single" w:sz="4" w:space="0" w:color="auto"/>
              <w:right w:val="single" w:sz="4" w:space="0" w:color="auto"/>
            </w:tcBorders>
            <w:noWrap/>
            <w:vAlign w:val="bottom"/>
            <w:hideMark/>
          </w:tcPr>
          <w:p w14:paraId="67B2315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47,940</w:t>
            </w:r>
          </w:p>
        </w:tc>
        <w:tc>
          <w:tcPr>
            <w:tcW w:w="1940" w:type="dxa"/>
            <w:tcBorders>
              <w:top w:val="nil"/>
              <w:left w:val="nil"/>
              <w:bottom w:val="single" w:sz="4" w:space="0" w:color="auto"/>
              <w:right w:val="single" w:sz="4" w:space="0" w:color="auto"/>
            </w:tcBorders>
            <w:noWrap/>
            <w:vAlign w:val="bottom"/>
            <w:hideMark/>
          </w:tcPr>
          <w:p w14:paraId="3A1B534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6C7A8C54"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56001A49"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1929</w:t>
            </w:r>
          </w:p>
        </w:tc>
        <w:tc>
          <w:tcPr>
            <w:tcW w:w="740" w:type="dxa"/>
            <w:tcBorders>
              <w:top w:val="nil"/>
              <w:left w:val="nil"/>
              <w:bottom w:val="single" w:sz="4" w:space="0" w:color="auto"/>
              <w:right w:val="single" w:sz="4" w:space="0" w:color="auto"/>
            </w:tcBorders>
            <w:noWrap/>
            <w:vAlign w:val="bottom"/>
            <w:hideMark/>
          </w:tcPr>
          <w:p w14:paraId="5CFD51C9"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21,800</w:t>
            </w:r>
          </w:p>
        </w:tc>
        <w:tc>
          <w:tcPr>
            <w:tcW w:w="1860" w:type="dxa"/>
            <w:tcBorders>
              <w:top w:val="nil"/>
              <w:left w:val="nil"/>
              <w:bottom w:val="single" w:sz="4" w:space="0" w:color="auto"/>
              <w:right w:val="single" w:sz="4" w:space="0" w:color="auto"/>
            </w:tcBorders>
            <w:noWrap/>
            <w:vAlign w:val="bottom"/>
            <w:hideMark/>
          </w:tcPr>
          <w:p w14:paraId="7D37821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558729D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21,100</w:t>
            </w:r>
          </w:p>
        </w:tc>
        <w:tc>
          <w:tcPr>
            <w:tcW w:w="1940" w:type="dxa"/>
            <w:tcBorders>
              <w:top w:val="nil"/>
              <w:left w:val="nil"/>
              <w:bottom w:val="single" w:sz="4" w:space="0" w:color="auto"/>
              <w:right w:val="single" w:sz="4" w:space="0" w:color="auto"/>
            </w:tcBorders>
            <w:noWrap/>
            <w:vAlign w:val="bottom"/>
            <w:hideMark/>
          </w:tcPr>
          <w:p w14:paraId="3D5CE37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2F8F153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19,633</w:t>
            </w:r>
          </w:p>
        </w:tc>
        <w:tc>
          <w:tcPr>
            <w:tcW w:w="900" w:type="dxa"/>
            <w:tcBorders>
              <w:top w:val="nil"/>
              <w:left w:val="nil"/>
              <w:bottom w:val="single" w:sz="4" w:space="0" w:color="auto"/>
              <w:right w:val="single" w:sz="4" w:space="0" w:color="auto"/>
            </w:tcBorders>
            <w:noWrap/>
            <w:vAlign w:val="bottom"/>
            <w:hideMark/>
          </w:tcPr>
          <w:p w14:paraId="1F2D8F5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18,980</w:t>
            </w:r>
          </w:p>
        </w:tc>
        <w:tc>
          <w:tcPr>
            <w:tcW w:w="1940" w:type="dxa"/>
            <w:tcBorders>
              <w:top w:val="nil"/>
              <w:left w:val="nil"/>
              <w:bottom w:val="single" w:sz="4" w:space="0" w:color="auto"/>
              <w:right w:val="single" w:sz="4" w:space="0" w:color="auto"/>
            </w:tcBorders>
            <w:noWrap/>
            <w:vAlign w:val="bottom"/>
            <w:hideMark/>
          </w:tcPr>
          <w:p w14:paraId="31DFA99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56E7DFC8"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466575F"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1930</w:t>
            </w:r>
          </w:p>
        </w:tc>
        <w:tc>
          <w:tcPr>
            <w:tcW w:w="740" w:type="dxa"/>
            <w:tcBorders>
              <w:top w:val="nil"/>
              <w:left w:val="nil"/>
              <w:bottom w:val="single" w:sz="4" w:space="0" w:color="auto"/>
              <w:right w:val="single" w:sz="4" w:space="0" w:color="auto"/>
            </w:tcBorders>
            <w:noWrap/>
            <w:vAlign w:val="bottom"/>
            <w:hideMark/>
          </w:tcPr>
          <w:p w14:paraId="55329DD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30,200</w:t>
            </w:r>
          </w:p>
        </w:tc>
        <w:tc>
          <w:tcPr>
            <w:tcW w:w="1860" w:type="dxa"/>
            <w:tcBorders>
              <w:top w:val="nil"/>
              <w:left w:val="nil"/>
              <w:bottom w:val="single" w:sz="4" w:space="0" w:color="auto"/>
              <w:right w:val="single" w:sz="4" w:space="0" w:color="auto"/>
            </w:tcBorders>
            <w:noWrap/>
            <w:vAlign w:val="bottom"/>
            <w:hideMark/>
          </w:tcPr>
          <w:p w14:paraId="11DF3CF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3C33B2F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29,500</w:t>
            </w:r>
          </w:p>
        </w:tc>
        <w:tc>
          <w:tcPr>
            <w:tcW w:w="1940" w:type="dxa"/>
            <w:tcBorders>
              <w:top w:val="nil"/>
              <w:left w:val="nil"/>
              <w:bottom w:val="single" w:sz="4" w:space="0" w:color="auto"/>
              <w:right w:val="single" w:sz="4" w:space="0" w:color="auto"/>
            </w:tcBorders>
            <w:noWrap/>
            <w:vAlign w:val="bottom"/>
            <w:hideMark/>
          </w:tcPr>
          <w:p w14:paraId="26658DA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20F7933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26,700</w:t>
            </w:r>
          </w:p>
        </w:tc>
        <w:tc>
          <w:tcPr>
            <w:tcW w:w="900" w:type="dxa"/>
            <w:tcBorders>
              <w:top w:val="nil"/>
              <w:left w:val="nil"/>
              <w:bottom w:val="single" w:sz="4" w:space="0" w:color="auto"/>
              <w:right w:val="single" w:sz="4" w:space="0" w:color="auto"/>
            </w:tcBorders>
            <w:noWrap/>
            <w:vAlign w:val="bottom"/>
            <w:hideMark/>
          </w:tcPr>
          <w:p w14:paraId="54D849A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23,840</w:t>
            </w:r>
          </w:p>
        </w:tc>
        <w:tc>
          <w:tcPr>
            <w:tcW w:w="1940" w:type="dxa"/>
            <w:tcBorders>
              <w:top w:val="nil"/>
              <w:left w:val="nil"/>
              <w:bottom w:val="single" w:sz="4" w:space="0" w:color="auto"/>
              <w:right w:val="single" w:sz="4" w:space="0" w:color="auto"/>
            </w:tcBorders>
            <w:noWrap/>
            <w:vAlign w:val="bottom"/>
            <w:hideMark/>
          </w:tcPr>
          <w:p w14:paraId="088E51E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1E083B8D"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1880DA98"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1931</w:t>
            </w:r>
          </w:p>
        </w:tc>
        <w:tc>
          <w:tcPr>
            <w:tcW w:w="740" w:type="dxa"/>
            <w:tcBorders>
              <w:top w:val="nil"/>
              <w:left w:val="nil"/>
              <w:bottom w:val="single" w:sz="4" w:space="0" w:color="auto"/>
              <w:right w:val="single" w:sz="4" w:space="0" w:color="auto"/>
            </w:tcBorders>
            <w:noWrap/>
            <w:vAlign w:val="bottom"/>
            <w:hideMark/>
          </w:tcPr>
          <w:p w14:paraId="224EB204"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65,900</w:t>
            </w:r>
          </w:p>
        </w:tc>
        <w:tc>
          <w:tcPr>
            <w:tcW w:w="1860" w:type="dxa"/>
            <w:tcBorders>
              <w:top w:val="nil"/>
              <w:left w:val="nil"/>
              <w:bottom w:val="single" w:sz="4" w:space="0" w:color="auto"/>
              <w:right w:val="single" w:sz="4" w:space="0" w:color="auto"/>
            </w:tcBorders>
            <w:noWrap/>
            <w:vAlign w:val="bottom"/>
            <w:hideMark/>
          </w:tcPr>
          <w:p w14:paraId="4010112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436EECD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63,200</w:t>
            </w:r>
          </w:p>
        </w:tc>
        <w:tc>
          <w:tcPr>
            <w:tcW w:w="1940" w:type="dxa"/>
            <w:tcBorders>
              <w:top w:val="nil"/>
              <w:left w:val="nil"/>
              <w:bottom w:val="single" w:sz="4" w:space="0" w:color="auto"/>
              <w:right w:val="single" w:sz="4" w:space="0" w:color="auto"/>
            </w:tcBorders>
            <w:noWrap/>
            <w:vAlign w:val="bottom"/>
            <w:hideMark/>
          </w:tcPr>
          <w:p w14:paraId="1181E97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3FE6A53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51,200</w:t>
            </w:r>
          </w:p>
        </w:tc>
        <w:tc>
          <w:tcPr>
            <w:tcW w:w="900" w:type="dxa"/>
            <w:tcBorders>
              <w:top w:val="nil"/>
              <w:left w:val="nil"/>
              <w:bottom w:val="single" w:sz="4" w:space="0" w:color="auto"/>
              <w:right w:val="single" w:sz="4" w:space="0" w:color="auto"/>
            </w:tcBorders>
            <w:noWrap/>
            <w:vAlign w:val="bottom"/>
            <w:hideMark/>
          </w:tcPr>
          <w:p w14:paraId="0E5D1C2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40,760</w:t>
            </w:r>
          </w:p>
        </w:tc>
        <w:tc>
          <w:tcPr>
            <w:tcW w:w="1940" w:type="dxa"/>
            <w:tcBorders>
              <w:top w:val="nil"/>
              <w:left w:val="nil"/>
              <w:bottom w:val="single" w:sz="4" w:space="0" w:color="auto"/>
              <w:right w:val="single" w:sz="4" w:space="0" w:color="auto"/>
            </w:tcBorders>
            <w:noWrap/>
            <w:vAlign w:val="bottom"/>
            <w:hideMark/>
          </w:tcPr>
          <w:p w14:paraId="250DD09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7D9E8473"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CE14C04"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1932</w:t>
            </w:r>
          </w:p>
        </w:tc>
        <w:tc>
          <w:tcPr>
            <w:tcW w:w="740" w:type="dxa"/>
            <w:tcBorders>
              <w:top w:val="nil"/>
              <w:left w:val="nil"/>
              <w:bottom w:val="single" w:sz="4" w:space="0" w:color="auto"/>
              <w:right w:val="single" w:sz="4" w:space="0" w:color="auto"/>
            </w:tcBorders>
            <w:noWrap/>
            <w:vAlign w:val="bottom"/>
            <w:hideMark/>
          </w:tcPr>
          <w:p w14:paraId="2A2E0D58"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50,800</w:t>
            </w:r>
          </w:p>
        </w:tc>
        <w:tc>
          <w:tcPr>
            <w:tcW w:w="1860" w:type="dxa"/>
            <w:tcBorders>
              <w:top w:val="nil"/>
              <w:left w:val="nil"/>
              <w:bottom w:val="single" w:sz="4" w:space="0" w:color="auto"/>
              <w:right w:val="single" w:sz="4" w:space="0" w:color="auto"/>
            </w:tcBorders>
            <w:noWrap/>
            <w:vAlign w:val="bottom"/>
            <w:hideMark/>
          </w:tcPr>
          <w:p w14:paraId="43C2C54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22172C9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49,200</w:t>
            </w:r>
          </w:p>
        </w:tc>
        <w:tc>
          <w:tcPr>
            <w:tcW w:w="1940" w:type="dxa"/>
            <w:tcBorders>
              <w:top w:val="nil"/>
              <w:left w:val="nil"/>
              <w:bottom w:val="single" w:sz="4" w:space="0" w:color="auto"/>
              <w:right w:val="single" w:sz="4" w:space="0" w:color="auto"/>
            </w:tcBorders>
            <w:noWrap/>
            <w:vAlign w:val="bottom"/>
            <w:hideMark/>
          </w:tcPr>
          <w:p w14:paraId="6E16FAC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02A0185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44,467</w:t>
            </w:r>
          </w:p>
        </w:tc>
        <w:tc>
          <w:tcPr>
            <w:tcW w:w="900" w:type="dxa"/>
            <w:tcBorders>
              <w:top w:val="nil"/>
              <w:left w:val="nil"/>
              <w:bottom w:val="single" w:sz="4" w:space="0" w:color="auto"/>
              <w:right w:val="single" w:sz="4" w:space="0" w:color="auto"/>
            </w:tcBorders>
            <w:noWrap/>
            <w:vAlign w:val="bottom"/>
            <w:hideMark/>
          </w:tcPr>
          <w:p w14:paraId="52D265F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39,140</w:t>
            </w:r>
          </w:p>
        </w:tc>
        <w:tc>
          <w:tcPr>
            <w:tcW w:w="1940" w:type="dxa"/>
            <w:tcBorders>
              <w:top w:val="nil"/>
              <w:left w:val="nil"/>
              <w:bottom w:val="single" w:sz="4" w:space="0" w:color="auto"/>
              <w:right w:val="single" w:sz="4" w:space="0" w:color="auto"/>
            </w:tcBorders>
            <w:noWrap/>
            <w:vAlign w:val="bottom"/>
            <w:hideMark/>
          </w:tcPr>
          <w:p w14:paraId="6C9DD26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6B6A02C4"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454C1C80"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1933</w:t>
            </w:r>
          </w:p>
        </w:tc>
        <w:tc>
          <w:tcPr>
            <w:tcW w:w="740" w:type="dxa"/>
            <w:tcBorders>
              <w:top w:val="nil"/>
              <w:left w:val="nil"/>
              <w:bottom w:val="single" w:sz="4" w:space="0" w:color="auto"/>
              <w:right w:val="single" w:sz="4" w:space="0" w:color="auto"/>
            </w:tcBorders>
            <w:noWrap/>
            <w:vAlign w:val="bottom"/>
            <w:hideMark/>
          </w:tcPr>
          <w:p w14:paraId="13EE238F"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53,000</w:t>
            </w:r>
          </w:p>
        </w:tc>
        <w:tc>
          <w:tcPr>
            <w:tcW w:w="1860" w:type="dxa"/>
            <w:tcBorders>
              <w:top w:val="nil"/>
              <w:left w:val="nil"/>
              <w:bottom w:val="single" w:sz="4" w:space="0" w:color="auto"/>
              <w:right w:val="single" w:sz="4" w:space="0" w:color="auto"/>
            </w:tcBorders>
            <w:noWrap/>
            <w:vAlign w:val="bottom"/>
            <w:hideMark/>
          </w:tcPr>
          <w:p w14:paraId="31D6DC3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1ACC38A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52,200</w:t>
            </w:r>
          </w:p>
        </w:tc>
        <w:tc>
          <w:tcPr>
            <w:tcW w:w="1940" w:type="dxa"/>
            <w:tcBorders>
              <w:top w:val="nil"/>
              <w:left w:val="nil"/>
              <w:bottom w:val="single" w:sz="4" w:space="0" w:color="auto"/>
              <w:right w:val="single" w:sz="4" w:space="0" w:color="auto"/>
            </w:tcBorders>
            <w:noWrap/>
            <w:vAlign w:val="bottom"/>
            <w:hideMark/>
          </w:tcPr>
          <w:p w14:paraId="27A70BE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4E7F981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44,467</w:t>
            </w:r>
          </w:p>
        </w:tc>
        <w:tc>
          <w:tcPr>
            <w:tcW w:w="900" w:type="dxa"/>
            <w:tcBorders>
              <w:top w:val="nil"/>
              <w:left w:val="nil"/>
              <w:bottom w:val="single" w:sz="4" w:space="0" w:color="auto"/>
              <w:right w:val="single" w:sz="4" w:space="0" w:color="auto"/>
            </w:tcBorders>
            <w:noWrap/>
            <w:vAlign w:val="bottom"/>
            <w:hideMark/>
          </w:tcPr>
          <w:p w14:paraId="0FF9C28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43,900</w:t>
            </w:r>
          </w:p>
        </w:tc>
        <w:tc>
          <w:tcPr>
            <w:tcW w:w="1940" w:type="dxa"/>
            <w:tcBorders>
              <w:top w:val="nil"/>
              <w:left w:val="nil"/>
              <w:bottom w:val="single" w:sz="4" w:space="0" w:color="auto"/>
              <w:right w:val="single" w:sz="4" w:space="0" w:color="auto"/>
            </w:tcBorders>
            <w:noWrap/>
            <w:vAlign w:val="bottom"/>
            <w:hideMark/>
          </w:tcPr>
          <w:p w14:paraId="7BA7B22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26BFD45D"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5CF9046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1934</w:t>
            </w:r>
          </w:p>
        </w:tc>
        <w:tc>
          <w:tcPr>
            <w:tcW w:w="740" w:type="dxa"/>
            <w:tcBorders>
              <w:top w:val="nil"/>
              <w:left w:val="nil"/>
              <w:bottom w:val="single" w:sz="4" w:space="0" w:color="auto"/>
              <w:right w:val="single" w:sz="4" w:space="0" w:color="auto"/>
            </w:tcBorders>
            <w:noWrap/>
            <w:vAlign w:val="bottom"/>
            <w:hideMark/>
          </w:tcPr>
          <w:p w14:paraId="582BA0B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139,000</w:t>
            </w:r>
          </w:p>
        </w:tc>
        <w:tc>
          <w:tcPr>
            <w:tcW w:w="1860" w:type="dxa"/>
            <w:tcBorders>
              <w:top w:val="nil"/>
              <w:left w:val="nil"/>
              <w:bottom w:val="single" w:sz="4" w:space="0" w:color="auto"/>
              <w:right w:val="single" w:sz="4" w:space="0" w:color="auto"/>
            </w:tcBorders>
            <w:noWrap/>
            <w:vAlign w:val="bottom"/>
            <w:hideMark/>
          </w:tcPr>
          <w:p w14:paraId="1CC2560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666AABB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134,000</w:t>
            </w:r>
          </w:p>
        </w:tc>
        <w:tc>
          <w:tcPr>
            <w:tcW w:w="1940" w:type="dxa"/>
            <w:tcBorders>
              <w:top w:val="nil"/>
              <w:left w:val="nil"/>
              <w:bottom w:val="single" w:sz="4" w:space="0" w:color="auto"/>
              <w:right w:val="single" w:sz="4" w:space="0" w:color="auto"/>
            </w:tcBorders>
            <w:noWrap/>
            <w:vAlign w:val="bottom"/>
            <w:hideMark/>
          </w:tcPr>
          <w:p w14:paraId="254BA57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621883D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120,333</w:t>
            </w:r>
          </w:p>
        </w:tc>
        <w:tc>
          <w:tcPr>
            <w:tcW w:w="900" w:type="dxa"/>
            <w:tcBorders>
              <w:top w:val="nil"/>
              <w:left w:val="nil"/>
              <w:bottom w:val="single" w:sz="4" w:space="0" w:color="auto"/>
              <w:right w:val="single" w:sz="4" w:space="0" w:color="auto"/>
            </w:tcBorders>
            <w:noWrap/>
            <w:vAlign w:val="bottom"/>
            <w:hideMark/>
          </w:tcPr>
          <w:p w14:paraId="61871B0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106,300</w:t>
            </w:r>
          </w:p>
        </w:tc>
        <w:tc>
          <w:tcPr>
            <w:tcW w:w="1940" w:type="dxa"/>
            <w:tcBorders>
              <w:top w:val="nil"/>
              <w:left w:val="nil"/>
              <w:bottom w:val="single" w:sz="4" w:space="0" w:color="auto"/>
              <w:right w:val="single" w:sz="4" w:space="0" w:color="auto"/>
            </w:tcBorders>
            <w:noWrap/>
            <w:vAlign w:val="bottom"/>
            <w:hideMark/>
          </w:tcPr>
          <w:p w14:paraId="1725F8A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0DA3EACF"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2842BD24"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1935</w:t>
            </w:r>
          </w:p>
        </w:tc>
        <w:tc>
          <w:tcPr>
            <w:tcW w:w="740" w:type="dxa"/>
            <w:tcBorders>
              <w:top w:val="nil"/>
              <w:left w:val="nil"/>
              <w:bottom w:val="single" w:sz="4" w:space="0" w:color="auto"/>
              <w:right w:val="single" w:sz="4" w:space="0" w:color="auto"/>
            </w:tcBorders>
            <w:noWrap/>
            <w:vAlign w:val="bottom"/>
            <w:hideMark/>
          </w:tcPr>
          <w:p w14:paraId="235EE140"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61,800</w:t>
            </w:r>
          </w:p>
        </w:tc>
        <w:tc>
          <w:tcPr>
            <w:tcW w:w="1860" w:type="dxa"/>
            <w:tcBorders>
              <w:top w:val="nil"/>
              <w:left w:val="nil"/>
              <w:bottom w:val="single" w:sz="4" w:space="0" w:color="auto"/>
              <w:right w:val="single" w:sz="4" w:space="0" w:color="auto"/>
            </w:tcBorders>
            <w:noWrap/>
            <w:vAlign w:val="bottom"/>
            <w:hideMark/>
          </w:tcPr>
          <w:p w14:paraId="09F41F8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756B531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58,100</w:t>
            </w:r>
          </w:p>
        </w:tc>
        <w:tc>
          <w:tcPr>
            <w:tcW w:w="1940" w:type="dxa"/>
            <w:tcBorders>
              <w:top w:val="nil"/>
              <w:left w:val="nil"/>
              <w:bottom w:val="single" w:sz="4" w:space="0" w:color="auto"/>
              <w:right w:val="single" w:sz="4" w:space="0" w:color="auto"/>
            </w:tcBorders>
            <w:noWrap/>
            <w:vAlign w:val="bottom"/>
            <w:hideMark/>
          </w:tcPr>
          <w:p w14:paraId="3160792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5D1452C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53,800</w:t>
            </w:r>
          </w:p>
        </w:tc>
        <w:tc>
          <w:tcPr>
            <w:tcW w:w="900" w:type="dxa"/>
            <w:tcBorders>
              <w:top w:val="nil"/>
              <w:left w:val="nil"/>
              <w:bottom w:val="single" w:sz="4" w:space="0" w:color="auto"/>
              <w:right w:val="single" w:sz="4" w:space="0" w:color="auto"/>
            </w:tcBorders>
            <w:noWrap/>
            <w:vAlign w:val="bottom"/>
            <w:hideMark/>
          </w:tcPr>
          <w:p w14:paraId="6FB8DAC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45,540</w:t>
            </w:r>
          </w:p>
        </w:tc>
        <w:tc>
          <w:tcPr>
            <w:tcW w:w="1940" w:type="dxa"/>
            <w:tcBorders>
              <w:top w:val="nil"/>
              <w:left w:val="nil"/>
              <w:bottom w:val="single" w:sz="4" w:space="0" w:color="auto"/>
              <w:right w:val="single" w:sz="4" w:space="0" w:color="auto"/>
            </w:tcBorders>
            <w:noWrap/>
            <w:vAlign w:val="bottom"/>
            <w:hideMark/>
          </w:tcPr>
          <w:p w14:paraId="21AD3A5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485A1874"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6473BA73"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1936</w:t>
            </w:r>
          </w:p>
        </w:tc>
        <w:tc>
          <w:tcPr>
            <w:tcW w:w="740" w:type="dxa"/>
            <w:tcBorders>
              <w:top w:val="nil"/>
              <w:left w:val="nil"/>
              <w:bottom w:val="single" w:sz="4" w:space="0" w:color="auto"/>
              <w:right w:val="single" w:sz="4" w:space="0" w:color="auto"/>
            </w:tcBorders>
            <w:noWrap/>
            <w:vAlign w:val="bottom"/>
            <w:hideMark/>
          </w:tcPr>
          <w:p w14:paraId="46C4B0E8"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48,200</w:t>
            </w:r>
          </w:p>
        </w:tc>
        <w:tc>
          <w:tcPr>
            <w:tcW w:w="1860" w:type="dxa"/>
            <w:tcBorders>
              <w:top w:val="nil"/>
              <w:left w:val="nil"/>
              <w:bottom w:val="single" w:sz="4" w:space="0" w:color="auto"/>
              <w:right w:val="single" w:sz="4" w:space="0" w:color="auto"/>
            </w:tcBorders>
            <w:noWrap/>
            <w:vAlign w:val="bottom"/>
            <w:hideMark/>
          </w:tcPr>
          <w:p w14:paraId="02C39A0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24F9185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39,800</w:t>
            </w:r>
          </w:p>
        </w:tc>
        <w:tc>
          <w:tcPr>
            <w:tcW w:w="1940" w:type="dxa"/>
            <w:tcBorders>
              <w:top w:val="nil"/>
              <w:left w:val="nil"/>
              <w:bottom w:val="single" w:sz="4" w:space="0" w:color="auto"/>
              <w:right w:val="single" w:sz="4" w:space="0" w:color="auto"/>
            </w:tcBorders>
            <w:noWrap/>
            <w:vAlign w:val="bottom"/>
            <w:hideMark/>
          </w:tcPr>
          <w:p w14:paraId="0328CAD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4EFA217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35,833</w:t>
            </w:r>
          </w:p>
        </w:tc>
        <w:tc>
          <w:tcPr>
            <w:tcW w:w="900" w:type="dxa"/>
            <w:tcBorders>
              <w:top w:val="nil"/>
              <w:left w:val="nil"/>
              <w:bottom w:val="single" w:sz="4" w:space="0" w:color="auto"/>
              <w:right w:val="single" w:sz="4" w:space="0" w:color="auto"/>
            </w:tcBorders>
            <w:noWrap/>
            <w:vAlign w:val="bottom"/>
            <w:hideMark/>
          </w:tcPr>
          <w:p w14:paraId="6CE20AF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31,400</w:t>
            </w:r>
          </w:p>
        </w:tc>
        <w:tc>
          <w:tcPr>
            <w:tcW w:w="1940" w:type="dxa"/>
            <w:tcBorders>
              <w:top w:val="nil"/>
              <w:left w:val="nil"/>
              <w:bottom w:val="single" w:sz="4" w:space="0" w:color="auto"/>
              <w:right w:val="single" w:sz="4" w:space="0" w:color="auto"/>
            </w:tcBorders>
            <w:noWrap/>
            <w:vAlign w:val="bottom"/>
            <w:hideMark/>
          </w:tcPr>
          <w:p w14:paraId="36CBED4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6E63012F"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4368F04F"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1937</w:t>
            </w:r>
          </w:p>
        </w:tc>
        <w:tc>
          <w:tcPr>
            <w:tcW w:w="740" w:type="dxa"/>
            <w:tcBorders>
              <w:top w:val="nil"/>
              <w:left w:val="nil"/>
              <w:bottom w:val="single" w:sz="4" w:space="0" w:color="auto"/>
              <w:right w:val="single" w:sz="4" w:space="0" w:color="auto"/>
            </w:tcBorders>
            <w:noWrap/>
            <w:vAlign w:val="bottom"/>
            <w:hideMark/>
          </w:tcPr>
          <w:p w14:paraId="2BD7DC32"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49,000</w:t>
            </w:r>
          </w:p>
        </w:tc>
        <w:tc>
          <w:tcPr>
            <w:tcW w:w="1860" w:type="dxa"/>
            <w:tcBorders>
              <w:top w:val="nil"/>
              <w:left w:val="nil"/>
              <w:bottom w:val="single" w:sz="4" w:space="0" w:color="auto"/>
              <w:right w:val="single" w:sz="4" w:space="0" w:color="auto"/>
            </w:tcBorders>
            <w:noWrap/>
            <w:vAlign w:val="bottom"/>
            <w:hideMark/>
          </w:tcPr>
          <w:p w14:paraId="1327274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601BBD9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47,200</w:t>
            </w:r>
          </w:p>
        </w:tc>
        <w:tc>
          <w:tcPr>
            <w:tcW w:w="1940" w:type="dxa"/>
            <w:tcBorders>
              <w:top w:val="nil"/>
              <w:left w:val="nil"/>
              <w:bottom w:val="single" w:sz="4" w:space="0" w:color="auto"/>
              <w:right w:val="single" w:sz="4" w:space="0" w:color="auto"/>
            </w:tcBorders>
            <w:noWrap/>
            <w:vAlign w:val="bottom"/>
            <w:hideMark/>
          </w:tcPr>
          <w:p w14:paraId="2344428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0CB959F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40,167</w:t>
            </w:r>
          </w:p>
        </w:tc>
        <w:tc>
          <w:tcPr>
            <w:tcW w:w="900" w:type="dxa"/>
            <w:tcBorders>
              <w:top w:val="nil"/>
              <w:left w:val="nil"/>
              <w:bottom w:val="single" w:sz="4" w:space="0" w:color="auto"/>
              <w:right w:val="single" w:sz="4" w:space="0" w:color="auto"/>
            </w:tcBorders>
            <w:noWrap/>
            <w:vAlign w:val="bottom"/>
            <w:hideMark/>
          </w:tcPr>
          <w:p w14:paraId="3DBD043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34,640</w:t>
            </w:r>
          </w:p>
        </w:tc>
        <w:tc>
          <w:tcPr>
            <w:tcW w:w="1940" w:type="dxa"/>
            <w:tcBorders>
              <w:top w:val="nil"/>
              <w:left w:val="nil"/>
              <w:bottom w:val="single" w:sz="4" w:space="0" w:color="auto"/>
              <w:right w:val="single" w:sz="4" w:space="0" w:color="auto"/>
            </w:tcBorders>
            <w:noWrap/>
            <w:vAlign w:val="bottom"/>
            <w:hideMark/>
          </w:tcPr>
          <w:p w14:paraId="17568CC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26868FE1"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67315AF0"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1938</w:t>
            </w:r>
          </w:p>
        </w:tc>
        <w:tc>
          <w:tcPr>
            <w:tcW w:w="740" w:type="dxa"/>
            <w:tcBorders>
              <w:top w:val="nil"/>
              <w:left w:val="nil"/>
              <w:bottom w:val="single" w:sz="4" w:space="0" w:color="auto"/>
              <w:right w:val="single" w:sz="4" w:space="0" w:color="auto"/>
            </w:tcBorders>
            <w:noWrap/>
            <w:vAlign w:val="bottom"/>
            <w:hideMark/>
          </w:tcPr>
          <w:p w14:paraId="6B7A948F"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62,900</w:t>
            </w:r>
          </w:p>
        </w:tc>
        <w:tc>
          <w:tcPr>
            <w:tcW w:w="1860" w:type="dxa"/>
            <w:tcBorders>
              <w:top w:val="nil"/>
              <w:left w:val="nil"/>
              <w:bottom w:val="single" w:sz="4" w:space="0" w:color="auto"/>
              <w:right w:val="single" w:sz="4" w:space="0" w:color="auto"/>
            </w:tcBorders>
            <w:noWrap/>
            <w:vAlign w:val="bottom"/>
            <w:hideMark/>
          </w:tcPr>
          <w:p w14:paraId="58A216F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5D5762C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60,500</w:t>
            </w:r>
          </w:p>
        </w:tc>
        <w:tc>
          <w:tcPr>
            <w:tcW w:w="1940" w:type="dxa"/>
            <w:tcBorders>
              <w:top w:val="nil"/>
              <w:left w:val="nil"/>
              <w:bottom w:val="single" w:sz="4" w:space="0" w:color="auto"/>
              <w:right w:val="single" w:sz="4" w:space="0" w:color="auto"/>
            </w:tcBorders>
            <w:noWrap/>
            <w:vAlign w:val="bottom"/>
            <w:hideMark/>
          </w:tcPr>
          <w:p w14:paraId="7C75922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4575F4C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53,567</w:t>
            </w:r>
          </w:p>
        </w:tc>
        <w:tc>
          <w:tcPr>
            <w:tcW w:w="900" w:type="dxa"/>
            <w:tcBorders>
              <w:top w:val="nil"/>
              <w:left w:val="nil"/>
              <w:bottom w:val="single" w:sz="4" w:space="0" w:color="auto"/>
              <w:right w:val="single" w:sz="4" w:space="0" w:color="auto"/>
            </w:tcBorders>
            <w:noWrap/>
            <w:vAlign w:val="bottom"/>
            <w:hideMark/>
          </w:tcPr>
          <w:p w14:paraId="593B8EA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47,440</w:t>
            </w:r>
          </w:p>
        </w:tc>
        <w:tc>
          <w:tcPr>
            <w:tcW w:w="1940" w:type="dxa"/>
            <w:tcBorders>
              <w:top w:val="nil"/>
              <w:left w:val="nil"/>
              <w:bottom w:val="single" w:sz="4" w:space="0" w:color="auto"/>
              <w:right w:val="single" w:sz="4" w:space="0" w:color="auto"/>
            </w:tcBorders>
            <w:noWrap/>
            <w:vAlign w:val="bottom"/>
            <w:hideMark/>
          </w:tcPr>
          <w:p w14:paraId="5CDD07F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3B0F2515"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134A70B9"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1939</w:t>
            </w:r>
          </w:p>
        </w:tc>
        <w:tc>
          <w:tcPr>
            <w:tcW w:w="740" w:type="dxa"/>
            <w:tcBorders>
              <w:top w:val="nil"/>
              <w:left w:val="nil"/>
              <w:bottom w:val="single" w:sz="4" w:space="0" w:color="auto"/>
              <w:right w:val="single" w:sz="4" w:space="0" w:color="auto"/>
            </w:tcBorders>
            <w:noWrap/>
            <w:vAlign w:val="bottom"/>
            <w:hideMark/>
          </w:tcPr>
          <w:p w14:paraId="29D335B6"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43,600</w:t>
            </w:r>
          </w:p>
        </w:tc>
        <w:tc>
          <w:tcPr>
            <w:tcW w:w="1860" w:type="dxa"/>
            <w:tcBorders>
              <w:top w:val="nil"/>
              <w:left w:val="nil"/>
              <w:bottom w:val="single" w:sz="4" w:space="0" w:color="auto"/>
              <w:right w:val="single" w:sz="4" w:space="0" w:color="auto"/>
            </w:tcBorders>
            <w:noWrap/>
            <w:vAlign w:val="bottom"/>
            <w:hideMark/>
          </w:tcPr>
          <w:p w14:paraId="26C04C0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3A326CC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39,800</w:t>
            </w:r>
          </w:p>
        </w:tc>
        <w:tc>
          <w:tcPr>
            <w:tcW w:w="1940" w:type="dxa"/>
            <w:tcBorders>
              <w:top w:val="nil"/>
              <w:left w:val="nil"/>
              <w:bottom w:val="single" w:sz="4" w:space="0" w:color="auto"/>
              <w:right w:val="single" w:sz="4" w:space="0" w:color="auto"/>
            </w:tcBorders>
            <w:noWrap/>
            <w:vAlign w:val="bottom"/>
            <w:hideMark/>
          </w:tcPr>
          <w:p w14:paraId="3B8326B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31721FD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29,867</w:t>
            </w:r>
          </w:p>
        </w:tc>
        <w:tc>
          <w:tcPr>
            <w:tcW w:w="900" w:type="dxa"/>
            <w:tcBorders>
              <w:top w:val="nil"/>
              <w:left w:val="nil"/>
              <w:bottom w:val="single" w:sz="4" w:space="0" w:color="auto"/>
              <w:right w:val="single" w:sz="4" w:space="0" w:color="auto"/>
            </w:tcBorders>
            <w:noWrap/>
            <w:vAlign w:val="bottom"/>
            <w:hideMark/>
          </w:tcPr>
          <w:p w14:paraId="023B51C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27,840</w:t>
            </w:r>
          </w:p>
        </w:tc>
        <w:tc>
          <w:tcPr>
            <w:tcW w:w="1940" w:type="dxa"/>
            <w:tcBorders>
              <w:top w:val="nil"/>
              <w:left w:val="nil"/>
              <w:bottom w:val="single" w:sz="4" w:space="0" w:color="auto"/>
              <w:right w:val="single" w:sz="4" w:space="0" w:color="auto"/>
            </w:tcBorders>
            <w:noWrap/>
            <w:vAlign w:val="bottom"/>
            <w:hideMark/>
          </w:tcPr>
          <w:p w14:paraId="38BCB8E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0C886504"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4F0E5DF6"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1940</w:t>
            </w:r>
          </w:p>
        </w:tc>
        <w:tc>
          <w:tcPr>
            <w:tcW w:w="740" w:type="dxa"/>
            <w:tcBorders>
              <w:top w:val="nil"/>
              <w:left w:val="nil"/>
              <w:bottom w:val="single" w:sz="4" w:space="0" w:color="auto"/>
              <w:right w:val="single" w:sz="4" w:space="0" w:color="auto"/>
            </w:tcBorders>
            <w:noWrap/>
            <w:vAlign w:val="bottom"/>
            <w:hideMark/>
          </w:tcPr>
          <w:p w14:paraId="75377D35"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41,900</w:t>
            </w:r>
          </w:p>
        </w:tc>
        <w:tc>
          <w:tcPr>
            <w:tcW w:w="1860" w:type="dxa"/>
            <w:tcBorders>
              <w:top w:val="nil"/>
              <w:left w:val="nil"/>
              <w:bottom w:val="single" w:sz="4" w:space="0" w:color="auto"/>
              <w:right w:val="single" w:sz="4" w:space="0" w:color="auto"/>
            </w:tcBorders>
            <w:noWrap/>
            <w:vAlign w:val="bottom"/>
            <w:hideMark/>
          </w:tcPr>
          <w:p w14:paraId="6CCB481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4D99CC0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40,500</w:t>
            </w:r>
          </w:p>
        </w:tc>
        <w:tc>
          <w:tcPr>
            <w:tcW w:w="1940" w:type="dxa"/>
            <w:tcBorders>
              <w:top w:val="nil"/>
              <w:left w:val="nil"/>
              <w:bottom w:val="single" w:sz="4" w:space="0" w:color="auto"/>
              <w:right w:val="single" w:sz="4" w:space="0" w:color="auto"/>
            </w:tcBorders>
            <w:noWrap/>
            <w:vAlign w:val="bottom"/>
            <w:hideMark/>
          </w:tcPr>
          <w:p w14:paraId="20345C5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13C759D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36,767</w:t>
            </w:r>
          </w:p>
        </w:tc>
        <w:tc>
          <w:tcPr>
            <w:tcW w:w="900" w:type="dxa"/>
            <w:tcBorders>
              <w:top w:val="nil"/>
              <w:left w:val="nil"/>
              <w:bottom w:val="single" w:sz="4" w:space="0" w:color="auto"/>
              <w:right w:val="single" w:sz="4" w:space="0" w:color="auto"/>
            </w:tcBorders>
            <w:noWrap/>
            <w:vAlign w:val="bottom"/>
            <w:hideMark/>
          </w:tcPr>
          <w:p w14:paraId="61CF281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31,660</w:t>
            </w:r>
          </w:p>
        </w:tc>
        <w:tc>
          <w:tcPr>
            <w:tcW w:w="1940" w:type="dxa"/>
            <w:tcBorders>
              <w:top w:val="nil"/>
              <w:left w:val="nil"/>
              <w:bottom w:val="single" w:sz="4" w:space="0" w:color="auto"/>
              <w:right w:val="single" w:sz="4" w:space="0" w:color="auto"/>
            </w:tcBorders>
            <w:noWrap/>
            <w:vAlign w:val="bottom"/>
            <w:hideMark/>
          </w:tcPr>
          <w:p w14:paraId="6342962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43AAC59D"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6797F90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1941</w:t>
            </w:r>
          </w:p>
        </w:tc>
        <w:tc>
          <w:tcPr>
            <w:tcW w:w="740" w:type="dxa"/>
            <w:tcBorders>
              <w:top w:val="nil"/>
              <w:left w:val="nil"/>
              <w:bottom w:val="single" w:sz="4" w:space="0" w:color="auto"/>
              <w:right w:val="single" w:sz="4" w:space="0" w:color="auto"/>
            </w:tcBorders>
            <w:noWrap/>
            <w:vAlign w:val="bottom"/>
            <w:hideMark/>
          </w:tcPr>
          <w:p w14:paraId="4C3A8D8A"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26,400</w:t>
            </w:r>
          </w:p>
        </w:tc>
        <w:tc>
          <w:tcPr>
            <w:tcW w:w="1860" w:type="dxa"/>
            <w:tcBorders>
              <w:top w:val="nil"/>
              <w:left w:val="nil"/>
              <w:bottom w:val="single" w:sz="4" w:space="0" w:color="auto"/>
              <w:right w:val="single" w:sz="4" w:space="0" w:color="auto"/>
            </w:tcBorders>
            <w:noWrap/>
            <w:vAlign w:val="bottom"/>
            <w:hideMark/>
          </w:tcPr>
          <w:p w14:paraId="7D54BFD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3750C41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22,100</w:t>
            </w:r>
          </w:p>
        </w:tc>
        <w:tc>
          <w:tcPr>
            <w:tcW w:w="1940" w:type="dxa"/>
            <w:tcBorders>
              <w:top w:val="nil"/>
              <w:left w:val="nil"/>
              <w:bottom w:val="single" w:sz="4" w:space="0" w:color="auto"/>
              <w:right w:val="single" w:sz="4" w:space="0" w:color="auto"/>
            </w:tcBorders>
            <w:noWrap/>
            <w:vAlign w:val="bottom"/>
            <w:hideMark/>
          </w:tcPr>
          <w:p w14:paraId="307EB11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075CB54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19,633</w:t>
            </w:r>
          </w:p>
        </w:tc>
        <w:tc>
          <w:tcPr>
            <w:tcW w:w="900" w:type="dxa"/>
            <w:tcBorders>
              <w:top w:val="nil"/>
              <w:left w:val="nil"/>
              <w:bottom w:val="single" w:sz="4" w:space="0" w:color="auto"/>
              <w:right w:val="single" w:sz="4" w:space="0" w:color="auto"/>
            </w:tcBorders>
            <w:noWrap/>
            <w:vAlign w:val="bottom"/>
            <w:hideMark/>
          </w:tcPr>
          <w:p w14:paraId="0AA3D45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16,038</w:t>
            </w:r>
          </w:p>
        </w:tc>
        <w:tc>
          <w:tcPr>
            <w:tcW w:w="1940" w:type="dxa"/>
            <w:tcBorders>
              <w:top w:val="nil"/>
              <w:left w:val="nil"/>
              <w:bottom w:val="single" w:sz="4" w:space="0" w:color="auto"/>
              <w:right w:val="single" w:sz="4" w:space="0" w:color="auto"/>
            </w:tcBorders>
            <w:noWrap/>
            <w:vAlign w:val="bottom"/>
            <w:hideMark/>
          </w:tcPr>
          <w:p w14:paraId="4A15DC2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54B6EEAB"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096BF9E5"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1942</w:t>
            </w:r>
          </w:p>
        </w:tc>
        <w:tc>
          <w:tcPr>
            <w:tcW w:w="740" w:type="dxa"/>
            <w:tcBorders>
              <w:top w:val="nil"/>
              <w:left w:val="nil"/>
              <w:bottom w:val="single" w:sz="4" w:space="0" w:color="auto"/>
              <w:right w:val="single" w:sz="4" w:space="0" w:color="auto"/>
            </w:tcBorders>
            <w:noWrap/>
            <w:vAlign w:val="bottom"/>
            <w:hideMark/>
          </w:tcPr>
          <w:p w14:paraId="0E5E8236"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58,100</w:t>
            </w:r>
          </w:p>
        </w:tc>
        <w:tc>
          <w:tcPr>
            <w:tcW w:w="1860" w:type="dxa"/>
            <w:tcBorders>
              <w:top w:val="nil"/>
              <w:left w:val="nil"/>
              <w:bottom w:val="single" w:sz="4" w:space="0" w:color="auto"/>
              <w:right w:val="single" w:sz="4" w:space="0" w:color="auto"/>
            </w:tcBorders>
            <w:noWrap/>
            <w:vAlign w:val="bottom"/>
            <w:hideMark/>
          </w:tcPr>
          <w:p w14:paraId="5AB6180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16C57AA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55,400</w:t>
            </w:r>
          </w:p>
        </w:tc>
        <w:tc>
          <w:tcPr>
            <w:tcW w:w="1940" w:type="dxa"/>
            <w:tcBorders>
              <w:top w:val="nil"/>
              <w:left w:val="nil"/>
              <w:bottom w:val="single" w:sz="4" w:space="0" w:color="auto"/>
              <w:right w:val="single" w:sz="4" w:space="0" w:color="auto"/>
            </w:tcBorders>
            <w:noWrap/>
            <w:vAlign w:val="bottom"/>
            <w:hideMark/>
          </w:tcPr>
          <w:p w14:paraId="30FFEB0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64E9585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47,067</w:t>
            </w:r>
          </w:p>
        </w:tc>
        <w:tc>
          <w:tcPr>
            <w:tcW w:w="900" w:type="dxa"/>
            <w:tcBorders>
              <w:top w:val="nil"/>
              <w:left w:val="nil"/>
              <w:bottom w:val="single" w:sz="4" w:space="0" w:color="auto"/>
              <w:right w:val="single" w:sz="4" w:space="0" w:color="auto"/>
            </w:tcBorders>
            <w:noWrap/>
            <w:vAlign w:val="bottom"/>
            <w:hideMark/>
          </w:tcPr>
          <w:p w14:paraId="66EFF7A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39,400</w:t>
            </w:r>
          </w:p>
        </w:tc>
        <w:tc>
          <w:tcPr>
            <w:tcW w:w="1940" w:type="dxa"/>
            <w:tcBorders>
              <w:top w:val="nil"/>
              <w:left w:val="nil"/>
              <w:bottom w:val="single" w:sz="4" w:space="0" w:color="auto"/>
              <w:right w:val="single" w:sz="4" w:space="0" w:color="auto"/>
            </w:tcBorders>
            <w:noWrap/>
            <w:vAlign w:val="bottom"/>
            <w:hideMark/>
          </w:tcPr>
          <w:p w14:paraId="1EFC6B8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1CACF561"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08EEE5EC"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1943</w:t>
            </w:r>
          </w:p>
        </w:tc>
        <w:tc>
          <w:tcPr>
            <w:tcW w:w="740" w:type="dxa"/>
            <w:tcBorders>
              <w:top w:val="nil"/>
              <w:left w:val="nil"/>
              <w:bottom w:val="single" w:sz="4" w:space="0" w:color="auto"/>
              <w:right w:val="single" w:sz="4" w:space="0" w:color="auto"/>
            </w:tcBorders>
            <w:noWrap/>
            <w:vAlign w:val="bottom"/>
            <w:hideMark/>
          </w:tcPr>
          <w:p w14:paraId="4FF7535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60,500</w:t>
            </w:r>
          </w:p>
        </w:tc>
        <w:tc>
          <w:tcPr>
            <w:tcW w:w="1860" w:type="dxa"/>
            <w:tcBorders>
              <w:top w:val="nil"/>
              <w:left w:val="nil"/>
              <w:bottom w:val="single" w:sz="4" w:space="0" w:color="auto"/>
              <w:right w:val="single" w:sz="4" w:space="0" w:color="auto"/>
            </w:tcBorders>
            <w:noWrap/>
            <w:vAlign w:val="bottom"/>
            <w:hideMark/>
          </w:tcPr>
          <w:p w14:paraId="5E4625A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4420203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58,300</w:t>
            </w:r>
          </w:p>
        </w:tc>
        <w:tc>
          <w:tcPr>
            <w:tcW w:w="1940" w:type="dxa"/>
            <w:tcBorders>
              <w:top w:val="nil"/>
              <w:left w:val="nil"/>
              <w:bottom w:val="single" w:sz="4" w:space="0" w:color="auto"/>
              <w:right w:val="single" w:sz="4" w:space="0" w:color="auto"/>
            </w:tcBorders>
            <w:noWrap/>
            <w:vAlign w:val="bottom"/>
            <w:hideMark/>
          </w:tcPr>
          <w:p w14:paraId="1F81751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4475BE4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46,867</w:t>
            </w:r>
          </w:p>
        </w:tc>
        <w:tc>
          <w:tcPr>
            <w:tcW w:w="900" w:type="dxa"/>
            <w:tcBorders>
              <w:top w:val="nil"/>
              <w:left w:val="nil"/>
              <w:bottom w:val="single" w:sz="4" w:space="0" w:color="auto"/>
              <w:right w:val="single" w:sz="4" w:space="0" w:color="auto"/>
            </w:tcBorders>
            <w:noWrap/>
            <w:vAlign w:val="bottom"/>
            <w:hideMark/>
          </w:tcPr>
          <w:p w14:paraId="7411C29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39,020</w:t>
            </w:r>
          </w:p>
        </w:tc>
        <w:tc>
          <w:tcPr>
            <w:tcW w:w="1940" w:type="dxa"/>
            <w:tcBorders>
              <w:top w:val="nil"/>
              <w:left w:val="nil"/>
              <w:bottom w:val="single" w:sz="4" w:space="0" w:color="auto"/>
              <w:right w:val="single" w:sz="4" w:space="0" w:color="auto"/>
            </w:tcBorders>
            <w:noWrap/>
            <w:vAlign w:val="bottom"/>
            <w:hideMark/>
          </w:tcPr>
          <w:p w14:paraId="686242E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048FB212"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24E47D5"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1944</w:t>
            </w:r>
          </w:p>
        </w:tc>
        <w:tc>
          <w:tcPr>
            <w:tcW w:w="740" w:type="dxa"/>
            <w:tcBorders>
              <w:top w:val="nil"/>
              <w:left w:val="nil"/>
              <w:bottom w:val="single" w:sz="4" w:space="0" w:color="auto"/>
              <w:right w:val="single" w:sz="4" w:space="0" w:color="auto"/>
            </w:tcBorders>
            <w:noWrap/>
            <w:vAlign w:val="bottom"/>
            <w:hideMark/>
          </w:tcPr>
          <w:p w14:paraId="002675B3"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37,100</w:t>
            </w:r>
          </w:p>
        </w:tc>
        <w:tc>
          <w:tcPr>
            <w:tcW w:w="1860" w:type="dxa"/>
            <w:tcBorders>
              <w:top w:val="nil"/>
              <w:left w:val="nil"/>
              <w:bottom w:val="single" w:sz="4" w:space="0" w:color="auto"/>
              <w:right w:val="single" w:sz="4" w:space="0" w:color="auto"/>
            </w:tcBorders>
            <w:noWrap/>
            <w:vAlign w:val="bottom"/>
            <w:hideMark/>
          </w:tcPr>
          <w:p w14:paraId="5E7DF3C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20FEB38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33,700</w:t>
            </w:r>
          </w:p>
        </w:tc>
        <w:tc>
          <w:tcPr>
            <w:tcW w:w="1940" w:type="dxa"/>
            <w:tcBorders>
              <w:top w:val="nil"/>
              <w:left w:val="nil"/>
              <w:bottom w:val="single" w:sz="4" w:space="0" w:color="auto"/>
              <w:right w:val="single" w:sz="4" w:space="0" w:color="auto"/>
            </w:tcBorders>
            <w:noWrap/>
            <w:vAlign w:val="bottom"/>
            <w:hideMark/>
          </w:tcPr>
          <w:p w14:paraId="663AF34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7E94AAF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26,467</w:t>
            </w:r>
          </w:p>
        </w:tc>
        <w:tc>
          <w:tcPr>
            <w:tcW w:w="900" w:type="dxa"/>
            <w:tcBorders>
              <w:top w:val="nil"/>
              <w:left w:val="nil"/>
              <w:bottom w:val="single" w:sz="4" w:space="0" w:color="auto"/>
              <w:right w:val="single" w:sz="4" w:space="0" w:color="auto"/>
            </w:tcBorders>
            <w:noWrap/>
            <w:vAlign w:val="bottom"/>
            <w:hideMark/>
          </w:tcPr>
          <w:p w14:paraId="286F7EF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20,760</w:t>
            </w:r>
          </w:p>
        </w:tc>
        <w:tc>
          <w:tcPr>
            <w:tcW w:w="1940" w:type="dxa"/>
            <w:tcBorders>
              <w:top w:val="nil"/>
              <w:left w:val="nil"/>
              <w:bottom w:val="single" w:sz="4" w:space="0" w:color="auto"/>
              <w:right w:val="single" w:sz="4" w:space="0" w:color="auto"/>
            </w:tcBorders>
            <w:noWrap/>
            <w:vAlign w:val="bottom"/>
            <w:hideMark/>
          </w:tcPr>
          <w:p w14:paraId="58670DF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7CCDFCA4"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17AF2140"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1945</w:t>
            </w:r>
          </w:p>
        </w:tc>
        <w:tc>
          <w:tcPr>
            <w:tcW w:w="740" w:type="dxa"/>
            <w:tcBorders>
              <w:top w:val="nil"/>
              <w:left w:val="nil"/>
              <w:bottom w:val="single" w:sz="4" w:space="0" w:color="auto"/>
              <w:right w:val="single" w:sz="4" w:space="0" w:color="auto"/>
            </w:tcBorders>
            <w:noWrap/>
            <w:vAlign w:val="bottom"/>
            <w:hideMark/>
          </w:tcPr>
          <w:p w14:paraId="349B5D62"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45,300</w:t>
            </w:r>
          </w:p>
        </w:tc>
        <w:tc>
          <w:tcPr>
            <w:tcW w:w="1860" w:type="dxa"/>
            <w:tcBorders>
              <w:top w:val="nil"/>
              <w:left w:val="nil"/>
              <w:bottom w:val="single" w:sz="4" w:space="0" w:color="auto"/>
              <w:right w:val="single" w:sz="4" w:space="0" w:color="auto"/>
            </w:tcBorders>
            <w:noWrap/>
            <w:vAlign w:val="bottom"/>
            <w:hideMark/>
          </w:tcPr>
          <w:p w14:paraId="475A36D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6AF7BA5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44,200</w:t>
            </w:r>
          </w:p>
        </w:tc>
        <w:tc>
          <w:tcPr>
            <w:tcW w:w="1940" w:type="dxa"/>
            <w:tcBorders>
              <w:top w:val="nil"/>
              <w:left w:val="nil"/>
              <w:bottom w:val="single" w:sz="4" w:space="0" w:color="auto"/>
              <w:right w:val="single" w:sz="4" w:space="0" w:color="auto"/>
            </w:tcBorders>
            <w:noWrap/>
            <w:vAlign w:val="bottom"/>
            <w:hideMark/>
          </w:tcPr>
          <w:p w14:paraId="3CB37CD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4CC8D54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36,333</w:t>
            </w:r>
          </w:p>
        </w:tc>
        <w:tc>
          <w:tcPr>
            <w:tcW w:w="900" w:type="dxa"/>
            <w:tcBorders>
              <w:top w:val="nil"/>
              <w:left w:val="nil"/>
              <w:bottom w:val="single" w:sz="4" w:space="0" w:color="auto"/>
              <w:right w:val="single" w:sz="4" w:space="0" w:color="auto"/>
            </w:tcBorders>
            <w:noWrap/>
            <w:vAlign w:val="bottom"/>
            <w:hideMark/>
          </w:tcPr>
          <w:p w14:paraId="4FAA5C0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30,340</w:t>
            </w:r>
          </w:p>
        </w:tc>
        <w:tc>
          <w:tcPr>
            <w:tcW w:w="1940" w:type="dxa"/>
            <w:tcBorders>
              <w:top w:val="nil"/>
              <w:left w:val="nil"/>
              <w:bottom w:val="single" w:sz="4" w:space="0" w:color="auto"/>
              <w:right w:val="single" w:sz="4" w:space="0" w:color="auto"/>
            </w:tcBorders>
            <w:noWrap/>
            <w:vAlign w:val="bottom"/>
            <w:hideMark/>
          </w:tcPr>
          <w:p w14:paraId="55997FF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6584CC18"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05621359"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1946</w:t>
            </w:r>
          </w:p>
        </w:tc>
        <w:tc>
          <w:tcPr>
            <w:tcW w:w="740" w:type="dxa"/>
            <w:tcBorders>
              <w:top w:val="nil"/>
              <w:left w:val="nil"/>
              <w:bottom w:val="single" w:sz="4" w:space="0" w:color="auto"/>
              <w:right w:val="single" w:sz="4" w:space="0" w:color="auto"/>
            </w:tcBorders>
            <w:noWrap/>
            <w:vAlign w:val="bottom"/>
            <w:hideMark/>
          </w:tcPr>
          <w:p w14:paraId="1E8CE2E0"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54,700</w:t>
            </w:r>
          </w:p>
        </w:tc>
        <w:tc>
          <w:tcPr>
            <w:tcW w:w="1860" w:type="dxa"/>
            <w:tcBorders>
              <w:top w:val="nil"/>
              <w:left w:val="nil"/>
              <w:bottom w:val="single" w:sz="4" w:space="0" w:color="auto"/>
              <w:right w:val="single" w:sz="4" w:space="0" w:color="auto"/>
            </w:tcBorders>
            <w:noWrap/>
            <w:vAlign w:val="bottom"/>
            <w:hideMark/>
          </w:tcPr>
          <w:p w14:paraId="1DE85EE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768E82B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51,700</w:t>
            </w:r>
          </w:p>
        </w:tc>
        <w:tc>
          <w:tcPr>
            <w:tcW w:w="1940" w:type="dxa"/>
            <w:tcBorders>
              <w:top w:val="nil"/>
              <w:left w:val="nil"/>
              <w:bottom w:val="single" w:sz="4" w:space="0" w:color="auto"/>
              <w:right w:val="single" w:sz="4" w:space="0" w:color="auto"/>
            </w:tcBorders>
            <w:noWrap/>
            <w:vAlign w:val="bottom"/>
            <w:hideMark/>
          </w:tcPr>
          <w:p w14:paraId="543A61E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5ECBB63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45,433</w:t>
            </w:r>
          </w:p>
        </w:tc>
        <w:tc>
          <w:tcPr>
            <w:tcW w:w="900" w:type="dxa"/>
            <w:tcBorders>
              <w:top w:val="nil"/>
              <w:left w:val="nil"/>
              <w:bottom w:val="single" w:sz="4" w:space="0" w:color="auto"/>
              <w:right w:val="single" w:sz="4" w:space="0" w:color="auto"/>
            </w:tcBorders>
            <w:noWrap/>
            <w:vAlign w:val="bottom"/>
            <w:hideMark/>
          </w:tcPr>
          <w:p w14:paraId="481A0BC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38,940</w:t>
            </w:r>
          </w:p>
        </w:tc>
        <w:tc>
          <w:tcPr>
            <w:tcW w:w="1940" w:type="dxa"/>
            <w:tcBorders>
              <w:top w:val="nil"/>
              <w:left w:val="nil"/>
              <w:bottom w:val="single" w:sz="4" w:space="0" w:color="auto"/>
              <w:right w:val="single" w:sz="4" w:space="0" w:color="auto"/>
            </w:tcBorders>
            <w:noWrap/>
            <w:vAlign w:val="bottom"/>
            <w:hideMark/>
          </w:tcPr>
          <w:p w14:paraId="2A42F38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505E9DB7"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29696F3"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1947</w:t>
            </w:r>
          </w:p>
        </w:tc>
        <w:tc>
          <w:tcPr>
            <w:tcW w:w="740" w:type="dxa"/>
            <w:tcBorders>
              <w:top w:val="nil"/>
              <w:left w:val="nil"/>
              <w:bottom w:val="single" w:sz="4" w:space="0" w:color="auto"/>
              <w:right w:val="single" w:sz="4" w:space="0" w:color="auto"/>
            </w:tcBorders>
            <w:noWrap/>
            <w:vAlign w:val="bottom"/>
            <w:hideMark/>
          </w:tcPr>
          <w:p w14:paraId="5629C723"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85,100</w:t>
            </w:r>
          </w:p>
        </w:tc>
        <w:tc>
          <w:tcPr>
            <w:tcW w:w="1860" w:type="dxa"/>
            <w:tcBorders>
              <w:top w:val="nil"/>
              <w:left w:val="nil"/>
              <w:bottom w:val="single" w:sz="4" w:space="0" w:color="auto"/>
              <w:right w:val="single" w:sz="4" w:space="0" w:color="auto"/>
            </w:tcBorders>
            <w:noWrap/>
            <w:vAlign w:val="bottom"/>
            <w:hideMark/>
          </w:tcPr>
          <w:p w14:paraId="1BC961E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17BDD31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82,400</w:t>
            </w:r>
          </w:p>
        </w:tc>
        <w:tc>
          <w:tcPr>
            <w:tcW w:w="1940" w:type="dxa"/>
            <w:tcBorders>
              <w:top w:val="nil"/>
              <w:left w:val="nil"/>
              <w:bottom w:val="single" w:sz="4" w:space="0" w:color="auto"/>
              <w:right w:val="single" w:sz="4" w:space="0" w:color="auto"/>
            </w:tcBorders>
            <w:noWrap/>
            <w:vAlign w:val="bottom"/>
            <w:hideMark/>
          </w:tcPr>
          <w:p w14:paraId="685873C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245E38E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80,767</w:t>
            </w:r>
          </w:p>
        </w:tc>
        <w:tc>
          <w:tcPr>
            <w:tcW w:w="900" w:type="dxa"/>
            <w:tcBorders>
              <w:top w:val="nil"/>
              <w:left w:val="nil"/>
              <w:bottom w:val="single" w:sz="4" w:space="0" w:color="auto"/>
              <w:right w:val="single" w:sz="4" w:space="0" w:color="auto"/>
            </w:tcBorders>
            <w:noWrap/>
            <w:vAlign w:val="bottom"/>
            <w:hideMark/>
          </w:tcPr>
          <w:p w14:paraId="4DBA358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74,880</w:t>
            </w:r>
          </w:p>
        </w:tc>
        <w:tc>
          <w:tcPr>
            <w:tcW w:w="1940" w:type="dxa"/>
            <w:tcBorders>
              <w:top w:val="nil"/>
              <w:left w:val="nil"/>
              <w:bottom w:val="single" w:sz="4" w:space="0" w:color="auto"/>
              <w:right w:val="single" w:sz="4" w:space="0" w:color="auto"/>
            </w:tcBorders>
            <w:noWrap/>
            <w:vAlign w:val="bottom"/>
            <w:hideMark/>
          </w:tcPr>
          <w:p w14:paraId="7BA3A78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615EE309"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58D54DD2"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1948</w:t>
            </w:r>
          </w:p>
        </w:tc>
        <w:tc>
          <w:tcPr>
            <w:tcW w:w="740" w:type="dxa"/>
            <w:tcBorders>
              <w:top w:val="nil"/>
              <w:left w:val="nil"/>
              <w:bottom w:val="single" w:sz="4" w:space="0" w:color="auto"/>
              <w:right w:val="single" w:sz="4" w:space="0" w:color="auto"/>
            </w:tcBorders>
            <w:noWrap/>
            <w:vAlign w:val="bottom"/>
            <w:hideMark/>
          </w:tcPr>
          <w:p w14:paraId="0A17510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38,500</w:t>
            </w:r>
          </w:p>
        </w:tc>
        <w:tc>
          <w:tcPr>
            <w:tcW w:w="1860" w:type="dxa"/>
            <w:tcBorders>
              <w:top w:val="nil"/>
              <w:left w:val="nil"/>
              <w:bottom w:val="single" w:sz="4" w:space="0" w:color="auto"/>
              <w:right w:val="single" w:sz="4" w:space="0" w:color="auto"/>
            </w:tcBorders>
            <w:noWrap/>
            <w:vAlign w:val="bottom"/>
            <w:hideMark/>
          </w:tcPr>
          <w:p w14:paraId="3B8D187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2EEF942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37,000</w:t>
            </w:r>
          </w:p>
        </w:tc>
        <w:tc>
          <w:tcPr>
            <w:tcW w:w="1940" w:type="dxa"/>
            <w:tcBorders>
              <w:top w:val="nil"/>
              <w:left w:val="nil"/>
              <w:bottom w:val="single" w:sz="4" w:space="0" w:color="auto"/>
              <w:right w:val="single" w:sz="4" w:space="0" w:color="auto"/>
            </w:tcBorders>
            <w:noWrap/>
            <w:vAlign w:val="bottom"/>
            <w:hideMark/>
          </w:tcPr>
          <w:p w14:paraId="38133B4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54D561C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32,700</w:t>
            </w:r>
          </w:p>
        </w:tc>
        <w:tc>
          <w:tcPr>
            <w:tcW w:w="900" w:type="dxa"/>
            <w:tcBorders>
              <w:top w:val="nil"/>
              <w:left w:val="nil"/>
              <w:bottom w:val="single" w:sz="4" w:space="0" w:color="auto"/>
              <w:right w:val="single" w:sz="4" w:space="0" w:color="auto"/>
            </w:tcBorders>
            <w:noWrap/>
            <w:vAlign w:val="bottom"/>
            <w:hideMark/>
          </w:tcPr>
          <w:p w14:paraId="1915642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28,560</w:t>
            </w:r>
          </w:p>
        </w:tc>
        <w:tc>
          <w:tcPr>
            <w:tcW w:w="1940" w:type="dxa"/>
            <w:tcBorders>
              <w:top w:val="nil"/>
              <w:left w:val="nil"/>
              <w:bottom w:val="single" w:sz="4" w:space="0" w:color="auto"/>
              <w:right w:val="single" w:sz="4" w:space="0" w:color="auto"/>
            </w:tcBorders>
            <w:noWrap/>
            <w:vAlign w:val="bottom"/>
            <w:hideMark/>
          </w:tcPr>
          <w:p w14:paraId="64B07AA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2905FE39"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1038C636"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1949</w:t>
            </w:r>
          </w:p>
        </w:tc>
        <w:tc>
          <w:tcPr>
            <w:tcW w:w="740" w:type="dxa"/>
            <w:tcBorders>
              <w:top w:val="nil"/>
              <w:left w:val="nil"/>
              <w:bottom w:val="single" w:sz="4" w:space="0" w:color="auto"/>
              <w:right w:val="single" w:sz="4" w:space="0" w:color="auto"/>
            </w:tcBorders>
            <w:noWrap/>
            <w:vAlign w:val="bottom"/>
            <w:hideMark/>
          </w:tcPr>
          <w:p w14:paraId="6D18B558"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51,500</w:t>
            </w:r>
          </w:p>
        </w:tc>
        <w:tc>
          <w:tcPr>
            <w:tcW w:w="1860" w:type="dxa"/>
            <w:tcBorders>
              <w:top w:val="nil"/>
              <w:left w:val="nil"/>
              <w:bottom w:val="single" w:sz="4" w:space="0" w:color="auto"/>
              <w:right w:val="single" w:sz="4" w:space="0" w:color="auto"/>
            </w:tcBorders>
            <w:noWrap/>
            <w:vAlign w:val="bottom"/>
            <w:hideMark/>
          </w:tcPr>
          <w:p w14:paraId="67F1E5D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460BEA2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43,300</w:t>
            </w:r>
          </w:p>
        </w:tc>
        <w:tc>
          <w:tcPr>
            <w:tcW w:w="1940" w:type="dxa"/>
            <w:tcBorders>
              <w:top w:val="nil"/>
              <w:left w:val="nil"/>
              <w:bottom w:val="single" w:sz="4" w:space="0" w:color="auto"/>
              <w:right w:val="single" w:sz="4" w:space="0" w:color="auto"/>
            </w:tcBorders>
            <w:noWrap/>
            <w:vAlign w:val="bottom"/>
            <w:hideMark/>
          </w:tcPr>
          <w:p w14:paraId="5223EEE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479202D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30,167</w:t>
            </w:r>
          </w:p>
        </w:tc>
        <w:tc>
          <w:tcPr>
            <w:tcW w:w="900" w:type="dxa"/>
            <w:tcBorders>
              <w:top w:val="nil"/>
              <w:left w:val="nil"/>
              <w:bottom w:val="single" w:sz="4" w:space="0" w:color="auto"/>
              <w:right w:val="single" w:sz="4" w:space="0" w:color="auto"/>
            </w:tcBorders>
            <w:noWrap/>
            <w:vAlign w:val="bottom"/>
            <w:hideMark/>
          </w:tcPr>
          <w:p w14:paraId="4783DEE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28,580</w:t>
            </w:r>
          </w:p>
        </w:tc>
        <w:tc>
          <w:tcPr>
            <w:tcW w:w="1940" w:type="dxa"/>
            <w:tcBorders>
              <w:top w:val="nil"/>
              <w:left w:val="nil"/>
              <w:bottom w:val="single" w:sz="4" w:space="0" w:color="auto"/>
              <w:right w:val="single" w:sz="4" w:space="0" w:color="auto"/>
            </w:tcBorders>
            <w:noWrap/>
            <w:vAlign w:val="bottom"/>
            <w:hideMark/>
          </w:tcPr>
          <w:p w14:paraId="290B13D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6F696F55"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65F68AA0"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1950</w:t>
            </w:r>
          </w:p>
        </w:tc>
        <w:tc>
          <w:tcPr>
            <w:tcW w:w="740" w:type="dxa"/>
            <w:tcBorders>
              <w:top w:val="nil"/>
              <w:left w:val="nil"/>
              <w:bottom w:val="single" w:sz="4" w:space="0" w:color="auto"/>
              <w:right w:val="single" w:sz="4" w:space="0" w:color="auto"/>
            </w:tcBorders>
            <w:noWrap/>
            <w:vAlign w:val="bottom"/>
            <w:hideMark/>
          </w:tcPr>
          <w:p w14:paraId="3E3105A0"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54,800</w:t>
            </w:r>
          </w:p>
        </w:tc>
        <w:tc>
          <w:tcPr>
            <w:tcW w:w="1860" w:type="dxa"/>
            <w:tcBorders>
              <w:top w:val="nil"/>
              <w:left w:val="nil"/>
              <w:bottom w:val="single" w:sz="4" w:space="0" w:color="auto"/>
              <w:right w:val="single" w:sz="4" w:space="0" w:color="auto"/>
            </w:tcBorders>
            <w:noWrap/>
            <w:vAlign w:val="bottom"/>
            <w:hideMark/>
          </w:tcPr>
          <w:p w14:paraId="79B19B5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2DA279F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54,000</w:t>
            </w:r>
          </w:p>
        </w:tc>
        <w:tc>
          <w:tcPr>
            <w:tcW w:w="1940" w:type="dxa"/>
            <w:tcBorders>
              <w:top w:val="nil"/>
              <w:left w:val="nil"/>
              <w:bottom w:val="single" w:sz="4" w:space="0" w:color="auto"/>
              <w:right w:val="single" w:sz="4" w:space="0" w:color="auto"/>
            </w:tcBorders>
            <w:noWrap/>
            <w:vAlign w:val="bottom"/>
            <w:hideMark/>
          </w:tcPr>
          <w:p w14:paraId="4D2D7BF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64F9123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49,933</w:t>
            </w:r>
          </w:p>
        </w:tc>
        <w:tc>
          <w:tcPr>
            <w:tcW w:w="900" w:type="dxa"/>
            <w:tcBorders>
              <w:top w:val="nil"/>
              <w:left w:val="nil"/>
              <w:bottom w:val="single" w:sz="4" w:space="0" w:color="auto"/>
              <w:right w:val="single" w:sz="4" w:space="0" w:color="auto"/>
            </w:tcBorders>
            <w:noWrap/>
            <w:vAlign w:val="bottom"/>
            <w:hideMark/>
          </w:tcPr>
          <w:p w14:paraId="423C81E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43,920</w:t>
            </w:r>
          </w:p>
        </w:tc>
        <w:tc>
          <w:tcPr>
            <w:tcW w:w="1940" w:type="dxa"/>
            <w:tcBorders>
              <w:top w:val="nil"/>
              <w:left w:val="nil"/>
              <w:bottom w:val="single" w:sz="4" w:space="0" w:color="auto"/>
              <w:right w:val="single" w:sz="4" w:space="0" w:color="auto"/>
            </w:tcBorders>
            <w:noWrap/>
            <w:vAlign w:val="bottom"/>
            <w:hideMark/>
          </w:tcPr>
          <w:p w14:paraId="26503E0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0598F536"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AE0FE53"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1951</w:t>
            </w:r>
          </w:p>
        </w:tc>
        <w:tc>
          <w:tcPr>
            <w:tcW w:w="740" w:type="dxa"/>
            <w:tcBorders>
              <w:top w:val="nil"/>
              <w:left w:val="nil"/>
              <w:bottom w:val="single" w:sz="4" w:space="0" w:color="auto"/>
              <w:right w:val="single" w:sz="4" w:space="0" w:color="auto"/>
            </w:tcBorders>
            <w:noWrap/>
            <w:vAlign w:val="bottom"/>
            <w:hideMark/>
          </w:tcPr>
          <w:p w14:paraId="64898619"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67,200</w:t>
            </w:r>
          </w:p>
        </w:tc>
        <w:tc>
          <w:tcPr>
            <w:tcW w:w="1860" w:type="dxa"/>
            <w:tcBorders>
              <w:top w:val="nil"/>
              <w:left w:val="nil"/>
              <w:bottom w:val="single" w:sz="4" w:space="0" w:color="auto"/>
              <w:right w:val="single" w:sz="4" w:space="0" w:color="auto"/>
            </w:tcBorders>
            <w:noWrap/>
            <w:vAlign w:val="bottom"/>
            <w:hideMark/>
          </w:tcPr>
          <w:p w14:paraId="0AEA660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5D5887B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63,900</w:t>
            </w:r>
          </w:p>
        </w:tc>
        <w:tc>
          <w:tcPr>
            <w:tcW w:w="1940" w:type="dxa"/>
            <w:tcBorders>
              <w:top w:val="nil"/>
              <w:left w:val="nil"/>
              <w:bottom w:val="single" w:sz="4" w:space="0" w:color="auto"/>
              <w:right w:val="single" w:sz="4" w:space="0" w:color="auto"/>
            </w:tcBorders>
            <w:noWrap/>
            <w:vAlign w:val="bottom"/>
            <w:hideMark/>
          </w:tcPr>
          <w:p w14:paraId="285C20C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7163025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61,467</w:t>
            </w:r>
          </w:p>
        </w:tc>
        <w:tc>
          <w:tcPr>
            <w:tcW w:w="900" w:type="dxa"/>
            <w:tcBorders>
              <w:top w:val="nil"/>
              <w:left w:val="nil"/>
              <w:bottom w:val="single" w:sz="4" w:space="0" w:color="auto"/>
              <w:right w:val="single" w:sz="4" w:space="0" w:color="auto"/>
            </w:tcBorders>
            <w:noWrap/>
            <w:vAlign w:val="bottom"/>
            <w:hideMark/>
          </w:tcPr>
          <w:p w14:paraId="7E5E4B8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54,440</w:t>
            </w:r>
          </w:p>
        </w:tc>
        <w:tc>
          <w:tcPr>
            <w:tcW w:w="1940" w:type="dxa"/>
            <w:tcBorders>
              <w:top w:val="nil"/>
              <w:left w:val="nil"/>
              <w:bottom w:val="single" w:sz="4" w:space="0" w:color="auto"/>
              <w:right w:val="single" w:sz="4" w:space="0" w:color="auto"/>
            </w:tcBorders>
            <w:noWrap/>
            <w:vAlign w:val="bottom"/>
            <w:hideMark/>
          </w:tcPr>
          <w:p w14:paraId="028363D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7E31AF0C"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5803D982"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1952</w:t>
            </w:r>
          </w:p>
        </w:tc>
        <w:tc>
          <w:tcPr>
            <w:tcW w:w="740" w:type="dxa"/>
            <w:tcBorders>
              <w:top w:val="nil"/>
              <w:left w:val="nil"/>
              <w:bottom w:val="single" w:sz="4" w:space="0" w:color="auto"/>
              <w:right w:val="single" w:sz="4" w:space="0" w:color="auto"/>
            </w:tcBorders>
            <w:noWrap/>
            <w:vAlign w:val="bottom"/>
            <w:hideMark/>
          </w:tcPr>
          <w:p w14:paraId="26BC263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41,400</w:t>
            </w:r>
          </w:p>
        </w:tc>
        <w:tc>
          <w:tcPr>
            <w:tcW w:w="1860" w:type="dxa"/>
            <w:tcBorders>
              <w:top w:val="nil"/>
              <w:left w:val="nil"/>
              <w:bottom w:val="single" w:sz="4" w:space="0" w:color="auto"/>
              <w:right w:val="single" w:sz="4" w:space="0" w:color="auto"/>
            </w:tcBorders>
            <w:noWrap/>
            <w:vAlign w:val="bottom"/>
            <w:hideMark/>
          </w:tcPr>
          <w:p w14:paraId="1B13AA6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5C7E279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35,600</w:t>
            </w:r>
          </w:p>
        </w:tc>
        <w:tc>
          <w:tcPr>
            <w:tcW w:w="1940" w:type="dxa"/>
            <w:tcBorders>
              <w:top w:val="nil"/>
              <w:left w:val="nil"/>
              <w:bottom w:val="single" w:sz="4" w:space="0" w:color="auto"/>
              <w:right w:val="single" w:sz="4" w:space="0" w:color="auto"/>
            </w:tcBorders>
            <w:noWrap/>
            <w:vAlign w:val="bottom"/>
            <w:hideMark/>
          </w:tcPr>
          <w:p w14:paraId="6EC269D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3363DCC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31,600</w:t>
            </w:r>
          </w:p>
        </w:tc>
        <w:tc>
          <w:tcPr>
            <w:tcW w:w="900" w:type="dxa"/>
            <w:tcBorders>
              <w:top w:val="nil"/>
              <w:left w:val="nil"/>
              <w:bottom w:val="single" w:sz="4" w:space="0" w:color="auto"/>
              <w:right w:val="single" w:sz="4" w:space="0" w:color="auto"/>
            </w:tcBorders>
            <w:noWrap/>
            <w:vAlign w:val="bottom"/>
            <w:hideMark/>
          </w:tcPr>
          <w:p w14:paraId="1918F56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28,680</w:t>
            </w:r>
          </w:p>
        </w:tc>
        <w:tc>
          <w:tcPr>
            <w:tcW w:w="1940" w:type="dxa"/>
            <w:tcBorders>
              <w:top w:val="nil"/>
              <w:left w:val="nil"/>
              <w:bottom w:val="single" w:sz="4" w:space="0" w:color="auto"/>
              <w:right w:val="single" w:sz="4" w:space="0" w:color="auto"/>
            </w:tcBorders>
            <w:noWrap/>
            <w:vAlign w:val="bottom"/>
            <w:hideMark/>
          </w:tcPr>
          <w:p w14:paraId="6D8ABAE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3F9F340C"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53154BE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1953</w:t>
            </w:r>
          </w:p>
        </w:tc>
        <w:tc>
          <w:tcPr>
            <w:tcW w:w="740" w:type="dxa"/>
            <w:tcBorders>
              <w:top w:val="nil"/>
              <w:left w:val="nil"/>
              <w:bottom w:val="single" w:sz="4" w:space="0" w:color="auto"/>
              <w:right w:val="single" w:sz="4" w:space="0" w:color="auto"/>
            </w:tcBorders>
            <w:noWrap/>
            <w:vAlign w:val="bottom"/>
            <w:hideMark/>
          </w:tcPr>
          <w:p w14:paraId="730ECAF1"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60,000</w:t>
            </w:r>
          </w:p>
        </w:tc>
        <w:tc>
          <w:tcPr>
            <w:tcW w:w="1860" w:type="dxa"/>
            <w:tcBorders>
              <w:top w:val="nil"/>
              <w:left w:val="nil"/>
              <w:bottom w:val="single" w:sz="4" w:space="0" w:color="auto"/>
              <w:right w:val="single" w:sz="4" w:space="0" w:color="auto"/>
            </w:tcBorders>
            <w:noWrap/>
            <w:vAlign w:val="bottom"/>
            <w:hideMark/>
          </w:tcPr>
          <w:p w14:paraId="198C657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3A1CEE2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50,000</w:t>
            </w:r>
          </w:p>
        </w:tc>
        <w:tc>
          <w:tcPr>
            <w:tcW w:w="1940" w:type="dxa"/>
            <w:tcBorders>
              <w:top w:val="nil"/>
              <w:left w:val="nil"/>
              <w:bottom w:val="single" w:sz="4" w:space="0" w:color="auto"/>
              <w:right w:val="single" w:sz="4" w:space="0" w:color="auto"/>
            </w:tcBorders>
            <w:noWrap/>
            <w:vAlign w:val="bottom"/>
            <w:hideMark/>
          </w:tcPr>
          <w:p w14:paraId="02EA28C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6C2B8B3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44,000</w:t>
            </w:r>
          </w:p>
        </w:tc>
        <w:tc>
          <w:tcPr>
            <w:tcW w:w="900" w:type="dxa"/>
            <w:tcBorders>
              <w:top w:val="nil"/>
              <w:left w:val="nil"/>
              <w:bottom w:val="single" w:sz="4" w:space="0" w:color="auto"/>
              <w:right w:val="single" w:sz="4" w:space="0" w:color="auto"/>
            </w:tcBorders>
            <w:noWrap/>
            <w:vAlign w:val="bottom"/>
            <w:hideMark/>
          </w:tcPr>
          <w:p w14:paraId="5D87F7B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40,400</w:t>
            </w:r>
          </w:p>
        </w:tc>
        <w:tc>
          <w:tcPr>
            <w:tcW w:w="1940" w:type="dxa"/>
            <w:tcBorders>
              <w:top w:val="nil"/>
              <w:left w:val="nil"/>
              <w:bottom w:val="single" w:sz="4" w:space="0" w:color="auto"/>
              <w:right w:val="single" w:sz="4" w:space="0" w:color="auto"/>
            </w:tcBorders>
            <w:noWrap/>
            <w:vAlign w:val="bottom"/>
            <w:hideMark/>
          </w:tcPr>
          <w:p w14:paraId="4438519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30540F09"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599C858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1954</w:t>
            </w:r>
          </w:p>
        </w:tc>
        <w:tc>
          <w:tcPr>
            <w:tcW w:w="740" w:type="dxa"/>
            <w:tcBorders>
              <w:top w:val="nil"/>
              <w:left w:val="nil"/>
              <w:bottom w:val="single" w:sz="4" w:space="0" w:color="auto"/>
              <w:right w:val="single" w:sz="4" w:space="0" w:color="auto"/>
            </w:tcBorders>
            <w:noWrap/>
            <w:vAlign w:val="bottom"/>
            <w:hideMark/>
          </w:tcPr>
          <w:p w14:paraId="64BC6037"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73,000</w:t>
            </w:r>
          </w:p>
        </w:tc>
        <w:tc>
          <w:tcPr>
            <w:tcW w:w="1860" w:type="dxa"/>
            <w:tcBorders>
              <w:top w:val="nil"/>
              <w:left w:val="nil"/>
              <w:bottom w:val="single" w:sz="4" w:space="0" w:color="auto"/>
              <w:right w:val="single" w:sz="4" w:space="0" w:color="auto"/>
            </w:tcBorders>
            <w:noWrap/>
            <w:vAlign w:val="bottom"/>
            <w:hideMark/>
          </w:tcPr>
          <w:p w14:paraId="29C410B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61C15A0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63,600</w:t>
            </w:r>
          </w:p>
        </w:tc>
        <w:tc>
          <w:tcPr>
            <w:tcW w:w="1940" w:type="dxa"/>
            <w:tcBorders>
              <w:top w:val="nil"/>
              <w:left w:val="nil"/>
              <w:bottom w:val="single" w:sz="4" w:space="0" w:color="auto"/>
              <w:right w:val="single" w:sz="4" w:space="0" w:color="auto"/>
            </w:tcBorders>
            <w:noWrap/>
            <w:vAlign w:val="bottom"/>
            <w:hideMark/>
          </w:tcPr>
          <w:p w14:paraId="51A77E7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21AB260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51,067</w:t>
            </w:r>
          </w:p>
        </w:tc>
        <w:tc>
          <w:tcPr>
            <w:tcW w:w="900" w:type="dxa"/>
            <w:tcBorders>
              <w:top w:val="nil"/>
              <w:left w:val="nil"/>
              <w:bottom w:val="single" w:sz="4" w:space="0" w:color="auto"/>
              <w:right w:val="single" w:sz="4" w:space="0" w:color="auto"/>
            </w:tcBorders>
            <w:noWrap/>
            <w:vAlign w:val="bottom"/>
            <w:hideMark/>
          </w:tcPr>
          <w:p w14:paraId="3DDE6DA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45,440</w:t>
            </w:r>
          </w:p>
        </w:tc>
        <w:tc>
          <w:tcPr>
            <w:tcW w:w="1940" w:type="dxa"/>
            <w:tcBorders>
              <w:top w:val="nil"/>
              <w:left w:val="nil"/>
              <w:bottom w:val="single" w:sz="4" w:space="0" w:color="auto"/>
              <w:right w:val="single" w:sz="4" w:space="0" w:color="auto"/>
            </w:tcBorders>
            <w:noWrap/>
            <w:vAlign w:val="bottom"/>
            <w:hideMark/>
          </w:tcPr>
          <w:p w14:paraId="19215F5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13E9EFC2"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23D1921B"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1955</w:t>
            </w:r>
          </w:p>
        </w:tc>
        <w:tc>
          <w:tcPr>
            <w:tcW w:w="740" w:type="dxa"/>
            <w:tcBorders>
              <w:top w:val="nil"/>
              <w:left w:val="nil"/>
              <w:bottom w:val="single" w:sz="4" w:space="0" w:color="auto"/>
              <w:right w:val="single" w:sz="4" w:space="0" w:color="auto"/>
            </w:tcBorders>
            <w:noWrap/>
            <w:vAlign w:val="bottom"/>
            <w:hideMark/>
          </w:tcPr>
          <w:p w14:paraId="39DED460"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50,100</w:t>
            </w:r>
          </w:p>
        </w:tc>
        <w:tc>
          <w:tcPr>
            <w:tcW w:w="1860" w:type="dxa"/>
            <w:tcBorders>
              <w:top w:val="nil"/>
              <w:left w:val="nil"/>
              <w:bottom w:val="single" w:sz="4" w:space="0" w:color="auto"/>
              <w:right w:val="single" w:sz="4" w:space="0" w:color="auto"/>
            </w:tcBorders>
            <w:noWrap/>
            <w:vAlign w:val="bottom"/>
            <w:hideMark/>
          </w:tcPr>
          <w:p w14:paraId="3486340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1B87B40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43,300</w:t>
            </w:r>
          </w:p>
        </w:tc>
        <w:tc>
          <w:tcPr>
            <w:tcW w:w="1940" w:type="dxa"/>
            <w:tcBorders>
              <w:top w:val="nil"/>
              <w:left w:val="nil"/>
              <w:bottom w:val="single" w:sz="4" w:space="0" w:color="auto"/>
              <w:right w:val="single" w:sz="4" w:space="0" w:color="auto"/>
            </w:tcBorders>
            <w:noWrap/>
            <w:vAlign w:val="bottom"/>
            <w:hideMark/>
          </w:tcPr>
          <w:p w14:paraId="4011900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7CCF84E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33,800</w:t>
            </w:r>
          </w:p>
        </w:tc>
        <w:tc>
          <w:tcPr>
            <w:tcW w:w="900" w:type="dxa"/>
            <w:tcBorders>
              <w:top w:val="nil"/>
              <w:left w:val="nil"/>
              <w:bottom w:val="single" w:sz="4" w:space="0" w:color="auto"/>
              <w:right w:val="single" w:sz="4" w:space="0" w:color="auto"/>
            </w:tcBorders>
            <w:noWrap/>
            <w:vAlign w:val="bottom"/>
            <w:hideMark/>
          </w:tcPr>
          <w:p w14:paraId="402A97B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29,020</w:t>
            </w:r>
          </w:p>
        </w:tc>
        <w:tc>
          <w:tcPr>
            <w:tcW w:w="1940" w:type="dxa"/>
            <w:tcBorders>
              <w:top w:val="nil"/>
              <w:left w:val="nil"/>
              <w:bottom w:val="single" w:sz="4" w:space="0" w:color="auto"/>
              <w:right w:val="single" w:sz="4" w:space="0" w:color="auto"/>
            </w:tcBorders>
            <w:noWrap/>
            <w:vAlign w:val="bottom"/>
            <w:hideMark/>
          </w:tcPr>
          <w:p w14:paraId="3D0C176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497B223F"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109FA133"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1956</w:t>
            </w:r>
          </w:p>
        </w:tc>
        <w:tc>
          <w:tcPr>
            <w:tcW w:w="740" w:type="dxa"/>
            <w:tcBorders>
              <w:top w:val="nil"/>
              <w:left w:val="nil"/>
              <w:bottom w:val="single" w:sz="4" w:space="0" w:color="auto"/>
              <w:right w:val="single" w:sz="4" w:space="0" w:color="auto"/>
            </w:tcBorders>
            <w:noWrap/>
            <w:vAlign w:val="bottom"/>
            <w:hideMark/>
          </w:tcPr>
          <w:p w14:paraId="56F7CC16"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67,400</w:t>
            </w:r>
          </w:p>
        </w:tc>
        <w:tc>
          <w:tcPr>
            <w:tcW w:w="1860" w:type="dxa"/>
            <w:tcBorders>
              <w:top w:val="nil"/>
              <w:left w:val="nil"/>
              <w:bottom w:val="single" w:sz="4" w:space="0" w:color="auto"/>
              <w:right w:val="single" w:sz="4" w:space="0" w:color="auto"/>
            </w:tcBorders>
            <w:noWrap/>
            <w:vAlign w:val="bottom"/>
            <w:hideMark/>
          </w:tcPr>
          <w:p w14:paraId="7B5D486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44B04EA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63,100</w:t>
            </w:r>
          </w:p>
        </w:tc>
        <w:tc>
          <w:tcPr>
            <w:tcW w:w="1940" w:type="dxa"/>
            <w:tcBorders>
              <w:top w:val="nil"/>
              <w:left w:val="nil"/>
              <w:bottom w:val="single" w:sz="4" w:space="0" w:color="auto"/>
              <w:right w:val="single" w:sz="4" w:space="0" w:color="auto"/>
            </w:tcBorders>
            <w:noWrap/>
            <w:vAlign w:val="bottom"/>
            <w:hideMark/>
          </w:tcPr>
          <w:p w14:paraId="3AC6E4A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7B3E3E5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49,733</w:t>
            </w:r>
          </w:p>
        </w:tc>
        <w:tc>
          <w:tcPr>
            <w:tcW w:w="900" w:type="dxa"/>
            <w:tcBorders>
              <w:top w:val="nil"/>
              <w:left w:val="nil"/>
              <w:bottom w:val="single" w:sz="4" w:space="0" w:color="auto"/>
              <w:right w:val="single" w:sz="4" w:space="0" w:color="auto"/>
            </w:tcBorders>
            <w:noWrap/>
            <w:vAlign w:val="bottom"/>
            <w:hideMark/>
          </w:tcPr>
          <w:p w14:paraId="1DEA9CD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42,260</w:t>
            </w:r>
          </w:p>
        </w:tc>
        <w:tc>
          <w:tcPr>
            <w:tcW w:w="1940" w:type="dxa"/>
            <w:tcBorders>
              <w:top w:val="nil"/>
              <w:left w:val="nil"/>
              <w:bottom w:val="single" w:sz="4" w:space="0" w:color="auto"/>
              <w:right w:val="single" w:sz="4" w:space="0" w:color="auto"/>
            </w:tcBorders>
            <w:noWrap/>
            <w:vAlign w:val="bottom"/>
            <w:hideMark/>
          </w:tcPr>
          <w:p w14:paraId="4C8FF37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4FCB277B"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13DDAFD1"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1957</w:t>
            </w:r>
          </w:p>
        </w:tc>
        <w:tc>
          <w:tcPr>
            <w:tcW w:w="740" w:type="dxa"/>
            <w:tcBorders>
              <w:top w:val="nil"/>
              <w:left w:val="nil"/>
              <w:bottom w:val="single" w:sz="4" w:space="0" w:color="auto"/>
              <w:right w:val="single" w:sz="4" w:space="0" w:color="auto"/>
            </w:tcBorders>
            <w:noWrap/>
            <w:vAlign w:val="bottom"/>
            <w:hideMark/>
          </w:tcPr>
          <w:p w14:paraId="3AAEB21A"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43,200</w:t>
            </w:r>
          </w:p>
        </w:tc>
        <w:tc>
          <w:tcPr>
            <w:tcW w:w="1860" w:type="dxa"/>
            <w:tcBorders>
              <w:top w:val="nil"/>
              <w:left w:val="nil"/>
              <w:bottom w:val="single" w:sz="4" w:space="0" w:color="auto"/>
              <w:right w:val="single" w:sz="4" w:space="0" w:color="auto"/>
            </w:tcBorders>
            <w:noWrap/>
            <w:vAlign w:val="bottom"/>
            <w:hideMark/>
          </w:tcPr>
          <w:p w14:paraId="5AF36CB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479F213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40,400</w:t>
            </w:r>
          </w:p>
        </w:tc>
        <w:tc>
          <w:tcPr>
            <w:tcW w:w="1940" w:type="dxa"/>
            <w:tcBorders>
              <w:top w:val="nil"/>
              <w:left w:val="nil"/>
              <w:bottom w:val="single" w:sz="4" w:space="0" w:color="auto"/>
              <w:right w:val="single" w:sz="4" w:space="0" w:color="auto"/>
            </w:tcBorders>
            <w:noWrap/>
            <w:vAlign w:val="bottom"/>
            <w:hideMark/>
          </w:tcPr>
          <w:p w14:paraId="3ECB232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1210BB5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37,400</w:t>
            </w:r>
          </w:p>
        </w:tc>
        <w:tc>
          <w:tcPr>
            <w:tcW w:w="900" w:type="dxa"/>
            <w:tcBorders>
              <w:top w:val="nil"/>
              <w:left w:val="nil"/>
              <w:bottom w:val="single" w:sz="4" w:space="0" w:color="auto"/>
              <w:right w:val="single" w:sz="4" w:space="0" w:color="auto"/>
            </w:tcBorders>
            <w:noWrap/>
            <w:vAlign w:val="bottom"/>
            <w:hideMark/>
          </w:tcPr>
          <w:p w14:paraId="26F0554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34,980</w:t>
            </w:r>
          </w:p>
        </w:tc>
        <w:tc>
          <w:tcPr>
            <w:tcW w:w="1940" w:type="dxa"/>
            <w:tcBorders>
              <w:top w:val="nil"/>
              <w:left w:val="nil"/>
              <w:bottom w:val="single" w:sz="4" w:space="0" w:color="auto"/>
              <w:right w:val="single" w:sz="4" w:space="0" w:color="auto"/>
            </w:tcBorders>
            <w:noWrap/>
            <w:vAlign w:val="bottom"/>
            <w:hideMark/>
          </w:tcPr>
          <w:p w14:paraId="6D040F4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2BBD0E3E"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FB669EF"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lastRenderedPageBreak/>
              <w:t>1958</w:t>
            </w:r>
          </w:p>
        </w:tc>
        <w:tc>
          <w:tcPr>
            <w:tcW w:w="740" w:type="dxa"/>
            <w:tcBorders>
              <w:top w:val="nil"/>
              <w:left w:val="nil"/>
              <w:bottom w:val="single" w:sz="4" w:space="0" w:color="auto"/>
              <w:right w:val="single" w:sz="4" w:space="0" w:color="auto"/>
            </w:tcBorders>
            <w:noWrap/>
            <w:vAlign w:val="bottom"/>
            <w:hideMark/>
          </w:tcPr>
          <w:p w14:paraId="540ABDE8"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35,200</w:t>
            </w:r>
          </w:p>
        </w:tc>
        <w:tc>
          <w:tcPr>
            <w:tcW w:w="1860" w:type="dxa"/>
            <w:tcBorders>
              <w:top w:val="nil"/>
              <w:left w:val="nil"/>
              <w:bottom w:val="single" w:sz="4" w:space="0" w:color="auto"/>
              <w:right w:val="single" w:sz="4" w:space="0" w:color="auto"/>
            </w:tcBorders>
            <w:noWrap/>
            <w:vAlign w:val="bottom"/>
            <w:hideMark/>
          </w:tcPr>
          <w:p w14:paraId="3B243D1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7848134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34,500</w:t>
            </w:r>
          </w:p>
        </w:tc>
        <w:tc>
          <w:tcPr>
            <w:tcW w:w="1940" w:type="dxa"/>
            <w:tcBorders>
              <w:top w:val="nil"/>
              <w:left w:val="nil"/>
              <w:bottom w:val="single" w:sz="4" w:space="0" w:color="auto"/>
              <w:right w:val="single" w:sz="4" w:space="0" w:color="auto"/>
            </w:tcBorders>
            <w:noWrap/>
            <w:vAlign w:val="bottom"/>
            <w:hideMark/>
          </w:tcPr>
          <w:p w14:paraId="0017D9D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2E0DDC1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30,867</w:t>
            </w:r>
          </w:p>
        </w:tc>
        <w:tc>
          <w:tcPr>
            <w:tcW w:w="900" w:type="dxa"/>
            <w:tcBorders>
              <w:top w:val="nil"/>
              <w:left w:val="nil"/>
              <w:bottom w:val="single" w:sz="4" w:space="0" w:color="auto"/>
              <w:right w:val="single" w:sz="4" w:space="0" w:color="auto"/>
            </w:tcBorders>
            <w:noWrap/>
            <w:vAlign w:val="bottom"/>
            <w:hideMark/>
          </w:tcPr>
          <w:p w14:paraId="64C1FC6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27,280</w:t>
            </w:r>
          </w:p>
        </w:tc>
        <w:tc>
          <w:tcPr>
            <w:tcW w:w="1940" w:type="dxa"/>
            <w:tcBorders>
              <w:top w:val="nil"/>
              <w:left w:val="nil"/>
              <w:bottom w:val="single" w:sz="4" w:space="0" w:color="auto"/>
              <w:right w:val="single" w:sz="4" w:space="0" w:color="auto"/>
            </w:tcBorders>
            <w:noWrap/>
            <w:vAlign w:val="bottom"/>
            <w:hideMark/>
          </w:tcPr>
          <w:p w14:paraId="00FE02C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6BF28764"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0ED82FBA"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1959</w:t>
            </w:r>
          </w:p>
        </w:tc>
        <w:tc>
          <w:tcPr>
            <w:tcW w:w="740" w:type="dxa"/>
            <w:tcBorders>
              <w:top w:val="nil"/>
              <w:left w:val="nil"/>
              <w:bottom w:val="single" w:sz="4" w:space="0" w:color="auto"/>
              <w:right w:val="single" w:sz="4" w:space="0" w:color="auto"/>
            </w:tcBorders>
            <w:noWrap/>
            <w:vAlign w:val="bottom"/>
            <w:hideMark/>
          </w:tcPr>
          <w:p w14:paraId="16ABB153"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57,800</w:t>
            </w:r>
          </w:p>
        </w:tc>
        <w:tc>
          <w:tcPr>
            <w:tcW w:w="1860" w:type="dxa"/>
            <w:tcBorders>
              <w:top w:val="nil"/>
              <w:left w:val="nil"/>
              <w:bottom w:val="single" w:sz="4" w:space="0" w:color="auto"/>
              <w:right w:val="single" w:sz="4" w:space="0" w:color="auto"/>
            </w:tcBorders>
            <w:noWrap/>
            <w:vAlign w:val="bottom"/>
            <w:hideMark/>
          </w:tcPr>
          <w:p w14:paraId="53BE889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4F8A08D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52,900</w:t>
            </w:r>
          </w:p>
        </w:tc>
        <w:tc>
          <w:tcPr>
            <w:tcW w:w="1940" w:type="dxa"/>
            <w:tcBorders>
              <w:top w:val="nil"/>
              <w:left w:val="nil"/>
              <w:bottom w:val="single" w:sz="4" w:space="0" w:color="auto"/>
              <w:right w:val="single" w:sz="4" w:space="0" w:color="auto"/>
            </w:tcBorders>
            <w:noWrap/>
            <w:vAlign w:val="bottom"/>
            <w:hideMark/>
          </w:tcPr>
          <w:p w14:paraId="7D82004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7F52DF9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44,733</w:t>
            </w:r>
          </w:p>
        </w:tc>
        <w:tc>
          <w:tcPr>
            <w:tcW w:w="900" w:type="dxa"/>
            <w:tcBorders>
              <w:top w:val="nil"/>
              <w:left w:val="nil"/>
              <w:bottom w:val="single" w:sz="4" w:space="0" w:color="auto"/>
              <w:right w:val="single" w:sz="4" w:space="0" w:color="auto"/>
            </w:tcBorders>
            <w:noWrap/>
            <w:vAlign w:val="bottom"/>
            <w:hideMark/>
          </w:tcPr>
          <w:p w14:paraId="29589EA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39,140</w:t>
            </w:r>
          </w:p>
        </w:tc>
        <w:tc>
          <w:tcPr>
            <w:tcW w:w="1940" w:type="dxa"/>
            <w:tcBorders>
              <w:top w:val="nil"/>
              <w:left w:val="nil"/>
              <w:bottom w:val="single" w:sz="4" w:space="0" w:color="auto"/>
              <w:right w:val="single" w:sz="4" w:space="0" w:color="auto"/>
            </w:tcBorders>
            <w:noWrap/>
            <w:vAlign w:val="bottom"/>
            <w:hideMark/>
          </w:tcPr>
          <w:p w14:paraId="47CBAE8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6396DD9A"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5241032F"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1960</w:t>
            </w:r>
          </w:p>
        </w:tc>
        <w:tc>
          <w:tcPr>
            <w:tcW w:w="740" w:type="dxa"/>
            <w:tcBorders>
              <w:top w:val="nil"/>
              <w:left w:val="nil"/>
              <w:bottom w:val="single" w:sz="4" w:space="0" w:color="auto"/>
              <w:right w:val="single" w:sz="4" w:space="0" w:color="auto"/>
            </w:tcBorders>
            <w:noWrap/>
            <w:vAlign w:val="bottom"/>
            <w:hideMark/>
          </w:tcPr>
          <w:p w14:paraId="232405A8"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62,700</w:t>
            </w:r>
          </w:p>
        </w:tc>
        <w:tc>
          <w:tcPr>
            <w:tcW w:w="1860" w:type="dxa"/>
            <w:tcBorders>
              <w:top w:val="nil"/>
              <w:left w:val="nil"/>
              <w:bottom w:val="single" w:sz="4" w:space="0" w:color="auto"/>
              <w:right w:val="single" w:sz="4" w:space="0" w:color="auto"/>
            </w:tcBorders>
            <w:noWrap/>
            <w:vAlign w:val="bottom"/>
            <w:hideMark/>
          </w:tcPr>
          <w:p w14:paraId="37F9C0D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0368DF6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61,000</w:t>
            </w:r>
          </w:p>
        </w:tc>
        <w:tc>
          <w:tcPr>
            <w:tcW w:w="1940" w:type="dxa"/>
            <w:tcBorders>
              <w:top w:val="nil"/>
              <w:left w:val="nil"/>
              <w:bottom w:val="single" w:sz="4" w:space="0" w:color="auto"/>
              <w:right w:val="single" w:sz="4" w:space="0" w:color="auto"/>
            </w:tcBorders>
            <w:noWrap/>
            <w:vAlign w:val="bottom"/>
            <w:hideMark/>
          </w:tcPr>
          <w:p w14:paraId="694EB18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0AFD7CB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56,433</w:t>
            </w:r>
          </w:p>
        </w:tc>
        <w:tc>
          <w:tcPr>
            <w:tcW w:w="900" w:type="dxa"/>
            <w:tcBorders>
              <w:top w:val="nil"/>
              <w:left w:val="nil"/>
              <w:bottom w:val="single" w:sz="4" w:space="0" w:color="auto"/>
              <w:right w:val="single" w:sz="4" w:space="0" w:color="auto"/>
            </w:tcBorders>
            <w:noWrap/>
            <w:vAlign w:val="bottom"/>
            <w:hideMark/>
          </w:tcPr>
          <w:p w14:paraId="39A5FE7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49,620</w:t>
            </w:r>
          </w:p>
        </w:tc>
        <w:tc>
          <w:tcPr>
            <w:tcW w:w="1940" w:type="dxa"/>
            <w:tcBorders>
              <w:top w:val="nil"/>
              <w:left w:val="nil"/>
              <w:bottom w:val="single" w:sz="4" w:space="0" w:color="auto"/>
              <w:right w:val="single" w:sz="4" w:space="0" w:color="auto"/>
            </w:tcBorders>
            <w:noWrap/>
            <w:vAlign w:val="bottom"/>
            <w:hideMark/>
          </w:tcPr>
          <w:p w14:paraId="3020562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44017D2E"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2DC0544F"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1961</w:t>
            </w:r>
          </w:p>
        </w:tc>
        <w:tc>
          <w:tcPr>
            <w:tcW w:w="740" w:type="dxa"/>
            <w:tcBorders>
              <w:top w:val="nil"/>
              <w:left w:val="nil"/>
              <w:bottom w:val="single" w:sz="4" w:space="0" w:color="auto"/>
              <w:right w:val="single" w:sz="4" w:space="0" w:color="auto"/>
            </w:tcBorders>
            <w:noWrap/>
            <w:vAlign w:val="bottom"/>
            <w:hideMark/>
          </w:tcPr>
          <w:p w14:paraId="466F1BB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64,500</w:t>
            </w:r>
          </w:p>
        </w:tc>
        <w:tc>
          <w:tcPr>
            <w:tcW w:w="1860" w:type="dxa"/>
            <w:tcBorders>
              <w:top w:val="nil"/>
              <w:left w:val="nil"/>
              <w:bottom w:val="single" w:sz="4" w:space="0" w:color="auto"/>
              <w:right w:val="single" w:sz="4" w:space="0" w:color="auto"/>
            </w:tcBorders>
            <w:noWrap/>
            <w:vAlign w:val="bottom"/>
            <w:hideMark/>
          </w:tcPr>
          <w:p w14:paraId="2F87EE9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0CD9C56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59,000</w:t>
            </w:r>
          </w:p>
        </w:tc>
        <w:tc>
          <w:tcPr>
            <w:tcW w:w="1940" w:type="dxa"/>
            <w:tcBorders>
              <w:top w:val="nil"/>
              <w:left w:val="nil"/>
              <w:bottom w:val="single" w:sz="4" w:space="0" w:color="auto"/>
              <w:right w:val="single" w:sz="4" w:space="0" w:color="auto"/>
            </w:tcBorders>
            <w:noWrap/>
            <w:vAlign w:val="bottom"/>
            <w:hideMark/>
          </w:tcPr>
          <w:p w14:paraId="19775F2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138B423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46,133</w:t>
            </w:r>
          </w:p>
        </w:tc>
        <w:tc>
          <w:tcPr>
            <w:tcW w:w="900" w:type="dxa"/>
            <w:tcBorders>
              <w:top w:val="nil"/>
              <w:left w:val="nil"/>
              <w:bottom w:val="single" w:sz="4" w:space="0" w:color="auto"/>
              <w:right w:val="single" w:sz="4" w:space="0" w:color="auto"/>
            </w:tcBorders>
            <w:noWrap/>
            <w:vAlign w:val="bottom"/>
            <w:hideMark/>
          </w:tcPr>
          <w:p w14:paraId="60786EB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43,520</w:t>
            </w:r>
          </w:p>
        </w:tc>
        <w:tc>
          <w:tcPr>
            <w:tcW w:w="1940" w:type="dxa"/>
            <w:tcBorders>
              <w:top w:val="nil"/>
              <w:left w:val="nil"/>
              <w:bottom w:val="single" w:sz="4" w:space="0" w:color="auto"/>
              <w:right w:val="single" w:sz="4" w:space="0" w:color="auto"/>
            </w:tcBorders>
            <w:noWrap/>
            <w:vAlign w:val="bottom"/>
            <w:hideMark/>
          </w:tcPr>
          <w:p w14:paraId="073CD69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327A4F94"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082C2023"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1962</w:t>
            </w:r>
          </w:p>
        </w:tc>
        <w:tc>
          <w:tcPr>
            <w:tcW w:w="740" w:type="dxa"/>
            <w:tcBorders>
              <w:top w:val="nil"/>
              <w:left w:val="nil"/>
              <w:bottom w:val="single" w:sz="4" w:space="0" w:color="auto"/>
              <w:right w:val="single" w:sz="4" w:space="0" w:color="auto"/>
            </w:tcBorders>
            <w:noWrap/>
            <w:vAlign w:val="bottom"/>
            <w:hideMark/>
          </w:tcPr>
          <w:p w14:paraId="1FD98AB3"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42,100</w:t>
            </w:r>
          </w:p>
        </w:tc>
        <w:tc>
          <w:tcPr>
            <w:tcW w:w="1860" w:type="dxa"/>
            <w:tcBorders>
              <w:top w:val="nil"/>
              <w:left w:val="nil"/>
              <w:bottom w:val="single" w:sz="4" w:space="0" w:color="auto"/>
              <w:right w:val="single" w:sz="4" w:space="0" w:color="auto"/>
            </w:tcBorders>
            <w:noWrap/>
            <w:vAlign w:val="bottom"/>
            <w:hideMark/>
          </w:tcPr>
          <w:p w14:paraId="77AAC06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6CA4254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40,100</w:t>
            </w:r>
          </w:p>
        </w:tc>
        <w:tc>
          <w:tcPr>
            <w:tcW w:w="1940" w:type="dxa"/>
            <w:tcBorders>
              <w:top w:val="nil"/>
              <w:left w:val="nil"/>
              <w:bottom w:val="single" w:sz="4" w:space="0" w:color="auto"/>
              <w:right w:val="single" w:sz="4" w:space="0" w:color="auto"/>
            </w:tcBorders>
            <w:noWrap/>
            <w:vAlign w:val="bottom"/>
            <w:hideMark/>
          </w:tcPr>
          <w:p w14:paraId="70370A5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0A951EC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34,833</w:t>
            </w:r>
          </w:p>
        </w:tc>
        <w:tc>
          <w:tcPr>
            <w:tcW w:w="900" w:type="dxa"/>
            <w:tcBorders>
              <w:top w:val="nil"/>
              <w:left w:val="nil"/>
              <w:bottom w:val="single" w:sz="4" w:space="0" w:color="auto"/>
              <w:right w:val="single" w:sz="4" w:space="0" w:color="auto"/>
            </w:tcBorders>
            <w:noWrap/>
            <w:vAlign w:val="bottom"/>
            <w:hideMark/>
          </w:tcPr>
          <w:p w14:paraId="15C96F9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30,240</w:t>
            </w:r>
          </w:p>
        </w:tc>
        <w:tc>
          <w:tcPr>
            <w:tcW w:w="1940" w:type="dxa"/>
            <w:tcBorders>
              <w:top w:val="nil"/>
              <w:left w:val="nil"/>
              <w:bottom w:val="single" w:sz="4" w:space="0" w:color="auto"/>
              <w:right w:val="single" w:sz="4" w:space="0" w:color="auto"/>
            </w:tcBorders>
            <w:noWrap/>
            <w:vAlign w:val="bottom"/>
            <w:hideMark/>
          </w:tcPr>
          <w:p w14:paraId="6BC9A98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045E39E7"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194BB403"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1963</w:t>
            </w:r>
          </w:p>
        </w:tc>
        <w:tc>
          <w:tcPr>
            <w:tcW w:w="740" w:type="dxa"/>
            <w:tcBorders>
              <w:top w:val="nil"/>
              <w:left w:val="nil"/>
              <w:bottom w:val="single" w:sz="4" w:space="0" w:color="auto"/>
              <w:right w:val="single" w:sz="4" w:space="0" w:color="auto"/>
            </w:tcBorders>
            <w:noWrap/>
            <w:vAlign w:val="bottom"/>
            <w:hideMark/>
          </w:tcPr>
          <w:p w14:paraId="0845A95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66,900</w:t>
            </w:r>
          </w:p>
        </w:tc>
        <w:tc>
          <w:tcPr>
            <w:tcW w:w="1860" w:type="dxa"/>
            <w:tcBorders>
              <w:top w:val="nil"/>
              <w:left w:val="nil"/>
              <w:bottom w:val="single" w:sz="4" w:space="0" w:color="auto"/>
              <w:right w:val="single" w:sz="4" w:space="0" w:color="auto"/>
            </w:tcBorders>
            <w:noWrap/>
            <w:vAlign w:val="bottom"/>
            <w:hideMark/>
          </w:tcPr>
          <w:p w14:paraId="737F193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6DF666C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59,500</w:t>
            </w:r>
          </w:p>
        </w:tc>
        <w:tc>
          <w:tcPr>
            <w:tcW w:w="1940" w:type="dxa"/>
            <w:tcBorders>
              <w:top w:val="nil"/>
              <w:left w:val="nil"/>
              <w:bottom w:val="single" w:sz="4" w:space="0" w:color="auto"/>
              <w:right w:val="single" w:sz="4" w:space="0" w:color="auto"/>
            </w:tcBorders>
            <w:noWrap/>
            <w:vAlign w:val="bottom"/>
            <w:hideMark/>
          </w:tcPr>
          <w:p w14:paraId="20D1FBC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32B48AC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52,900</w:t>
            </w:r>
          </w:p>
        </w:tc>
        <w:tc>
          <w:tcPr>
            <w:tcW w:w="900" w:type="dxa"/>
            <w:tcBorders>
              <w:top w:val="nil"/>
              <w:left w:val="nil"/>
              <w:bottom w:val="single" w:sz="4" w:space="0" w:color="auto"/>
              <w:right w:val="single" w:sz="4" w:space="0" w:color="auto"/>
            </w:tcBorders>
            <w:noWrap/>
            <w:vAlign w:val="bottom"/>
            <w:hideMark/>
          </w:tcPr>
          <w:p w14:paraId="533E03A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41,640</w:t>
            </w:r>
          </w:p>
        </w:tc>
        <w:tc>
          <w:tcPr>
            <w:tcW w:w="1940" w:type="dxa"/>
            <w:tcBorders>
              <w:top w:val="nil"/>
              <w:left w:val="nil"/>
              <w:bottom w:val="single" w:sz="4" w:space="0" w:color="auto"/>
              <w:right w:val="single" w:sz="4" w:space="0" w:color="auto"/>
            </w:tcBorders>
            <w:noWrap/>
            <w:vAlign w:val="bottom"/>
            <w:hideMark/>
          </w:tcPr>
          <w:p w14:paraId="0D1F49C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28B3038F"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2DE007E5"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1964</w:t>
            </w:r>
          </w:p>
        </w:tc>
        <w:tc>
          <w:tcPr>
            <w:tcW w:w="740" w:type="dxa"/>
            <w:tcBorders>
              <w:top w:val="nil"/>
              <w:left w:val="nil"/>
              <w:bottom w:val="single" w:sz="4" w:space="0" w:color="auto"/>
              <w:right w:val="single" w:sz="4" w:space="0" w:color="auto"/>
            </w:tcBorders>
            <w:noWrap/>
            <w:vAlign w:val="bottom"/>
            <w:hideMark/>
          </w:tcPr>
          <w:p w14:paraId="069B9FC8"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72,600</w:t>
            </w:r>
          </w:p>
        </w:tc>
        <w:tc>
          <w:tcPr>
            <w:tcW w:w="1860" w:type="dxa"/>
            <w:tcBorders>
              <w:top w:val="nil"/>
              <w:left w:val="nil"/>
              <w:bottom w:val="single" w:sz="4" w:space="0" w:color="auto"/>
              <w:right w:val="single" w:sz="4" w:space="0" w:color="auto"/>
            </w:tcBorders>
            <w:noWrap/>
            <w:vAlign w:val="bottom"/>
            <w:hideMark/>
          </w:tcPr>
          <w:p w14:paraId="1B4D68F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03C187A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55,400</w:t>
            </w:r>
          </w:p>
        </w:tc>
        <w:tc>
          <w:tcPr>
            <w:tcW w:w="1940" w:type="dxa"/>
            <w:tcBorders>
              <w:top w:val="nil"/>
              <w:left w:val="nil"/>
              <w:bottom w:val="single" w:sz="4" w:space="0" w:color="auto"/>
              <w:right w:val="single" w:sz="4" w:space="0" w:color="auto"/>
            </w:tcBorders>
            <w:noWrap/>
            <w:vAlign w:val="bottom"/>
            <w:hideMark/>
          </w:tcPr>
          <w:p w14:paraId="327CFD8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001746A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46,267</w:t>
            </w:r>
          </w:p>
        </w:tc>
        <w:tc>
          <w:tcPr>
            <w:tcW w:w="900" w:type="dxa"/>
            <w:tcBorders>
              <w:top w:val="nil"/>
              <w:left w:val="nil"/>
              <w:bottom w:val="single" w:sz="4" w:space="0" w:color="auto"/>
              <w:right w:val="single" w:sz="4" w:space="0" w:color="auto"/>
            </w:tcBorders>
            <w:noWrap/>
            <w:vAlign w:val="bottom"/>
            <w:hideMark/>
          </w:tcPr>
          <w:p w14:paraId="17FDBB3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37,680</w:t>
            </w:r>
          </w:p>
        </w:tc>
        <w:tc>
          <w:tcPr>
            <w:tcW w:w="1940" w:type="dxa"/>
            <w:tcBorders>
              <w:top w:val="nil"/>
              <w:left w:val="nil"/>
              <w:bottom w:val="single" w:sz="4" w:space="0" w:color="auto"/>
              <w:right w:val="single" w:sz="4" w:space="0" w:color="auto"/>
            </w:tcBorders>
            <w:noWrap/>
            <w:vAlign w:val="bottom"/>
            <w:hideMark/>
          </w:tcPr>
          <w:p w14:paraId="7C03612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098ABF38"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769C460F"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1965</w:t>
            </w:r>
          </w:p>
        </w:tc>
        <w:tc>
          <w:tcPr>
            <w:tcW w:w="740" w:type="dxa"/>
            <w:tcBorders>
              <w:top w:val="nil"/>
              <w:left w:val="nil"/>
              <w:bottom w:val="single" w:sz="4" w:space="0" w:color="auto"/>
              <w:right w:val="single" w:sz="4" w:space="0" w:color="auto"/>
            </w:tcBorders>
            <w:noWrap/>
            <w:vAlign w:val="bottom"/>
            <w:hideMark/>
          </w:tcPr>
          <w:p w14:paraId="6438A7BB"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83,900</w:t>
            </w:r>
          </w:p>
        </w:tc>
        <w:tc>
          <w:tcPr>
            <w:tcW w:w="1860" w:type="dxa"/>
            <w:tcBorders>
              <w:top w:val="nil"/>
              <w:left w:val="nil"/>
              <w:bottom w:val="single" w:sz="4" w:space="0" w:color="auto"/>
              <w:right w:val="single" w:sz="4" w:space="0" w:color="auto"/>
            </w:tcBorders>
            <w:noWrap/>
            <w:vAlign w:val="bottom"/>
            <w:hideMark/>
          </w:tcPr>
          <w:p w14:paraId="6C879B8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296782A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79,100</w:t>
            </w:r>
          </w:p>
        </w:tc>
        <w:tc>
          <w:tcPr>
            <w:tcW w:w="1940" w:type="dxa"/>
            <w:tcBorders>
              <w:top w:val="nil"/>
              <w:left w:val="nil"/>
              <w:bottom w:val="single" w:sz="4" w:space="0" w:color="auto"/>
              <w:right w:val="single" w:sz="4" w:space="0" w:color="auto"/>
            </w:tcBorders>
            <w:noWrap/>
            <w:vAlign w:val="bottom"/>
            <w:hideMark/>
          </w:tcPr>
          <w:p w14:paraId="030B57F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653B8EA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68,933</w:t>
            </w:r>
          </w:p>
        </w:tc>
        <w:tc>
          <w:tcPr>
            <w:tcW w:w="900" w:type="dxa"/>
            <w:tcBorders>
              <w:top w:val="nil"/>
              <w:left w:val="nil"/>
              <w:bottom w:val="single" w:sz="4" w:space="0" w:color="auto"/>
              <w:right w:val="single" w:sz="4" w:space="0" w:color="auto"/>
            </w:tcBorders>
            <w:noWrap/>
            <w:vAlign w:val="bottom"/>
            <w:hideMark/>
          </w:tcPr>
          <w:p w14:paraId="38DB8AC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60,120</w:t>
            </w:r>
          </w:p>
        </w:tc>
        <w:tc>
          <w:tcPr>
            <w:tcW w:w="1940" w:type="dxa"/>
            <w:tcBorders>
              <w:top w:val="nil"/>
              <w:left w:val="nil"/>
              <w:bottom w:val="single" w:sz="4" w:space="0" w:color="auto"/>
              <w:right w:val="single" w:sz="4" w:space="0" w:color="auto"/>
            </w:tcBorders>
            <w:noWrap/>
            <w:vAlign w:val="bottom"/>
            <w:hideMark/>
          </w:tcPr>
          <w:p w14:paraId="596818C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01EEB24C"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2AD67AAC"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1966</w:t>
            </w:r>
          </w:p>
        </w:tc>
        <w:tc>
          <w:tcPr>
            <w:tcW w:w="740" w:type="dxa"/>
            <w:tcBorders>
              <w:top w:val="nil"/>
              <w:left w:val="nil"/>
              <w:bottom w:val="single" w:sz="4" w:space="0" w:color="auto"/>
              <w:right w:val="single" w:sz="4" w:space="0" w:color="auto"/>
            </w:tcBorders>
            <w:noWrap/>
            <w:vAlign w:val="bottom"/>
            <w:hideMark/>
          </w:tcPr>
          <w:p w14:paraId="012CDC39"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28,800</w:t>
            </w:r>
          </w:p>
        </w:tc>
        <w:tc>
          <w:tcPr>
            <w:tcW w:w="1860" w:type="dxa"/>
            <w:tcBorders>
              <w:top w:val="nil"/>
              <w:left w:val="nil"/>
              <w:bottom w:val="single" w:sz="4" w:space="0" w:color="auto"/>
              <w:right w:val="single" w:sz="4" w:space="0" w:color="auto"/>
            </w:tcBorders>
            <w:noWrap/>
            <w:vAlign w:val="bottom"/>
            <w:hideMark/>
          </w:tcPr>
          <w:p w14:paraId="310931F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48CF114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27,000</w:t>
            </w:r>
          </w:p>
        </w:tc>
        <w:tc>
          <w:tcPr>
            <w:tcW w:w="1940" w:type="dxa"/>
            <w:tcBorders>
              <w:top w:val="nil"/>
              <w:left w:val="nil"/>
              <w:bottom w:val="single" w:sz="4" w:space="0" w:color="auto"/>
              <w:right w:val="single" w:sz="4" w:space="0" w:color="auto"/>
            </w:tcBorders>
            <w:noWrap/>
            <w:vAlign w:val="bottom"/>
            <w:hideMark/>
          </w:tcPr>
          <w:p w14:paraId="4AD76EE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45C697C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24,333</w:t>
            </w:r>
          </w:p>
        </w:tc>
        <w:tc>
          <w:tcPr>
            <w:tcW w:w="900" w:type="dxa"/>
            <w:tcBorders>
              <w:top w:val="nil"/>
              <w:left w:val="nil"/>
              <w:bottom w:val="single" w:sz="4" w:space="0" w:color="auto"/>
              <w:right w:val="single" w:sz="4" w:space="0" w:color="auto"/>
            </w:tcBorders>
            <w:noWrap/>
            <w:vAlign w:val="bottom"/>
            <w:hideMark/>
          </w:tcPr>
          <w:p w14:paraId="6EBA149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22,400</w:t>
            </w:r>
          </w:p>
        </w:tc>
        <w:tc>
          <w:tcPr>
            <w:tcW w:w="1940" w:type="dxa"/>
            <w:tcBorders>
              <w:top w:val="nil"/>
              <w:left w:val="nil"/>
              <w:bottom w:val="single" w:sz="4" w:space="0" w:color="auto"/>
              <w:right w:val="single" w:sz="4" w:space="0" w:color="auto"/>
            </w:tcBorders>
            <w:noWrap/>
            <w:vAlign w:val="bottom"/>
            <w:hideMark/>
          </w:tcPr>
          <w:p w14:paraId="73B500D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03275576"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D3AADE7"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1967</w:t>
            </w:r>
          </w:p>
        </w:tc>
        <w:tc>
          <w:tcPr>
            <w:tcW w:w="740" w:type="dxa"/>
            <w:tcBorders>
              <w:top w:val="nil"/>
              <w:left w:val="nil"/>
              <w:bottom w:val="single" w:sz="4" w:space="0" w:color="auto"/>
              <w:right w:val="single" w:sz="4" w:space="0" w:color="auto"/>
            </w:tcBorders>
            <w:noWrap/>
            <w:vAlign w:val="bottom"/>
            <w:hideMark/>
          </w:tcPr>
          <w:p w14:paraId="0F2E5BC7"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65,000</w:t>
            </w:r>
          </w:p>
        </w:tc>
        <w:tc>
          <w:tcPr>
            <w:tcW w:w="1860" w:type="dxa"/>
            <w:tcBorders>
              <w:top w:val="nil"/>
              <w:left w:val="nil"/>
              <w:bottom w:val="single" w:sz="4" w:space="0" w:color="auto"/>
              <w:right w:val="single" w:sz="4" w:space="0" w:color="auto"/>
            </w:tcBorders>
            <w:noWrap/>
            <w:vAlign w:val="bottom"/>
            <w:hideMark/>
          </w:tcPr>
          <w:p w14:paraId="0083982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5370756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58,800</w:t>
            </w:r>
          </w:p>
        </w:tc>
        <w:tc>
          <w:tcPr>
            <w:tcW w:w="1940" w:type="dxa"/>
            <w:tcBorders>
              <w:top w:val="nil"/>
              <w:left w:val="nil"/>
              <w:bottom w:val="single" w:sz="4" w:space="0" w:color="auto"/>
              <w:right w:val="single" w:sz="4" w:space="0" w:color="auto"/>
            </w:tcBorders>
            <w:noWrap/>
            <w:vAlign w:val="bottom"/>
            <w:hideMark/>
          </w:tcPr>
          <w:p w14:paraId="1C5569A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13C2300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48,167</w:t>
            </w:r>
          </w:p>
        </w:tc>
        <w:tc>
          <w:tcPr>
            <w:tcW w:w="900" w:type="dxa"/>
            <w:tcBorders>
              <w:top w:val="nil"/>
              <w:left w:val="nil"/>
              <w:bottom w:val="single" w:sz="4" w:space="0" w:color="auto"/>
              <w:right w:val="single" w:sz="4" w:space="0" w:color="auto"/>
            </w:tcBorders>
            <w:noWrap/>
            <w:vAlign w:val="bottom"/>
            <w:hideMark/>
          </w:tcPr>
          <w:p w14:paraId="1BB9AE5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38,520</w:t>
            </w:r>
          </w:p>
        </w:tc>
        <w:tc>
          <w:tcPr>
            <w:tcW w:w="1940" w:type="dxa"/>
            <w:tcBorders>
              <w:top w:val="nil"/>
              <w:left w:val="nil"/>
              <w:bottom w:val="single" w:sz="4" w:space="0" w:color="auto"/>
              <w:right w:val="single" w:sz="4" w:space="0" w:color="auto"/>
            </w:tcBorders>
            <w:noWrap/>
            <w:vAlign w:val="bottom"/>
            <w:hideMark/>
          </w:tcPr>
          <w:p w14:paraId="3D62677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43664F8E"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17064991"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1968</w:t>
            </w:r>
          </w:p>
        </w:tc>
        <w:tc>
          <w:tcPr>
            <w:tcW w:w="740" w:type="dxa"/>
            <w:tcBorders>
              <w:top w:val="nil"/>
              <w:left w:val="nil"/>
              <w:bottom w:val="single" w:sz="4" w:space="0" w:color="auto"/>
              <w:right w:val="single" w:sz="4" w:space="0" w:color="auto"/>
            </w:tcBorders>
            <w:noWrap/>
            <w:vAlign w:val="bottom"/>
            <w:hideMark/>
          </w:tcPr>
          <w:p w14:paraId="6740EDE8"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49,500</w:t>
            </w:r>
          </w:p>
        </w:tc>
        <w:tc>
          <w:tcPr>
            <w:tcW w:w="1860" w:type="dxa"/>
            <w:tcBorders>
              <w:top w:val="nil"/>
              <w:left w:val="nil"/>
              <w:bottom w:val="single" w:sz="4" w:space="0" w:color="auto"/>
              <w:right w:val="single" w:sz="4" w:space="0" w:color="auto"/>
            </w:tcBorders>
            <w:noWrap/>
            <w:vAlign w:val="bottom"/>
            <w:hideMark/>
          </w:tcPr>
          <w:p w14:paraId="40F3D0E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usgs_peak_prereg</w:t>
            </w:r>
          </w:p>
        </w:tc>
        <w:tc>
          <w:tcPr>
            <w:tcW w:w="900" w:type="dxa"/>
            <w:tcBorders>
              <w:top w:val="nil"/>
              <w:left w:val="nil"/>
              <w:bottom w:val="single" w:sz="4" w:space="0" w:color="auto"/>
              <w:right w:val="single" w:sz="4" w:space="0" w:color="auto"/>
            </w:tcBorders>
            <w:noWrap/>
            <w:vAlign w:val="bottom"/>
            <w:hideMark/>
          </w:tcPr>
          <w:p w14:paraId="64A1C57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47,600</w:t>
            </w:r>
          </w:p>
        </w:tc>
        <w:tc>
          <w:tcPr>
            <w:tcW w:w="1940" w:type="dxa"/>
            <w:tcBorders>
              <w:top w:val="nil"/>
              <w:left w:val="nil"/>
              <w:bottom w:val="single" w:sz="4" w:space="0" w:color="auto"/>
              <w:right w:val="single" w:sz="4" w:space="0" w:color="auto"/>
            </w:tcBorders>
            <w:noWrap/>
            <w:vAlign w:val="bottom"/>
            <w:hideMark/>
          </w:tcPr>
          <w:p w14:paraId="2D20819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c>
          <w:tcPr>
            <w:tcW w:w="1060" w:type="dxa"/>
            <w:tcBorders>
              <w:top w:val="nil"/>
              <w:left w:val="nil"/>
              <w:bottom w:val="single" w:sz="4" w:space="0" w:color="auto"/>
              <w:right w:val="single" w:sz="4" w:space="0" w:color="auto"/>
            </w:tcBorders>
            <w:noWrap/>
            <w:vAlign w:val="bottom"/>
            <w:hideMark/>
          </w:tcPr>
          <w:p w14:paraId="5318CCF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44,633</w:t>
            </w:r>
          </w:p>
        </w:tc>
        <w:tc>
          <w:tcPr>
            <w:tcW w:w="900" w:type="dxa"/>
            <w:tcBorders>
              <w:top w:val="nil"/>
              <w:left w:val="nil"/>
              <w:bottom w:val="single" w:sz="4" w:space="0" w:color="auto"/>
              <w:right w:val="single" w:sz="4" w:space="0" w:color="auto"/>
            </w:tcBorders>
            <w:noWrap/>
            <w:vAlign w:val="bottom"/>
            <w:hideMark/>
          </w:tcPr>
          <w:p w14:paraId="797BAEF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42,600</w:t>
            </w:r>
          </w:p>
        </w:tc>
        <w:tc>
          <w:tcPr>
            <w:tcW w:w="1940" w:type="dxa"/>
            <w:tcBorders>
              <w:top w:val="nil"/>
              <w:left w:val="nil"/>
              <w:bottom w:val="single" w:sz="4" w:space="0" w:color="auto"/>
              <w:right w:val="single" w:sz="4" w:space="0" w:color="auto"/>
            </w:tcBorders>
            <w:noWrap/>
            <w:vAlign w:val="bottom"/>
            <w:hideMark/>
          </w:tcPr>
          <w:p w14:paraId="18F3288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usgs_daily_prereg</w:t>
            </w:r>
          </w:p>
        </w:tc>
      </w:tr>
      <w:tr w:rsidR="005F16E4" w:rsidRPr="005F16E4" w14:paraId="3971FBFA"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4706E13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1974</w:t>
            </w:r>
          </w:p>
        </w:tc>
        <w:tc>
          <w:tcPr>
            <w:tcW w:w="740" w:type="dxa"/>
            <w:tcBorders>
              <w:top w:val="nil"/>
              <w:left w:val="nil"/>
              <w:bottom w:val="single" w:sz="4" w:space="0" w:color="auto"/>
              <w:right w:val="single" w:sz="4" w:space="0" w:color="auto"/>
            </w:tcBorders>
            <w:noWrap/>
            <w:vAlign w:val="bottom"/>
            <w:hideMark/>
          </w:tcPr>
          <w:p w14:paraId="6DFBB527"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112,486</w:t>
            </w:r>
          </w:p>
        </w:tc>
        <w:tc>
          <w:tcPr>
            <w:tcW w:w="1860" w:type="dxa"/>
            <w:tcBorders>
              <w:top w:val="nil"/>
              <w:left w:val="nil"/>
              <w:bottom w:val="single" w:sz="4" w:space="0" w:color="auto"/>
              <w:right w:val="single" w:sz="4" w:space="0" w:color="auto"/>
            </w:tcBorders>
            <w:noWrap/>
            <w:vAlign w:val="bottom"/>
            <w:hideMark/>
          </w:tcPr>
          <w:p w14:paraId="6C618AC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75151C6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112,486</w:t>
            </w:r>
          </w:p>
        </w:tc>
        <w:tc>
          <w:tcPr>
            <w:tcW w:w="1940" w:type="dxa"/>
            <w:tcBorders>
              <w:top w:val="nil"/>
              <w:left w:val="nil"/>
              <w:bottom w:val="single" w:sz="4" w:space="0" w:color="auto"/>
              <w:right w:val="single" w:sz="4" w:space="0" w:color="auto"/>
            </w:tcBorders>
            <w:noWrap/>
            <w:vAlign w:val="bottom"/>
            <w:hideMark/>
          </w:tcPr>
          <w:p w14:paraId="45EF72D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0E163AD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92,392</w:t>
            </w:r>
          </w:p>
        </w:tc>
        <w:tc>
          <w:tcPr>
            <w:tcW w:w="900" w:type="dxa"/>
            <w:tcBorders>
              <w:top w:val="nil"/>
              <w:left w:val="nil"/>
              <w:bottom w:val="single" w:sz="4" w:space="0" w:color="auto"/>
              <w:right w:val="single" w:sz="4" w:space="0" w:color="auto"/>
            </w:tcBorders>
            <w:noWrap/>
            <w:vAlign w:val="bottom"/>
            <w:hideMark/>
          </w:tcPr>
          <w:p w14:paraId="05DCFB1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74,846</w:t>
            </w:r>
          </w:p>
        </w:tc>
        <w:tc>
          <w:tcPr>
            <w:tcW w:w="1940" w:type="dxa"/>
            <w:tcBorders>
              <w:top w:val="nil"/>
              <w:left w:val="nil"/>
              <w:bottom w:val="single" w:sz="4" w:space="0" w:color="auto"/>
              <w:right w:val="single" w:sz="4" w:space="0" w:color="auto"/>
            </w:tcBorders>
            <w:noWrap/>
            <w:vAlign w:val="bottom"/>
            <w:hideMark/>
          </w:tcPr>
          <w:p w14:paraId="0998794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183AD41D"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64DC7578"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1975</w:t>
            </w:r>
          </w:p>
        </w:tc>
        <w:tc>
          <w:tcPr>
            <w:tcW w:w="740" w:type="dxa"/>
            <w:tcBorders>
              <w:top w:val="nil"/>
              <w:left w:val="nil"/>
              <w:bottom w:val="single" w:sz="4" w:space="0" w:color="auto"/>
              <w:right w:val="single" w:sz="4" w:space="0" w:color="auto"/>
            </w:tcBorders>
            <w:noWrap/>
            <w:vAlign w:val="bottom"/>
            <w:hideMark/>
          </w:tcPr>
          <w:p w14:paraId="789359A7"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76,896</w:t>
            </w:r>
          </w:p>
        </w:tc>
        <w:tc>
          <w:tcPr>
            <w:tcW w:w="1860" w:type="dxa"/>
            <w:tcBorders>
              <w:top w:val="nil"/>
              <w:left w:val="nil"/>
              <w:bottom w:val="single" w:sz="4" w:space="0" w:color="auto"/>
              <w:right w:val="single" w:sz="4" w:space="0" w:color="auto"/>
            </w:tcBorders>
            <w:noWrap/>
            <w:vAlign w:val="bottom"/>
            <w:hideMark/>
          </w:tcPr>
          <w:p w14:paraId="47E34C6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75F8266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71,250</w:t>
            </w:r>
          </w:p>
        </w:tc>
        <w:tc>
          <w:tcPr>
            <w:tcW w:w="1940" w:type="dxa"/>
            <w:tcBorders>
              <w:top w:val="nil"/>
              <w:left w:val="nil"/>
              <w:bottom w:val="single" w:sz="4" w:space="0" w:color="auto"/>
              <w:right w:val="single" w:sz="4" w:space="0" w:color="auto"/>
            </w:tcBorders>
            <w:noWrap/>
            <w:vAlign w:val="bottom"/>
            <w:hideMark/>
          </w:tcPr>
          <w:p w14:paraId="4BE5FC5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510F1F1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54,411</w:t>
            </w:r>
          </w:p>
        </w:tc>
        <w:tc>
          <w:tcPr>
            <w:tcW w:w="900" w:type="dxa"/>
            <w:tcBorders>
              <w:top w:val="nil"/>
              <w:left w:val="nil"/>
              <w:bottom w:val="single" w:sz="4" w:space="0" w:color="auto"/>
              <w:right w:val="single" w:sz="4" w:space="0" w:color="auto"/>
            </w:tcBorders>
            <w:noWrap/>
            <w:vAlign w:val="bottom"/>
            <w:hideMark/>
          </w:tcPr>
          <w:p w14:paraId="4C280AF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50,666</w:t>
            </w:r>
          </w:p>
        </w:tc>
        <w:tc>
          <w:tcPr>
            <w:tcW w:w="1940" w:type="dxa"/>
            <w:tcBorders>
              <w:top w:val="nil"/>
              <w:left w:val="nil"/>
              <w:bottom w:val="single" w:sz="4" w:space="0" w:color="auto"/>
              <w:right w:val="single" w:sz="4" w:space="0" w:color="auto"/>
            </w:tcBorders>
            <w:noWrap/>
            <w:vAlign w:val="bottom"/>
            <w:hideMark/>
          </w:tcPr>
          <w:p w14:paraId="3738C71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342E369A"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23E821B2"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1976</w:t>
            </w:r>
          </w:p>
        </w:tc>
        <w:tc>
          <w:tcPr>
            <w:tcW w:w="740" w:type="dxa"/>
            <w:tcBorders>
              <w:top w:val="nil"/>
              <w:left w:val="nil"/>
              <w:bottom w:val="single" w:sz="4" w:space="0" w:color="auto"/>
              <w:right w:val="single" w:sz="4" w:space="0" w:color="auto"/>
            </w:tcBorders>
            <w:noWrap/>
            <w:vAlign w:val="bottom"/>
            <w:hideMark/>
          </w:tcPr>
          <w:p w14:paraId="1B61763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124,946</w:t>
            </w:r>
          </w:p>
        </w:tc>
        <w:tc>
          <w:tcPr>
            <w:tcW w:w="1860" w:type="dxa"/>
            <w:tcBorders>
              <w:top w:val="nil"/>
              <w:left w:val="nil"/>
              <w:bottom w:val="single" w:sz="4" w:space="0" w:color="auto"/>
              <w:right w:val="single" w:sz="4" w:space="0" w:color="auto"/>
            </w:tcBorders>
            <w:noWrap/>
            <w:vAlign w:val="bottom"/>
            <w:hideMark/>
          </w:tcPr>
          <w:p w14:paraId="0501F46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370AD38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110,190</w:t>
            </w:r>
          </w:p>
        </w:tc>
        <w:tc>
          <w:tcPr>
            <w:tcW w:w="1940" w:type="dxa"/>
            <w:tcBorders>
              <w:top w:val="nil"/>
              <w:left w:val="nil"/>
              <w:bottom w:val="single" w:sz="4" w:space="0" w:color="auto"/>
              <w:right w:val="single" w:sz="4" w:space="0" w:color="auto"/>
            </w:tcBorders>
            <w:noWrap/>
            <w:vAlign w:val="bottom"/>
            <w:hideMark/>
          </w:tcPr>
          <w:p w14:paraId="3561213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6A44A9B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106,676</w:t>
            </w:r>
          </w:p>
        </w:tc>
        <w:tc>
          <w:tcPr>
            <w:tcW w:w="900" w:type="dxa"/>
            <w:tcBorders>
              <w:top w:val="nil"/>
              <w:left w:val="nil"/>
              <w:bottom w:val="single" w:sz="4" w:space="0" w:color="auto"/>
              <w:right w:val="single" w:sz="4" w:space="0" w:color="auto"/>
            </w:tcBorders>
            <w:noWrap/>
            <w:vAlign w:val="bottom"/>
            <w:hideMark/>
          </w:tcPr>
          <w:p w14:paraId="672F2CF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91,422</w:t>
            </w:r>
          </w:p>
        </w:tc>
        <w:tc>
          <w:tcPr>
            <w:tcW w:w="1940" w:type="dxa"/>
            <w:tcBorders>
              <w:top w:val="nil"/>
              <w:left w:val="nil"/>
              <w:bottom w:val="single" w:sz="4" w:space="0" w:color="auto"/>
              <w:right w:val="single" w:sz="4" w:space="0" w:color="auto"/>
            </w:tcBorders>
            <w:noWrap/>
            <w:vAlign w:val="bottom"/>
            <w:hideMark/>
          </w:tcPr>
          <w:p w14:paraId="17DDD48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233E3F72"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6BF16E56"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1977</w:t>
            </w:r>
          </w:p>
        </w:tc>
        <w:tc>
          <w:tcPr>
            <w:tcW w:w="740" w:type="dxa"/>
            <w:tcBorders>
              <w:top w:val="nil"/>
              <w:left w:val="nil"/>
              <w:bottom w:val="single" w:sz="4" w:space="0" w:color="auto"/>
              <w:right w:val="single" w:sz="4" w:space="0" w:color="auto"/>
            </w:tcBorders>
            <w:noWrap/>
            <w:vAlign w:val="bottom"/>
            <w:hideMark/>
          </w:tcPr>
          <w:p w14:paraId="2822C285"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19,899</w:t>
            </w:r>
          </w:p>
        </w:tc>
        <w:tc>
          <w:tcPr>
            <w:tcW w:w="1860" w:type="dxa"/>
            <w:tcBorders>
              <w:top w:val="nil"/>
              <w:left w:val="nil"/>
              <w:bottom w:val="single" w:sz="4" w:space="0" w:color="auto"/>
              <w:right w:val="single" w:sz="4" w:space="0" w:color="auto"/>
            </w:tcBorders>
            <w:noWrap/>
            <w:vAlign w:val="bottom"/>
            <w:hideMark/>
          </w:tcPr>
          <w:p w14:paraId="588D23B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39A0BEB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16,299</w:t>
            </w:r>
          </w:p>
        </w:tc>
        <w:tc>
          <w:tcPr>
            <w:tcW w:w="1940" w:type="dxa"/>
            <w:tcBorders>
              <w:top w:val="nil"/>
              <w:left w:val="nil"/>
              <w:bottom w:val="single" w:sz="4" w:space="0" w:color="auto"/>
              <w:right w:val="single" w:sz="4" w:space="0" w:color="auto"/>
            </w:tcBorders>
            <w:noWrap/>
            <w:vAlign w:val="bottom"/>
            <w:hideMark/>
          </w:tcPr>
          <w:p w14:paraId="66C116A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188F941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14,752</w:t>
            </w:r>
          </w:p>
        </w:tc>
        <w:tc>
          <w:tcPr>
            <w:tcW w:w="900" w:type="dxa"/>
            <w:tcBorders>
              <w:top w:val="nil"/>
              <w:left w:val="nil"/>
              <w:bottom w:val="single" w:sz="4" w:space="0" w:color="auto"/>
              <w:right w:val="single" w:sz="4" w:space="0" w:color="auto"/>
            </w:tcBorders>
            <w:noWrap/>
            <w:vAlign w:val="bottom"/>
            <w:hideMark/>
          </w:tcPr>
          <w:p w14:paraId="572FD98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14,436</w:t>
            </w:r>
          </w:p>
        </w:tc>
        <w:tc>
          <w:tcPr>
            <w:tcW w:w="1940" w:type="dxa"/>
            <w:tcBorders>
              <w:top w:val="nil"/>
              <w:left w:val="nil"/>
              <w:bottom w:val="single" w:sz="4" w:space="0" w:color="auto"/>
              <w:right w:val="single" w:sz="4" w:space="0" w:color="auto"/>
            </w:tcBorders>
            <w:noWrap/>
            <w:vAlign w:val="bottom"/>
            <w:hideMark/>
          </w:tcPr>
          <w:p w14:paraId="61B9780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5559E1AB"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2614B3E9"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1978</w:t>
            </w:r>
          </w:p>
        </w:tc>
        <w:tc>
          <w:tcPr>
            <w:tcW w:w="740" w:type="dxa"/>
            <w:tcBorders>
              <w:top w:val="nil"/>
              <w:left w:val="nil"/>
              <w:bottom w:val="single" w:sz="4" w:space="0" w:color="auto"/>
              <w:right w:val="single" w:sz="4" w:space="0" w:color="auto"/>
            </w:tcBorders>
            <w:noWrap/>
            <w:vAlign w:val="bottom"/>
            <w:hideMark/>
          </w:tcPr>
          <w:p w14:paraId="0346ADAB"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131,885</w:t>
            </w:r>
          </w:p>
        </w:tc>
        <w:tc>
          <w:tcPr>
            <w:tcW w:w="1860" w:type="dxa"/>
            <w:tcBorders>
              <w:top w:val="nil"/>
              <w:left w:val="nil"/>
              <w:bottom w:val="single" w:sz="4" w:space="0" w:color="auto"/>
              <w:right w:val="single" w:sz="4" w:space="0" w:color="auto"/>
            </w:tcBorders>
            <w:noWrap/>
            <w:vAlign w:val="bottom"/>
            <w:hideMark/>
          </w:tcPr>
          <w:p w14:paraId="4981193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78B03CC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110,965</w:t>
            </w:r>
          </w:p>
        </w:tc>
        <w:tc>
          <w:tcPr>
            <w:tcW w:w="1940" w:type="dxa"/>
            <w:tcBorders>
              <w:top w:val="nil"/>
              <w:left w:val="nil"/>
              <w:bottom w:val="single" w:sz="4" w:space="0" w:color="auto"/>
              <w:right w:val="single" w:sz="4" w:space="0" w:color="auto"/>
            </w:tcBorders>
            <w:noWrap/>
            <w:vAlign w:val="bottom"/>
            <w:hideMark/>
          </w:tcPr>
          <w:p w14:paraId="1C177B5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4BE2F67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94,793</w:t>
            </w:r>
          </w:p>
        </w:tc>
        <w:tc>
          <w:tcPr>
            <w:tcW w:w="900" w:type="dxa"/>
            <w:tcBorders>
              <w:top w:val="nil"/>
              <w:left w:val="nil"/>
              <w:bottom w:val="single" w:sz="4" w:space="0" w:color="auto"/>
              <w:right w:val="single" w:sz="4" w:space="0" w:color="auto"/>
            </w:tcBorders>
            <w:noWrap/>
            <w:vAlign w:val="bottom"/>
            <w:hideMark/>
          </w:tcPr>
          <w:p w14:paraId="5D153E5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74,569</w:t>
            </w:r>
          </w:p>
        </w:tc>
        <w:tc>
          <w:tcPr>
            <w:tcW w:w="1940" w:type="dxa"/>
            <w:tcBorders>
              <w:top w:val="nil"/>
              <w:left w:val="nil"/>
              <w:bottom w:val="single" w:sz="4" w:space="0" w:color="auto"/>
              <w:right w:val="single" w:sz="4" w:space="0" w:color="auto"/>
            </w:tcBorders>
            <w:noWrap/>
            <w:vAlign w:val="bottom"/>
            <w:hideMark/>
          </w:tcPr>
          <w:p w14:paraId="1305820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206CCA9C"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74332D84"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1979</w:t>
            </w:r>
          </w:p>
        </w:tc>
        <w:tc>
          <w:tcPr>
            <w:tcW w:w="740" w:type="dxa"/>
            <w:tcBorders>
              <w:top w:val="nil"/>
              <w:left w:val="nil"/>
              <w:bottom w:val="single" w:sz="4" w:space="0" w:color="auto"/>
              <w:right w:val="single" w:sz="4" w:space="0" w:color="auto"/>
            </w:tcBorders>
            <w:noWrap/>
            <w:vAlign w:val="bottom"/>
            <w:hideMark/>
          </w:tcPr>
          <w:p w14:paraId="6A661D55"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51,587</w:t>
            </w:r>
          </w:p>
        </w:tc>
        <w:tc>
          <w:tcPr>
            <w:tcW w:w="1860" w:type="dxa"/>
            <w:tcBorders>
              <w:top w:val="nil"/>
              <w:left w:val="nil"/>
              <w:bottom w:val="single" w:sz="4" w:space="0" w:color="auto"/>
              <w:right w:val="single" w:sz="4" w:space="0" w:color="auto"/>
            </w:tcBorders>
            <w:noWrap/>
            <w:vAlign w:val="bottom"/>
            <w:hideMark/>
          </w:tcPr>
          <w:p w14:paraId="6A8033C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535004D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40,506</w:t>
            </w:r>
          </w:p>
        </w:tc>
        <w:tc>
          <w:tcPr>
            <w:tcW w:w="1940" w:type="dxa"/>
            <w:tcBorders>
              <w:top w:val="nil"/>
              <w:left w:val="nil"/>
              <w:bottom w:val="single" w:sz="4" w:space="0" w:color="auto"/>
              <w:right w:val="single" w:sz="4" w:space="0" w:color="auto"/>
            </w:tcBorders>
            <w:noWrap/>
            <w:vAlign w:val="bottom"/>
            <w:hideMark/>
          </w:tcPr>
          <w:p w14:paraId="3FD7270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3C01908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28,000</w:t>
            </w:r>
          </w:p>
        </w:tc>
        <w:tc>
          <w:tcPr>
            <w:tcW w:w="900" w:type="dxa"/>
            <w:tcBorders>
              <w:top w:val="nil"/>
              <w:left w:val="nil"/>
              <w:bottom w:val="single" w:sz="4" w:space="0" w:color="auto"/>
              <w:right w:val="single" w:sz="4" w:space="0" w:color="auto"/>
            </w:tcBorders>
            <w:noWrap/>
            <w:vAlign w:val="bottom"/>
            <w:hideMark/>
          </w:tcPr>
          <w:p w14:paraId="2312B2C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25,107</w:t>
            </w:r>
          </w:p>
        </w:tc>
        <w:tc>
          <w:tcPr>
            <w:tcW w:w="1940" w:type="dxa"/>
            <w:tcBorders>
              <w:top w:val="nil"/>
              <w:left w:val="nil"/>
              <w:bottom w:val="single" w:sz="4" w:space="0" w:color="auto"/>
              <w:right w:val="single" w:sz="4" w:space="0" w:color="auto"/>
            </w:tcBorders>
            <w:noWrap/>
            <w:vAlign w:val="bottom"/>
            <w:hideMark/>
          </w:tcPr>
          <w:p w14:paraId="1F627D4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2BDDB1BD"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08A596E5"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1980</w:t>
            </w:r>
          </w:p>
        </w:tc>
        <w:tc>
          <w:tcPr>
            <w:tcW w:w="740" w:type="dxa"/>
            <w:tcBorders>
              <w:top w:val="nil"/>
              <w:left w:val="nil"/>
              <w:bottom w:val="single" w:sz="4" w:space="0" w:color="auto"/>
              <w:right w:val="single" w:sz="4" w:space="0" w:color="auto"/>
            </w:tcBorders>
            <w:noWrap/>
            <w:vAlign w:val="bottom"/>
            <w:hideMark/>
          </w:tcPr>
          <w:p w14:paraId="539A88F6"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101,895</w:t>
            </w:r>
          </w:p>
        </w:tc>
        <w:tc>
          <w:tcPr>
            <w:tcW w:w="1860" w:type="dxa"/>
            <w:tcBorders>
              <w:top w:val="nil"/>
              <w:left w:val="nil"/>
              <w:bottom w:val="single" w:sz="4" w:space="0" w:color="auto"/>
              <w:right w:val="single" w:sz="4" w:space="0" w:color="auto"/>
            </w:tcBorders>
            <w:noWrap/>
            <w:vAlign w:val="bottom"/>
            <w:hideMark/>
          </w:tcPr>
          <w:p w14:paraId="6A8520E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104D22F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42,737</w:t>
            </w:r>
          </w:p>
        </w:tc>
        <w:tc>
          <w:tcPr>
            <w:tcW w:w="1940" w:type="dxa"/>
            <w:tcBorders>
              <w:top w:val="nil"/>
              <w:left w:val="nil"/>
              <w:bottom w:val="single" w:sz="4" w:space="0" w:color="auto"/>
              <w:right w:val="single" w:sz="4" w:space="0" w:color="auto"/>
            </w:tcBorders>
            <w:noWrap/>
            <w:vAlign w:val="bottom"/>
            <w:hideMark/>
          </w:tcPr>
          <w:p w14:paraId="7A42B1F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6BB2744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37,116</w:t>
            </w:r>
          </w:p>
        </w:tc>
        <w:tc>
          <w:tcPr>
            <w:tcW w:w="900" w:type="dxa"/>
            <w:tcBorders>
              <w:top w:val="nil"/>
              <w:left w:val="nil"/>
              <w:bottom w:val="single" w:sz="4" w:space="0" w:color="auto"/>
              <w:right w:val="single" w:sz="4" w:space="0" w:color="auto"/>
            </w:tcBorders>
            <w:noWrap/>
            <w:vAlign w:val="bottom"/>
            <w:hideMark/>
          </w:tcPr>
          <w:p w14:paraId="3824758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32,514</w:t>
            </w:r>
          </w:p>
        </w:tc>
        <w:tc>
          <w:tcPr>
            <w:tcW w:w="1940" w:type="dxa"/>
            <w:tcBorders>
              <w:top w:val="nil"/>
              <w:left w:val="nil"/>
              <w:bottom w:val="single" w:sz="4" w:space="0" w:color="auto"/>
              <w:right w:val="single" w:sz="4" w:space="0" w:color="auto"/>
            </w:tcBorders>
            <w:noWrap/>
            <w:vAlign w:val="bottom"/>
            <w:hideMark/>
          </w:tcPr>
          <w:p w14:paraId="69BDA7D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7CFEBC01"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72F85B13"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1981</w:t>
            </w:r>
          </w:p>
        </w:tc>
        <w:tc>
          <w:tcPr>
            <w:tcW w:w="740" w:type="dxa"/>
            <w:tcBorders>
              <w:top w:val="nil"/>
              <w:left w:val="nil"/>
              <w:bottom w:val="single" w:sz="4" w:space="0" w:color="auto"/>
              <w:right w:val="single" w:sz="4" w:space="0" w:color="auto"/>
            </w:tcBorders>
            <w:noWrap/>
            <w:vAlign w:val="bottom"/>
            <w:hideMark/>
          </w:tcPr>
          <w:p w14:paraId="3CCAE9A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88,345</w:t>
            </w:r>
          </w:p>
        </w:tc>
        <w:tc>
          <w:tcPr>
            <w:tcW w:w="1860" w:type="dxa"/>
            <w:tcBorders>
              <w:top w:val="nil"/>
              <w:left w:val="nil"/>
              <w:bottom w:val="single" w:sz="4" w:space="0" w:color="auto"/>
              <w:right w:val="single" w:sz="4" w:space="0" w:color="auto"/>
            </w:tcBorders>
            <w:noWrap/>
            <w:vAlign w:val="bottom"/>
            <w:hideMark/>
          </w:tcPr>
          <w:p w14:paraId="4F7382C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1D6C68C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86,532</w:t>
            </w:r>
          </w:p>
        </w:tc>
        <w:tc>
          <w:tcPr>
            <w:tcW w:w="1940" w:type="dxa"/>
            <w:tcBorders>
              <w:top w:val="nil"/>
              <w:left w:val="nil"/>
              <w:bottom w:val="single" w:sz="4" w:space="0" w:color="auto"/>
              <w:right w:val="single" w:sz="4" w:space="0" w:color="auto"/>
            </w:tcBorders>
            <w:noWrap/>
            <w:vAlign w:val="bottom"/>
            <w:hideMark/>
          </w:tcPr>
          <w:p w14:paraId="62FC706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0970547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71,889</w:t>
            </w:r>
          </w:p>
        </w:tc>
        <w:tc>
          <w:tcPr>
            <w:tcW w:w="900" w:type="dxa"/>
            <w:tcBorders>
              <w:top w:val="nil"/>
              <w:left w:val="nil"/>
              <w:bottom w:val="single" w:sz="4" w:space="0" w:color="auto"/>
              <w:right w:val="single" w:sz="4" w:space="0" w:color="auto"/>
            </w:tcBorders>
            <w:noWrap/>
            <w:vAlign w:val="bottom"/>
            <w:hideMark/>
          </w:tcPr>
          <w:p w14:paraId="3566270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57,905</w:t>
            </w:r>
          </w:p>
        </w:tc>
        <w:tc>
          <w:tcPr>
            <w:tcW w:w="1940" w:type="dxa"/>
            <w:tcBorders>
              <w:top w:val="nil"/>
              <w:left w:val="nil"/>
              <w:bottom w:val="single" w:sz="4" w:space="0" w:color="auto"/>
              <w:right w:val="single" w:sz="4" w:space="0" w:color="auto"/>
            </w:tcBorders>
            <w:noWrap/>
            <w:vAlign w:val="bottom"/>
            <w:hideMark/>
          </w:tcPr>
          <w:p w14:paraId="2AF4662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3748AC0E"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537F5F29"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1982</w:t>
            </w:r>
          </w:p>
        </w:tc>
        <w:tc>
          <w:tcPr>
            <w:tcW w:w="740" w:type="dxa"/>
            <w:tcBorders>
              <w:top w:val="nil"/>
              <w:left w:val="nil"/>
              <w:bottom w:val="single" w:sz="4" w:space="0" w:color="auto"/>
              <w:right w:val="single" w:sz="4" w:space="0" w:color="auto"/>
            </w:tcBorders>
            <w:noWrap/>
            <w:vAlign w:val="bottom"/>
            <w:hideMark/>
          </w:tcPr>
          <w:p w14:paraId="587277D8"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84,883</w:t>
            </w:r>
          </w:p>
        </w:tc>
        <w:tc>
          <w:tcPr>
            <w:tcW w:w="1860" w:type="dxa"/>
            <w:tcBorders>
              <w:top w:val="nil"/>
              <w:left w:val="nil"/>
              <w:bottom w:val="single" w:sz="4" w:space="0" w:color="auto"/>
              <w:right w:val="single" w:sz="4" w:space="0" w:color="auto"/>
            </w:tcBorders>
            <w:noWrap/>
            <w:vAlign w:val="bottom"/>
            <w:hideMark/>
          </w:tcPr>
          <w:p w14:paraId="3A6C6C0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6C799BE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77,900</w:t>
            </w:r>
          </w:p>
        </w:tc>
        <w:tc>
          <w:tcPr>
            <w:tcW w:w="1940" w:type="dxa"/>
            <w:tcBorders>
              <w:top w:val="nil"/>
              <w:left w:val="nil"/>
              <w:bottom w:val="single" w:sz="4" w:space="0" w:color="auto"/>
              <w:right w:val="single" w:sz="4" w:space="0" w:color="auto"/>
            </w:tcBorders>
            <w:noWrap/>
            <w:vAlign w:val="bottom"/>
            <w:hideMark/>
          </w:tcPr>
          <w:p w14:paraId="105F498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3293D07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62,871</w:t>
            </w:r>
          </w:p>
        </w:tc>
        <w:tc>
          <w:tcPr>
            <w:tcW w:w="900" w:type="dxa"/>
            <w:tcBorders>
              <w:top w:val="nil"/>
              <w:left w:val="nil"/>
              <w:bottom w:val="single" w:sz="4" w:space="0" w:color="auto"/>
              <w:right w:val="single" w:sz="4" w:space="0" w:color="auto"/>
            </w:tcBorders>
            <w:noWrap/>
            <w:vAlign w:val="bottom"/>
            <w:hideMark/>
          </w:tcPr>
          <w:p w14:paraId="6BB1A06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60,342</w:t>
            </w:r>
          </w:p>
        </w:tc>
        <w:tc>
          <w:tcPr>
            <w:tcW w:w="1940" w:type="dxa"/>
            <w:tcBorders>
              <w:top w:val="nil"/>
              <w:left w:val="nil"/>
              <w:bottom w:val="single" w:sz="4" w:space="0" w:color="auto"/>
              <w:right w:val="single" w:sz="4" w:space="0" w:color="auto"/>
            </w:tcBorders>
            <w:noWrap/>
            <w:vAlign w:val="bottom"/>
            <w:hideMark/>
          </w:tcPr>
          <w:p w14:paraId="18635F3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0195F297"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79FD5E36"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1983</w:t>
            </w:r>
          </w:p>
        </w:tc>
        <w:tc>
          <w:tcPr>
            <w:tcW w:w="740" w:type="dxa"/>
            <w:tcBorders>
              <w:top w:val="nil"/>
              <w:left w:val="nil"/>
              <w:bottom w:val="single" w:sz="4" w:space="0" w:color="auto"/>
              <w:right w:val="single" w:sz="4" w:space="0" w:color="auto"/>
            </w:tcBorders>
            <w:noWrap/>
            <w:vAlign w:val="bottom"/>
            <w:hideMark/>
          </w:tcPr>
          <w:p w14:paraId="0814489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82,466</w:t>
            </w:r>
          </w:p>
        </w:tc>
        <w:tc>
          <w:tcPr>
            <w:tcW w:w="1860" w:type="dxa"/>
            <w:tcBorders>
              <w:top w:val="nil"/>
              <w:left w:val="nil"/>
              <w:bottom w:val="single" w:sz="4" w:space="0" w:color="auto"/>
              <w:right w:val="single" w:sz="4" w:space="0" w:color="auto"/>
            </w:tcBorders>
            <w:noWrap/>
            <w:vAlign w:val="bottom"/>
            <w:hideMark/>
          </w:tcPr>
          <w:p w14:paraId="0D32606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60A990E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72,298</w:t>
            </w:r>
          </w:p>
        </w:tc>
        <w:tc>
          <w:tcPr>
            <w:tcW w:w="1940" w:type="dxa"/>
            <w:tcBorders>
              <w:top w:val="nil"/>
              <w:left w:val="nil"/>
              <w:bottom w:val="single" w:sz="4" w:space="0" w:color="auto"/>
              <w:right w:val="single" w:sz="4" w:space="0" w:color="auto"/>
            </w:tcBorders>
            <w:noWrap/>
            <w:vAlign w:val="bottom"/>
            <w:hideMark/>
          </w:tcPr>
          <w:p w14:paraId="642807C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6EBFBA7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55,966</w:t>
            </w:r>
          </w:p>
        </w:tc>
        <w:tc>
          <w:tcPr>
            <w:tcW w:w="900" w:type="dxa"/>
            <w:tcBorders>
              <w:top w:val="nil"/>
              <w:left w:val="nil"/>
              <w:bottom w:val="single" w:sz="4" w:space="0" w:color="auto"/>
              <w:right w:val="single" w:sz="4" w:space="0" w:color="auto"/>
            </w:tcBorders>
            <w:noWrap/>
            <w:vAlign w:val="bottom"/>
            <w:hideMark/>
          </w:tcPr>
          <w:p w14:paraId="4C61E25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52,485</w:t>
            </w:r>
          </w:p>
        </w:tc>
        <w:tc>
          <w:tcPr>
            <w:tcW w:w="1940" w:type="dxa"/>
            <w:tcBorders>
              <w:top w:val="nil"/>
              <w:left w:val="nil"/>
              <w:bottom w:val="single" w:sz="4" w:space="0" w:color="auto"/>
              <w:right w:val="single" w:sz="4" w:space="0" w:color="auto"/>
            </w:tcBorders>
            <w:noWrap/>
            <w:vAlign w:val="bottom"/>
            <w:hideMark/>
          </w:tcPr>
          <w:p w14:paraId="62340AF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700CF481"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70882F31"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1984</w:t>
            </w:r>
          </w:p>
        </w:tc>
        <w:tc>
          <w:tcPr>
            <w:tcW w:w="740" w:type="dxa"/>
            <w:tcBorders>
              <w:top w:val="nil"/>
              <w:left w:val="nil"/>
              <w:bottom w:val="single" w:sz="4" w:space="0" w:color="auto"/>
              <w:right w:val="single" w:sz="4" w:space="0" w:color="auto"/>
            </w:tcBorders>
            <w:noWrap/>
            <w:vAlign w:val="bottom"/>
            <w:hideMark/>
          </w:tcPr>
          <w:p w14:paraId="33876EA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57,352</w:t>
            </w:r>
          </w:p>
        </w:tc>
        <w:tc>
          <w:tcPr>
            <w:tcW w:w="1860" w:type="dxa"/>
            <w:tcBorders>
              <w:top w:val="nil"/>
              <w:left w:val="nil"/>
              <w:bottom w:val="single" w:sz="4" w:space="0" w:color="auto"/>
              <w:right w:val="single" w:sz="4" w:space="0" w:color="auto"/>
            </w:tcBorders>
            <w:noWrap/>
            <w:vAlign w:val="bottom"/>
            <w:hideMark/>
          </w:tcPr>
          <w:p w14:paraId="6DADBC3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3D1B3E6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57,352</w:t>
            </w:r>
          </w:p>
        </w:tc>
        <w:tc>
          <w:tcPr>
            <w:tcW w:w="1940" w:type="dxa"/>
            <w:tcBorders>
              <w:top w:val="nil"/>
              <w:left w:val="nil"/>
              <w:bottom w:val="single" w:sz="4" w:space="0" w:color="auto"/>
              <w:right w:val="single" w:sz="4" w:space="0" w:color="auto"/>
            </w:tcBorders>
            <w:noWrap/>
            <w:vAlign w:val="bottom"/>
            <w:hideMark/>
          </w:tcPr>
          <w:p w14:paraId="593527B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674189D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46,702</w:t>
            </w:r>
          </w:p>
        </w:tc>
        <w:tc>
          <w:tcPr>
            <w:tcW w:w="900" w:type="dxa"/>
            <w:tcBorders>
              <w:top w:val="nil"/>
              <w:left w:val="nil"/>
              <w:bottom w:val="single" w:sz="4" w:space="0" w:color="auto"/>
              <w:right w:val="single" w:sz="4" w:space="0" w:color="auto"/>
            </w:tcBorders>
            <w:noWrap/>
            <w:vAlign w:val="bottom"/>
            <w:hideMark/>
          </w:tcPr>
          <w:p w14:paraId="58511E2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38,367</w:t>
            </w:r>
          </w:p>
        </w:tc>
        <w:tc>
          <w:tcPr>
            <w:tcW w:w="1940" w:type="dxa"/>
            <w:tcBorders>
              <w:top w:val="nil"/>
              <w:left w:val="nil"/>
              <w:bottom w:val="single" w:sz="4" w:space="0" w:color="auto"/>
              <w:right w:val="single" w:sz="4" w:space="0" w:color="auto"/>
            </w:tcBorders>
            <w:noWrap/>
            <w:vAlign w:val="bottom"/>
            <w:hideMark/>
          </w:tcPr>
          <w:p w14:paraId="3AFF528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20EB0389"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C0CEA4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1985</w:t>
            </w:r>
          </w:p>
        </w:tc>
        <w:tc>
          <w:tcPr>
            <w:tcW w:w="740" w:type="dxa"/>
            <w:tcBorders>
              <w:top w:val="nil"/>
              <w:left w:val="nil"/>
              <w:bottom w:val="single" w:sz="4" w:space="0" w:color="auto"/>
              <w:right w:val="single" w:sz="4" w:space="0" w:color="auto"/>
            </w:tcBorders>
            <w:noWrap/>
            <w:vAlign w:val="bottom"/>
            <w:hideMark/>
          </w:tcPr>
          <w:p w14:paraId="56858C79"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33,098</w:t>
            </w:r>
          </w:p>
        </w:tc>
        <w:tc>
          <w:tcPr>
            <w:tcW w:w="1860" w:type="dxa"/>
            <w:tcBorders>
              <w:top w:val="nil"/>
              <w:left w:val="nil"/>
              <w:bottom w:val="single" w:sz="4" w:space="0" w:color="auto"/>
              <w:right w:val="single" w:sz="4" w:space="0" w:color="auto"/>
            </w:tcBorders>
            <w:noWrap/>
            <w:vAlign w:val="bottom"/>
            <w:hideMark/>
          </w:tcPr>
          <w:p w14:paraId="5C6AEB8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0CD97CC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33,098</w:t>
            </w:r>
          </w:p>
        </w:tc>
        <w:tc>
          <w:tcPr>
            <w:tcW w:w="1940" w:type="dxa"/>
            <w:tcBorders>
              <w:top w:val="nil"/>
              <w:left w:val="nil"/>
              <w:bottom w:val="single" w:sz="4" w:space="0" w:color="auto"/>
              <w:right w:val="single" w:sz="4" w:space="0" w:color="auto"/>
            </w:tcBorders>
            <w:noWrap/>
            <w:vAlign w:val="bottom"/>
            <w:hideMark/>
          </w:tcPr>
          <w:p w14:paraId="0E94614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6D6537E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28,765</w:t>
            </w:r>
          </w:p>
        </w:tc>
        <w:tc>
          <w:tcPr>
            <w:tcW w:w="900" w:type="dxa"/>
            <w:tcBorders>
              <w:top w:val="nil"/>
              <w:left w:val="nil"/>
              <w:bottom w:val="single" w:sz="4" w:space="0" w:color="auto"/>
              <w:right w:val="single" w:sz="4" w:space="0" w:color="auto"/>
            </w:tcBorders>
            <w:noWrap/>
            <w:vAlign w:val="bottom"/>
            <w:hideMark/>
          </w:tcPr>
          <w:p w14:paraId="5F1ED24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23,969</w:t>
            </w:r>
          </w:p>
        </w:tc>
        <w:tc>
          <w:tcPr>
            <w:tcW w:w="1940" w:type="dxa"/>
            <w:tcBorders>
              <w:top w:val="nil"/>
              <w:left w:val="nil"/>
              <w:bottom w:val="single" w:sz="4" w:space="0" w:color="auto"/>
              <w:right w:val="single" w:sz="4" w:space="0" w:color="auto"/>
            </w:tcBorders>
            <w:noWrap/>
            <w:vAlign w:val="bottom"/>
            <w:hideMark/>
          </w:tcPr>
          <w:p w14:paraId="3C76496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5206043B"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72F34FB2"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1986</w:t>
            </w:r>
          </w:p>
        </w:tc>
        <w:tc>
          <w:tcPr>
            <w:tcW w:w="740" w:type="dxa"/>
            <w:tcBorders>
              <w:top w:val="nil"/>
              <w:left w:val="nil"/>
              <w:bottom w:val="single" w:sz="4" w:space="0" w:color="auto"/>
              <w:right w:val="single" w:sz="4" w:space="0" w:color="auto"/>
            </w:tcBorders>
            <w:noWrap/>
            <w:vAlign w:val="bottom"/>
            <w:hideMark/>
          </w:tcPr>
          <w:p w14:paraId="7B4550F4"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95,135</w:t>
            </w:r>
          </w:p>
        </w:tc>
        <w:tc>
          <w:tcPr>
            <w:tcW w:w="1860" w:type="dxa"/>
            <w:tcBorders>
              <w:top w:val="nil"/>
              <w:left w:val="nil"/>
              <w:bottom w:val="single" w:sz="4" w:space="0" w:color="auto"/>
              <w:right w:val="single" w:sz="4" w:space="0" w:color="auto"/>
            </w:tcBorders>
            <w:noWrap/>
            <w:vAlign w:val="bottom"/>
            <w:hideMark/>
          </w:tcPr>
          <w:p w14:paraId="2D3F930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7AF9680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83,652</w:t>
            </w:r>
          </w:p>
        </w:tc>
        <w:tc>
          <w:tcPr>
            <w:tcW w:w="1940" w:type="dxa"/>
            <w:tcBorders>
              <w:top w:val="nil"/>
              <w:left w:val="nil"/>
              <w:bottom w:val="single" w:sz="4" w:space="0" w:color="auto"/>
              <w:right w:val="single" w:sz="4" w:space="0" w:color="auto"/>
            </w:tcBorders>
            <w:noWrap/>
            <w:vAlign w:val="bottom"/>
            <w:hideMark/>
          </w:tcPr>
          <w:p w14:paraId="4D18127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2F88E48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62,163</w:t>
            </w:r>
          </w:p>
        </w:tc>
        <w:tc>
          <w:tcPr>
            <w:tcW w:w="900" w:type="dxa"/>
            <w:tcBorders>
              <w:top w:val="nil"/>
              <w:left w:val="nil"/>
              <w:bottom w:val="single" w:sz="4" w:space="0" w:color="auto"/>
              <w:right w:val="single" w:sz="4" w:space="0" w:color="auto"/>
            </w:tcBorders>
            <w:noWrap/>
            <w:vAlign w:val="bottom"/>
            <w:hideMark/>
          </w:tcPr>
          <w:p w14:paraId="31B4CB1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52,287</w:t>
            </w:r>
          </w:p>
        </w:tc>
        <w:tc>
          <w:tcPr>
            <w:tcW w:w="1940" w:type="dxa"/>
            <w:tcBorders>
              <w:top w:val="nil"/>
              <w:left w:val="nil"/>
              <w:bottom w:val="single" w:sz="4" w:space="0" w:color="auto"/>
              <w:right w:val="single" w:sz="4" w:space="0" w:color="auto"/>
            </w:tcBorders>
            <w:noWrap/>
            <w:vAlign w:val="bottom"/>
            <w:hideMark/>
          </w:tcPr>
          <w:p w14:paraId="7FE0115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3B51F520"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4BDD2C2A"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1987</w:t>
            </w:r>
          </w:p>
        </w:tc>
        <w:tc>
          <w:tcPr>
            <w:tcW w:w="740" w:type="dxa"/>
            <w:tcBorders>
              <w:top w:val="nil"/>
              <w:left w:val="nil"/>
              <w:bottom w:val="single" w:sz="4" w:space="0" w:color="auto"/>
              <w:right w:val="single" w:sz="4" w:space="0" w:color="auto"/>
            </w:tcBorders>
            <w:noWrap/>
            <w:vAlign w:val="bottom"/>
            <w:hideMark/>
          </w:tcPr>
          <w:p w14:paraId="7EF43433"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103,298</w:t>
            </w:r>
          </w:p>
        </w:tc>
        <w:tc>
          <w:tcPr>
            <w:tcW w:w="1860" w:type="dxa"/>
            <w:tcBorders>
              <w:top w:val="nil"/>
              <w:left w:val="nil"/>
              <w:bottom w:val="single" w:sz="4" w:space="0" w:color="auto"/>
              <w:right w:val="single" w:sz="4" w:space="0" w:color="auto"/>
            </w:tcBorders>
            <w:noWrap/>
            <w:vAlign w:val="bottom"/>
            <w:hideMark/>
          </w:tcPr>
          <w:p w14:paraId="79838CC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46BC78B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90,982</w:t>
            </w:r>
          </w:p>
        </w:tc>
        <w:tc>
          <w:tcPr>
            <w:tcW w:w="1940" w:type="dxa"/>
            <w:tcBorders>
              <w:top w:val="nil"/>
              <w:left w:val="nil"/>
              <w:bottom w:val="single" w:sz="4" w:space="0" w:color="auto"/>
              <w:right w:val="single" w:sz="4" w:space="0" w:color="auto"/>
            </w:tcBorders>
            <w:noWrap/>
            <w:vAlign w:val="bottom"/>
            <w:hideMark/>
          </w:tcPr>
          <w:p w14:paraId="476F2CB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0F1433F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61,617</w:t>
            </w:r>
          </w:p>
        </w:tc>
        <w:tc>
          <w:tcPr>
            <w:tcW w:w="900" w:type="dxa"/>
            <w:tcBorders>
              <w:top w:val="nil"/>
              <w:left w:val="nil"/>
              <w:bottom w:val="single" w:sz="4" w:space="0" w:color="auto"/>
              <w:right w:val="single" w:sz="4" w:space="0" w:color="auto"/>
            </w:tcBorders>
            <w:noWrap/>
            <w:vAlign w:val="bottom"/>
            <w:hideMark/>
          </w:tcPr>
          <w:p w14:paraId="151A546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50,210</w:t>
            </w:r>
          </w:p>
        </w:tc>
        <w:tc>
          <w:tcPr>
            <w:tcW w:w="1940" w:type="dxa"/>
            <w:tcBorders>
              <w:top w:val="nil"/>
              <w:left w:val="nil"/>
              <w:bottom w:val="single" w:sz="4" w:space="0" w:color="auto"/>
              <w:right w:val="single" w:sz="4" w:space="0" w:color="auto"/>
            </w:tcBorders>
            <w:noWrap/>
            <w:vAlign w:val="bottom"/>
            <w:hideMark/>
          </w:tcPr>
          <w:p w14:paraId="2E2422A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31755BE2"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523596A7"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1988</w:t>
            </w:r>
          </w:p>
        </w:tc>
        <w:tc>
          <w:tcPr>
            <w:tcW w:w="740" w:type="dxa"/>
            <w:tcBorders>
              <w:top w:val="nil"/>
              <w:left w:val="nil"/>
              <w:bottom w:val="single" w:sz="4" w:space="0" w:color="auto"/>
              <w:right w:val="single" w:sz="4" w:space="0" w:color="auto"/>
            </w:tcBorders>
            <w:noWrap/>
            <w:vAlign w:val="bottom"/>
            <w:hideMark/>
          </w:tcPr>
          <w:p w14:paraId="6CE17030"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61,876</w:t>
            </w:r>
          </w:p>
        </w:tc>
        <w:tc>
          <w:tcPr>
            <w:tcW w:w="1860" w:type="dxa"/>
            <w:tcBorders>
              <w:top w:val="nil"/>
              <w:left w:val="nil"/>
              <w:bottom w:val="single" w:sz="4" w:space="0" w:color="auto"/>
              <w:right w:val="single" w:sz="4" w:space="0" w:color="auto"/>
            </w:tcBorders>
            <w:noWrap/>
            <w:vAlign w:val="bottom"/>
            <w:hideMark/>
          </w:tcPr>
          <w:p w14:paraId="1F99D46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6B75594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59,525</w:t>
            </w:r>
          </w:p>
        </w:tc>
        <w:tc>
          <w:tcPr>
            <w:tcW w:w="1940" w:type="dxa"/>
            <w:tcBorders>
              <w:top w:val="nil"/>
              <w:left w:val="nil"/>
              <w:bottom w:val="single" w:sz="4" w:space="0" w:color="auto"/>
              <w:right w:val="single" w:sz="4" w:space="0" w:color="auto"/>
            </w:tcBorders>
            <w:noWrap/>
            <w:vAlign w:val="bottom"/>
            <w:hideMark/>
          </w:tcPr>
          <w:p w14:paraId="0FEF53B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6B6C23D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39,029</w:t>
            </w:r>
          </w:p>
        </w:tc>
        <w:tc>
          <w:tcPr>
            <w:tcW w:w="900" w:type="dxa"/>
            <w:tcBorders>
              <w:top w:val="nil"/>
              <w:left w:val="nil"/>
              <w:bottom w:val="single" w:sz="4" w:space="0" w:color="auto"/>
              <w:right w:val="single" w:sz="4" w:space="0" w:color="auto"/>
            </w:tcBorders>
            <w:noWrap/>
            <w:vAlign w:val="bottom"/>
            <w:hideMark/>
          </w:tcPr>
          <w:p w14:paraId="2EA7F96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30,728</w:t>
            </w:r>
          </w:p>
        </w:tc>
        <w:tc>
          <w:tcPr>
            <w:tcW w:w="1940" w:type="dxa"/>
            <w:tcBorders>
              <w:top w:val="nil"/>
              <w:left w:val="nil"/>
              <w:bottom w:val="single" w:sz="4" w:space="0" w:color="auto"/>
              <w:right w:val="single" w:sz="4" w:space="0" w:color="auto"/>
            </w:tcBorders>
            <w:noWrap/>
            <w:vAlign w:val="bottom"/>
            <w:hideMark/>
          </w:tcPr>
          <w:p w14:paraId="7D188A0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05EA46B9"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7E52BF72"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1989</w:t>
            </w:r>
          </w:p>
        </w:tc>
        <w:tc>
          <w:tcPr>
            <w:tcW w:w="740" w:type="dxa"/>
            <w:tcBorders>
              <w:top w:val="nil"/>
              <w:left w:val="nil"/>
              <w:bottom w:val="single" w:sz="4" w:space="0" w:color="auto"/>
              <w:right w:val="single" w:sz="4" w:space="0" w:color="auto"/>
            </w:tcBorders>
            <w:noWrap/>
            <w:vAlign w:val="bottom"/>
            <w:hideMark/>
          </w:tcPr>
          <w:p w14:paraId="47876A28"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28,884</w:t>
            </w:r>
          </w:p>
        </w:tc>
        <w:tc>
          <w:tcPr>
            <w:tcW w:w="1860" w:type="dxa"/>
            <w:tcBorders>
              <w:top w:val="nil"/>
              <w:left w:val="nil"/>
              <w:bottom w:val="single" w:sz="4" w:space="0" w:color="auto"/>
              <w:right w:val="single" w:sz="4" w:space="0" w:color="auto"/>
            </w:tcBorders>
            <w:noWrap/>
            <w:vAlign w:val="bottom"/>
            <w:hideMark/>
          </w:tcPr>
          <w:p w14:paraId="3100502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7410D1C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23,674</w:t>
            </w:r>
          </w:p>
        </w:tc>
        <w:tc>
          <w:tcPr>
            <w:tcW w:w="1940" w:type="dxa"/>
            <w:tcBorders>
              <w:top w:val="nil"/>
              <w:left w:val="nil"/>
              <w:bottom w:val="single" w:sz="4" w:space="0" w:color="auto"/>
              <w:right w:val="single" w:sz="4" w:space="0" w:color="auto"/>
            </w:tcBorders>
            <w:noWrap/>
            <w:vAlign w:val="bottom"/>
            <w:hideMark/>
          </w:tcPr>
          <w:p w14:paraId="444C635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418B9BF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21,120</w:t>
            </w:r>
          </w:p>
        </w:tc>
        <w:tc>
          <w:tcPr>
            <w:tcW w:w="900" w:type="dxa"/>
            <w:tcBorders>
              <w:top w:val="nil"/>
              <w:left w:val="nil"/>
              <w:bottom w:val="single" w:sz="4" w:space="0" w:color="auto"/>
              <w:right w:val="single" w:sz="4" w:space="0" w:color="auto"/>
            </w:tcBorders>
            <w:noWrap/>
            <w:vAlign w:val="bottom"/>
            <w:hideMark/>
          </w:tcPr>
          <w:p w14:paraId="23EAC4F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19,496</w:t>
            </w:r>
          </w:p>
        </w:tc>
        <w:tc>
          <w:tcPr>
            <w:tcW w:w="1940" w:type="dxa"/>
            <w:tcBorders>
              <w:top w:val="nil"/>
              <w:left w:val="nil"/>
              <w:bottom w:val="single" w:sz="4" w:space="0" w:color="auto"/>
              <w:right w:val="single" w:sz="4" w:space="0" w:color="auto"/>
            </w:tcBorders>
            <w:noWrap/>
            <w:vAlign w:val="bottom"/>
            <w:hideMark/>
          </w:tcPr>
          <w:p w14:paraId="0092419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6985FE4B"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07A7E208"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1990</w:t>
            </w:r>
          </w:p>
        </w:tc>
        <w:tc>
          <w:tcPr>
            <w:tcW w:w="740" w:type="dxa"/>
            <w:tcBorders>
              <w:top w:val="nil"/>
              <w:left w:val="nil"/>
              <w:bottom w:val="single" w:sz="4" w:space="0" w:color="auto"/>
              <w:right w:val="single" w:sz="4" w:space="0" w:color="auto"/>
            </w:tcBorders>
            <w:noWrap/>
            <w:vAlign w:val="bottom"/>
            <w:hideMark/>
          </w:tcPr>
          <w:p w14:paraId="4E96FC12"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124,824</w:t>
            </w:r>
          </w:p>
        </w:tc>
        <w:tc>
          <w:tcPr>
            <w:tcW w:w="1860" w:type="dxa"/>
            <w:tcBorders>
              <w:top w:val="nil"/>
              <w:left w:val="nil"/>
              <w:bottom w:val="single" w:sz="4" w:space="0" w:color="auto"/>
              <w:right w:val="single" w:sz="4" w:space="0" w:color="auto"/>
            </w:tcBorders>
            <w:noWrap/>
            <w:vAlign w:val="bottom"/>
            <w:hideMark/>
          </w:tcPr>
          <w:p w14:paraId="11510AB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6D15327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95,400</w:t>
            </w:r>
          </w:p>
        </w:tc>
        <w:tc>
          <w:tcPr>
            <w:tcW w:w="1940" w:type="dxa"/>
            <w:tcBorders>
              <w:top w:val="nil"/>
              <w:left w:val="nil"/>
              <w:bottom w:val="single" w:sz="4" w:space="0" w:color="auto"/>
              <w:right w:val="single" w:sz="4" w:space="0" w:color="auto"/>
            </w:tcBorders>
            <w:noWrap/>
            <w:vAlign w:val="bottom"/>
            <w:hideMark/>
          </w:tcPr>
          <w:p w14:paraId="613F236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4E3EFF0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76,113</w:t>
            </w:r>
          </w:p>
        </w:tc>
        <w:tc>
          <w:tcPr>
            <w:tcW w:w="900" w:type="dxa"/>
            <w:tcBorders>
              <w:top w:val="nil"/>
              <w:left w:val="nil"/>
              <w:bottom w:val="single" w:sz="4" w:space="0" w:color="auto"/>
              <w:right w:val="single" w:sz="4" w:space="0" w:color="auto"/>
            </w:tcBorders>
            <w:noWrap/>
            <w:vAlign w:val="bottom"/>
            <w:hideMark/>
          </w:tcPr>
          <w:p w14:paraId="61C9FDF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59,391</w:t>
            </w:r>
          </w:p>
        </w:tc>
        <w:tc>
          <w:tcPr>
            <w:tcW w:w="1940" w:type="dxa"/>
            <w:tcBorders>
              <w:top w:val="nil"/>
              <w:left w:val="nil"/>
              <w:bottom w:val="single" w:sz="4" w:space="0" w:color="auto"/>
              <w:right w:val="single" w:sz="4" w:space="0" w:color="auto"/>
            </w:tcBorders>
            <w:noWrap/>
            <w:vAlign w:val="bottom"/>
            <w:hideMark/>
          </w:tcPr>
          <w:p w14:paraId="1D1FD6F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3B406D83"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5479712A"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1991</w:t>
            </w:r>
          </w:p>
        </w:tc>
        <w:tc>
          <w:tcPr>
            <w:tcW w:w="740" w:type="dxa"/>
            <w:tcBorders>
              <w:top w:val="nil"/>
              <w:left w:val="nil"/>
              <w:bottom w:val="single" w:sz="4" w:space="0" w:color="auto"/>
              <w:right w:val="single" w:sz="4" w:space="0" w:color="auto"/>
            </w:tcBorders>
            <w:noWrap/>
            <w:vAlign w:val="bottom"/>
            <w:hideMark/>
          </w:tcPr>
          <w:p w14:paraId="51F74401"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110,107</w:t>
            </w:r>
          </w:p>
        </w:tc>
        <w:tc>
          <w:tcPr>
            <w:tcW w:w="1860" w:type="dxa"/>
            <w:tcBorders>
              <w:top w:val="nil"/>
              <w:left w:val="nil"/>
              <w:bottom w:val="single" w:sz="4" w:space="0" w:color="auto"/>
              <w:right w:val="single" w:sz="4" w:space="0" w:color="auto"/>
            </w:tcBorders>
            <w:noWrap/>
            <w:vAlign w:val="bottom"/>
            <w:hideMark/>
          </w:tcPr>
          <w:p w14:paraId="15F8BBD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024B336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104,020</w:t>
            </w:r>
          </w:p>
        </w:tc>
        <w:tc>
          <w:tcPr>
            <w:tcW w:w="1940" w:type="dxa"/>
            <w:tcBorders>
              <w:top w:val="nil"/>
              <w:left w:val="nil"/>
              <w:bottom w:val="single" w:sz="4" w:space="0" w:color="auto"/>
              <w:right w:val="single" w:sz="4" w:space="0" w:color="auto"/>
            </w:tcBorders>
            <w:noWrap/>
            <w:vAlign w:val="bottom"/>
            <w:hideMark/>
          </w:tcPr>
          <w:p w14:paraId="19FE9E8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5815554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75,569</w:t>
            </w:r>
          </w:p>
        </w:tc>
        <w:tc>
          <w:tcPr>
            <w:tcW w:w="900" w:type="dxa"/>
            <w:tcBorders>
              <w:top w:val="nil"/>
              <w:left w:val="nil"/>
              <w:bottom w:val="single" w:sz="4" w:space="0" w:color="auto"/>
              <w:right w:val="single" w:sz="4" w:space="0" w:color="auto"/>
            </w:tcBorders>
            <w:noWrap/>
            <w:vAlign w:val="bottom"/>
            <w:hideMark/>
          </w:tcPr>
          <w:p w14:paraId="45763FC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58,070</w:t>
            </w:r>
          </w:p>
        </w:tc>
        <w:tc>
          <w:tcPr>
            <w:tcW w:w="1940" w:type="dxa"/>
            <w:tcBorders>
              <w:top w:val="nil"/>
              <w:left w:val="nil"/>
              <w:bottom w:val="single" w:sz="4" w:space="0" w:color="auto"/>
              <w:right w:val="single" w:sz="4" w:space="0" w:color="auto"/>
            </w:tcBorders>
            <w:noWrap/>
            <w:vAlign w:val="bottom"/>
            <w:hideMark/>
          </w:tcPr>
          <w:p w14:paraId="647A19E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57042D28"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1B61614"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1992</w:t>
            </w:r>
          </w:p>
        </w:tc>
        <w:tc>
          <w:tcPr>
            <w:tcW w:w="740" w:type="dxa"/>
            <w:tcBorders>
              <w:top w:val="nil"/>
              <w:left w:val="nil"/>
              <w:bottom w:val="single" w:sz="4" w:space="0" w:color="auto"/>
              <w:right w:val="single" w:sz="4" w:space="0" w:color="auto"/>
            </w:tcBorders>
            <w:noWrap/>
            <w:vAlign w:val="bottom"/>
            <w:hideMark/>
          </w:tcPr>
          <w:p w14:paraId="3179CECA"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51,845</w:t>
            </w:r>
          </w:p>
        </w:tc>
        <w:tc>
          <w:tcPr>
            <w:tcW w:w="1860" w:type="dxa"/>
            <w:tcBorders>
              <w:top w:val="nil"/>
              <w:left w:val="nil"/>
              <w:bottom w:val="single" w:sz="4" w:space="0" w:color="auto"/>
              <w:right w:val="single" w:sz="4" w:space="0" w:color="auto"/>
            </w:tcBorders>
            <w:noWrap/>
            <w:vAlign w:val="bottom"/>
            <w:hideMark/>
          </w:tcPr>
          <w:p w14:paraId="28FEE6D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55EA763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43,323</w:t>
            </w:r>
          </w:p>
        </w:tc>
        <w:tc>
          <w:tcPr>
            <w:tcW w:w="1940" w:type="dxa"/>
            <w:tcBorders>
              <w:top w:val="nil"/>
              <w:left w:val="nil"/>
              <w:bottom w:val="single" w:sz="4" w:space="0" w:color="auto"/>
              <w:right w:val="single" w:sz="4" w:space="0" w:color="auto"/>
            </w:tcBorders>
            <w:noWrap/>
            <w:vAlign w:val="bottom"/>
            <w:hideMark/>
          </w:tcPr>
          <w:p w14:paraId="1EC5C09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237B66C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38,240</w:t>
            </w:r>
          </w:p>
        </w:tc>
        <w:tc>
          <w:tcPr>
            <w:tcW w:w="900" w:type="dxa"/>
            <w:tcBorders>
              <w:top w:val="nil"/>
              <w:left w:val="nil"/>
              <w:bottom w:val="single" w:sz="4" w:space="0" w:color="auto"/>
              <w:right w:val="single" w:sz="4" w:space="0" w:color="auto"/>
            </w:tcBorders>
            <w:noWrap/>
            <w:vAlign w:val="bottom"/>
            <w:hideMark/>
          </w:tcPr>
          <w:p w14:paraId="5022EA6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35,850</w:t>
            </w:r>
          </w:p>
        </w:tc>
        <w:tc>
          <w:tcPr>
            <w:tcW w:w="1940" w:type="dxa"/>
            <w:tcBorders>
              <w:top w:val="nil"/>
              <w:left w:val="nil"/>
              <w:bottom w:val="single" w:sz="4" w:space="0" w:color="auto"/>
              <w:right w:val="single" w:sz="4" w:space="0" w:color="auto"/>
            </w:tcBorders>
            <w:noWrap/>
            <w:vAlign w:val="bottom"/>
            <w:hideMark/>
          </w:tcPr>
          <w:p w14:paraId="6686A8B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7FFA1A79"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564530D8"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1993</w:t>
            </w:r>
          </w:p>
        </w:tc>
        <w:tc>
          <w:tcPr>
            <w:tcW w:w="740" w:type="dxa"/>
            <w:tcBorders>
              <w:top w:val="nil"/>
              <w:left w:val="nil"/>
              <w:bottom w:val="single" w:sz="4" w:space="0" w:color="auto"/>
              <w:right w:val="single" w:sz="4" w:space="0" w:color="auto"/>
            </w:tcBorders>
            <w:noWrap/>
            <w:vAlign w:val="bottom"/>
            <w:hideMark/>
          </w:tcPr>
          <w:p w14:paraId="376FBC17"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33,272</w:t>
            </w:r>
          </w:p>
        </w:tc>
        <w:tc>
          <w:tcPr>
            <w:tcW w:w="1860" w:type="dxa"/>
            <w:tcBorders>
              <w:top w:val="nil"/>
              <w:left w:val="nil"/>
              <w:bottom w:val="single" w:sz="4" w:space="0" w:color="auto"/>
              <w:right w:val="single" w:sz="4" w:space="0" w:color="auto"/>
            </w:tcBorders>
            <w:noWrap/>
            <w:vAlign w:val="bottom"/>
            <w:hideMark/>
          </w:tcPr>
          <w:p w14:paraId="548F8E3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2250390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31,533</w:t>
            </w:r>
          </w:p>
        </w:tc>
        <w:tc>
          <w:tcPr>
            <w:tcW w:w="1940" w:type="dxa"/>
            <w:tcBorders>
              <w:top w:val="nil"/>
              <w:left w:val="nil"/>
              <w:bottom w:val="single" w:sz="4" w:space="0" w:color="auto"/>
              <w:right w:val="single" w:sz="4" w:space="0" w:color="auto"/>
            </w:tcBorders>
            <w:noWrap/>
            <w:vAlign w:val="bottom"/>
            <w:hideMark/>
          </w:tcPr>
          <w:p w14:paraId="7AA8F2A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3E72999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26,576</w:t>
            </w:r>
          </w:p>
        </w:tc>
        <w:tc>
          <w:tcPr>
            <w:tcW w:w="900" w:type="dxa"/>
            <w:tcBorders>
              <w:top w:val="nil"/>
              <w:left w:val="nil"/>
              <w:bottom w:val="single" w:sz="4" w:space="0" w:color="auto"/>
              <w:right w:val="single" w:sz="4" w:space="0" w:color="auto"/>
            </w:tcBorders>
            <w:noWrap/>
            <w:vAlign w:val="bottom"/>
            <w:hideMark/>
          </w:tcPr>
          <w:p w14:paraId="4D7BC98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21,802</w:t>
            </w:r>
          </w:p>
        </w:tc>
        <w:tc>
          <w:tcPr>
            <w:tcW w:w="1940" w:type="dxa"/>
            <w:tcBorders>
              <w:top w:val="nil"/>
              <w:left w:val="nil"/>
              <w:bottom w:val="single" w:sz="4" w:space="0" w:color="auto"/>
              <w:right w:val="single" w:sz="4" w:space="0" w:color="auto"/>
            </w:tcBorders>
            <w:noWrap/>
            <w:vAlign w:val="bottom"/>
            <w:hideMark/>
          </w:tcPr>
          <w:p w14:paraId="20EEB09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1BA6F0E8"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8D690F0"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1994</w:t>
            </w:r>
          </w:p>
        </w:tc>
        <w:tc>
          <w:tcPr>
            <w:tcW w:w="740" w:type="dxa"/>
            <w:tcBorders>
              <w:top w:val="nil"/>
              <w:left w:val="nil"/>
              <w:bottom w:val="single" w:sz="4" w:space="0" w:color="auto"/>
              <w:right w:val="single" w:sz="4" w:space="0" w:color="auto"/>
            </w:tcBorders>
            <w:noWrap/>
            <w:vAlign w:val="bottom"/>
            <w:hideMark/>
          </w:tcPr>
          <w:p w14:paraId="1A832021"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26,300</w:t>
            </w:r>
          </w:p>
        </w:tc>
        <w:tc>
          <w:tcPr>
            <w:tcW w:w="1860" w:type="dxa"/>
            <w:tcBorders>
              <w:top w:val="nil"/>
              <w:left w:val="nil"/>
              <w:bottom w:val="single" w:sz="4" w:space="0" w:color="auto"/>
              <w:right w:val="single" w:sz="4" w:space="0" w:color="auto"/>
            </w:tcBorders>
            <w:noWrap/>
            <w:vAlign w:val="bottom"/>
            <w:hideMark/>
          </w:tcPr>
          <w:p w14:paraId="33745CC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1217AFA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26,300</w:t>
            </w:r>
          </w:p>
        </w:tc>
        <w:tc>
          <w:tcPr>
            <w:tcW w:w="1940" w:type="dxa"/>
            <w:tcBorders>
              <w:top w:val="nil"/>
              <w:left w:val="nil"/>
              <w:bottom w:val="single" w:sz="4" w:space="0" w:color="auto"/>
              <w:right w:val="single" w:sz="4" w:space="0" w:color="auto"/>
            </w:tcBorders>
            <w:noWrap/>
            <w:vAlign w:val="bottom"/>
            <w:hideMark/>
          </w:tcPr>
          <w:p w14:paraId="31BB964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0481FDF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24,710</w:t>
            </w:r>
          </w:p>
        </w:tc>
        <w:tc>
          <w:tcPr>
            <w:tcW w:w="900" w:type="dxa"/>
            <w:tcBorders>
              <w:top w:val="nil"/>
              <w:left w:val="nil"/>
              <w:bottom w:val="single" w:sz="4" w:space="0" w:color="auto"/>
              <w:right w:val="single" w:sz="4" w:space="0" w:color="auto"/>
            </w:tcBorders>
            <w:noWrap/>
            <w:vAlign w:val="bottom"/>
            <w:hideMark/>
          </w:tcPr>
          <w:p w14:paraId="09F9899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22,556</w:t>
            </w:r>
          </w:p>
        </w:tc>
        <w:tc>
          <w:tcPr>
            <w:tcW w:w="1940" w:type="dxa"/>
            <w:tcBorders>
              <w:top w:val="nil"/>
              <w:left w:val="nil"/>
              <w:bottom w:val="single" w:sz="4" w:space="0" w:color="auto"/>
              <w:right w:val="single" w:sz="4" w:space="0" w:color="auto"/>
            </w:tcBorders>
            <w:noWrap/>
            <w:vAlign w:val="bottom"/>
            <w:hideMark/>
          </w:tcPr>
          <w:p w14:paraId="4520F01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5C970059"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6E74AC40"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1995</w:t>
            </w:r>
          </w:p>
        </w:tc>
        <w:tc>
          <w:tcPr>
            <w:tcW w:w="740" w:type="dxa"/>
            <w:tcBorders>
              <w:top w:val="nil"/>
              <w:left w:val="nil"/>
              <w:bottom w:val="single" w:sz="4" w:space="0" w:color="auto"/>
              <w:right w:val="single" w:sz="4" w:space="0" w:color="auto"/>
            </w:tcBorders>
            <w:noWrap/>
            <w:vAlign w:val="bottom"/>
            <w:hideMark/>
          </w:tcPr>
          <w:p w14:paraId="0D010764"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64,114</w:t>
            </w:r>
          </w:p>
        </w:tc>
        <w:tc>
          <w:tcPr>
            <w:tcW w:w="1860" w:type="dxa"/>
            <w:tcBorders>
              <w:top w:val="nil"/>
              <w:left w:val="nil"/>
              <w:bottom w:val="single" w:sz="4" w:space="0" w:color="auto"/>
              <w:right w:val="single" w:sz="4" w:space="0" w:color="auto"/>
            </w:tcBorders>
            <w:noWrap/>
            <w:vAlign w:val="bottom"/>
            <w:hideMark/>
          </w:tcPr>
          <w:p w14:paraId="7B854FC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44529E4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59,736</w:t>
            </w:r>
          </w:p>
        </w:tc>
        <w:tc>
          <w:tcPr>
            <w:tcW w:w="1940" w:type="dxa"/>
            <w:tcBorders>
              <w:top w:val="nil"/>
              <w:left w:val="nil"/>
              <w:bottom w:val="single" w:sz="4" w:space="0" w:color="auto"/>
              <w:right w:val="single" w:sz="4" w:space="0" w:color="auto"/>
            </w:tcBorders>
            <w:noWrap/>
            <w:vAlign w:val="bottom"/>
            <w:hideMark/>
          </w:tcPr>
          <w:p w14:paraId="308FA02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10FFCA2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48,317</w:t>
            </w:r>
          </w:p>
        </w:tc>
        <w:tc>
          <w:tcPr>
            <w:tcW w:w="900" w:type="dxa"/>
            <w:tcBorders>
              <w:top w:val="nil"/>
              <w:left w:val="nil"/>
              <w:bottom w:val="single" w:sz="4" w:space="0" w:color="auto"/>
              <w:right w:val="single" w:sz="4" w:space="0" w:color="auto"/>
            </w:tcBorders>
            <w:noWrap/>
            <w:vAlign w:val="bottom"/>
            <w:hideMark/>
          </w:tcPr>
          <w:p w14:paraId="3FFA95F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39,125</w:t>
            </w:r>
          </w:p>
        </w:tc>
        <w:tc>
          <w:tcPr>
            <w:tcW w:w="1940" w:type="dxa"/>
            <w:tcBorders>
              <w:top w:val="nil"/>
              <w:left w:val="nil"/>
              <w:bottom w:val="single" w:sz="4" w:space="0" w:color="auto"/>
              <w:right w:val="single" w:sz="4" w:space="0" w:color="auto"/>
            </w:tcBorders>
            <w:noWrap/>
            <w:vAlign w:val="bottom"/>
            <w:hideMark/>
          </w:tcPr>
          <w:p w14:paraId="0B587BE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3D9FF5FF"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27F53A96"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1996</w:t>
            </w:r>
          </w:p>
        </w:tc>
        <w:tc>
          <w:tcPr>
            <w:tcW w:w="740" w:type="dxa"/>
            <w:tcBorders>
              <w:top w:val="nil"/>
              <w:left w:val="nil"/>
              <w:bottom w:val="single" w:sz="4" w:space="0" w:color="auto"/>
              <w:right w:val="single" w:sz="4" w:space="0" w:color="auto"/>
            </w:tcBorders>
            <w:noWrap/>
            <w:vAlign w:val="bottom"/>
            <w:hideMark/>
          </w:tcPr>
          <w:p w14:paraId="05D567AF"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176,855</w:t>
            </w:r>
          </w:p>
        </w:tc>
        <w:tc>
          <w:tcPr>
            <w:tcW w:w="1860" w:type="dxa"/>
            <w:tcBorders>
              <w:top w:val="nil"/>
              <w:left w:val="nil"/>
              <w:bottom w:val="single" w:sz="4" w:space="0" w:color="auto"/>
              <w:right w:val="single" w:sz="4" w:space="0" w:color="auto"/>
            </w:tcBorders>
            <w:noWrap/>
            <w:vAlign w:val="bottom"/>
            <w:hideMark/>
          </w:tcPr>
          <w:p w14:paraId="66F75A3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3A4D18A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170,280</w:t>
            </w:r>
          </w:p>
        </w:tc>
        <w:tc>
          <w:tcPr>
            <w:tcW w:w="1940" w:type="dxa"/>
            <w:tcBorders>
              <w:top w:val="nil"/>
              <w:left w:val="nil"/>
              <w:bottom w:val="single" w:sz="4" w:space="0" w:color="auto"/>
              <w:right w:val="single" w:sz="4" w:space="0" w:color="auto"/>
            </w:tcBorders>
            <w:noWrap/>
            <w:vAlign w:val="bottom"/>
            <w:hideMark/>
          </w:tcPr>
          <w:p w14:paraId="3AB746E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242831B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139,807</w:t>
            </w:r>
          </w:p>
        </w:tc>
        <w:tc>
          <w:tcPr>
            <w:tcW w:w="900" w:type="dxa"/>
            <w:tcBorders>
              <w:top w:val="nil"/>
              <w:left w:val="nil"/>
              <w:bottom w:val="single" w:sz="4" w:space="0" w:color="auto"/>
              <w:right w:val="single" w:sz="4" w:space="0" w:color="auto"/>
            </w:tcBorders>
            <w:noWrap/>
            <w:vAlign w:val="bottom"/>
            <w:hideMark/>
          </w:tcPr>
          <w:p w14:paraId="3508D20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108,126</w:t>
            </w:r>
          </w:p>
        </w:tc>
        <w:tc>
          <w:tcPr>
            <w:tcW w:w="1940" w:type="dxa"/>
            <w:tcBorders>
              <w:top w:val="nil"/>
              <w:left w:val="nil"/>
              <w:bottom w:val="single" w:sz="4" w:space="0" w:color="auto"/>
              <w:right w:val="single" w:sz="4" w:space="0" w:color="auto"/>
            </w:tcBorders>
            <w:noWrap/>
            <w:vAlign w:val="bottom"/>
            <w:hideMark/>
          </w:tcPr>
          <w:p w14:paraId="2E6D995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13981C99"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CAD003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1997</w:t>
            </w:r>
          </w:p>
        </w:tc>
        <w:tc>
          <w:tcPr>
            <w:tcW w:w="740" w:type="dxa"/>
            <w:tcBorders>
              <w:top w:val="nil"/>
              <w:left w:val="nil"/>
              <w:bottom w:val="single" w:sz="4" w:space="0" w:color="auto"/>
              <w:right w:val="single" w:sz="4" w:space="0" w:color="auto"/>
            </w:tcBorders>
            <w:noWrap/>
            <w:vAlign w:val="bottom"/>
            <w:hideMark/>
          </w:tcPr>
          <w:p w14:paraId="53EF24BC"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86,921</w:t>
            </w:r>
          </w:p>
        </w:tc>
        <w:tc>
          <w:tcPr>
            <w:tcW w:w="1860" w:type="dxa"/>
            <w:tcBorders>
              <w:top w:val="nil"/>
              <w:left w:val="nil"/>
              <w:bottom w:val="single" w:sz="4" w:space="0" w:color="auto"/>
              <w:right w:val="single" w:sz="4" w:space="0" w:color="auto"/>
            </w:tcBorders>
            <w:noWrap/>
            <w:vAlign w:val="bottom"/>
            <w:hideMark/>
          </w:tcPr>
          <w:p w14:paraId="186134D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6433D45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83,113</w:t>
            </w:r>
          </w:p>
        </w:tc>
        <w:tc>
          <w:tcPr>
            <w:tcW w:w="1940" w:type="dxa"/>
            <w:tcBorders>
              <w:top w:val="nil"/>
              <w:left w:val="nil"/>
              <w:bottom w:val="single" w:sz="4" w:space="0" w:color="auto"/>
              <w:right w:val="single" w:sz="4" w:space="0" w:color="auto"/>
            </w:tcBorders>
            <w:noWrap/>
            <w:vAlign w:val="bottom"/>
            <w:hideMark/>
          </w:tcPr>
          <w:p w14:paraId="33662A6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71769E7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74,563</w:t>
            </w:r>
          </w:p>
        </w:tc>
        <w:tc>
          <w:tcPr>
            <w:tcW w:w="900" w:type="dxa"/>
            <w:tcBorders>
              <w:top w:val="nil"/>
              <w:left w:val="nil"/>
              <w:bottom w:val="single" w:sz="4" w:space="0" w:color="auto"/>
              <w:right w:val="single" w:sz="4" w:space="0" w:color="auto"/>
            </w:tcBorders>
            <w:noWrap/>
            <w:vAlign w:val="bottom"/>
            <w:hideMark/>
          </w:tcPr>
          <w:p w14:paraId="6EAA39A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69,706</w:t>
            </w:r>
          </w:p>
        </w:tc>
        <w:tc>
          <w:tcPr>
            <w:tcW w:w="1940" w:type="dxa"/>
            <w:tcBorders>
              <w:top w:val="nil"/>
              <w:left w:val="nil"/>
              <w:bottom w:val="single" w:sz="4" w:space="0" w:color="auto"/>
              <w:right w:val="single" w:sz="4" w:space="0" w:color="auto"/>
            </w:tcBorders>
            <w:noWrap/>
            <w:vAlign w:val="bottom"/>
            <w:hideMark/>
          </w:tcPr>
          <w:p w14:paraId="1371E62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203F3D43"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4D8DE1AA"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1998</w:t>
            </w:r>
          </w:p>
        </w:tc>
        <w:tc>
          <w:tcPr>
            <w:tcW w:w="740" w:type="dxa"/>
            <w:tcBorders>
              <w:top w:val="nil"/>
              <w:left w:val="nil"/>
              <w:bottom w:val="single" w:sz="4" w:space="0" w:color="auto"/>
              <w:right w:val="single" w:sz="4" w:space="0" w:color="auto"/>
            </w:tcBorders>
            <w:noWrap/>
            <w:vAlign w:val="bottom"/>
            <w:hideMark/>
          </w:tcPr>
          <w:p w14:paraId="5717068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38,925</w:t>
            </w:r>
          </w:p>
        </w:tc>
        <w:tc>
          <w:tcPr>
            <w:tcW w:w="1860" w:type="dxa"/>
            <w:tcBorders>
              <w:top w:val="nil"/>
              <w:left w:val="nil"/>
              <w:bottom w:val="single" w:sz="4" w:space="0" w:color="auto"/>
              <w:right w:val="single" w:sz="4" w:space="0" w:color="auto"/>
            </w:tcBorders>
            <w:noWrap/>
            <w:vAlign w:val="bottom"/>
            <w:hideMark/>
          </w:tcPr>
          <w:p w14:paraId="2963609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647D1CA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30,823</w:t>
            </w:r>
          </w:p>
        </w:tc>
        <w:tc>
          <w:tcPr>
            <w:tcW w:w="1940" w:type="dxa"/>
            <w:tcBorders>
              <w:top w:val="nil"/>
              <w:left w:val="nil"/>
              <w:bottom w:val="single" w:sz="4" w:space="0" w:color="auto"/>
              <w:right w:val="single" w:sz="4" w:space="0" w:color="auto"/>
            </w:tcBorders>
            <w:noWrap/>
            <w:vAlign w:val="bottom"/>
            <w:hideMark/>
          </w:tcPr>
          <w:p w14:paraId="2EC11B6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4145AF2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23,581</w:t>
            </w:r>
          </w:p>
        </w:tc>
        <w:tc>
          <w:tcPr>
            <w:tcW w:w="900" w:type="dxa"/>
            <w:tcBorders>
              <w:top w:val="nil"/>
              <w:left w:val="nil"/>
              <w:bottom w:val="single" w:sz="4" w:space="0" w:color="auto"/>
              <w:right w:val="single" w:sz="4" w:space="0" w:color="auto"/>
            </w:tcBorders>
            <w:noWrap/>
            <w:vAlign w:val="bottom"/>
            <w:hideMark/>
          </w:tcPr>
          <w:p w14:paraId="295DA93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22,965</w:t>
            </w:r>
          </w:p>
        </w:tc>
        <w:tc>
          <w:tcPr>
            <w:tcW w:w="1940" w:type="dxa"/>
            <w:tcBorders>
              <w:top w:val="nil"/>
              <w:left w:val="nil"/>
              <w:bottom w:val="single" w:sz="4" w:space="0" w:color="auto"/>
              <w:right w:val="single" w:sz="4" w:space="0" w:color="auto"/>
            </w:tcBorders>
            <w:noWrap/>
            <w:vAlign w:val="bottom"/>
            <w:hideMark/>
          </w:tcPr>
          <w:p w14:paraId="0930627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5A54C3D4"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51E03B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1999</w:t>
            </w:r>
          </w:p>
        </w:tc>
        <w:tc>
          <w:tcPr>
            <w:tcW w:w="740" w:type="dxa"/>
            <w:tcBorders>
              <w:top w:val="nil"/>
              <w:left w:val="nil"/>
              <w:bottom w:val="single" w:sz="4" w:space="0" w:color="auto"/>
              <w:right w:val="single" w:sz="4" w:space="0" w:color="auto"/>
            </w:tcBorders>
            <w:noWrap/>
            <w:vAlign w:val="bottom"/>
            <w:hideMark/>
          </w:tcPr>
          <w:p w14:paraId="5B823FA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76,193</w:t>
            </w:r>
          </w:p>
        </w:tc>
        <w:tc>
          <w:tcPr>
            <w:tcW w:w="1860" w:type="dxa"/>
            <w:tcBorders>
              <w:top w:val="nil"/>
              <w:left w:val="nil"/>
              <w:bottom w:val="single" w:sz="4" w:space="0" w:color="auto"/>
              <w:right w:val="single" w:sz="4" w:space="0" w:color="auto"/>
            </w:tcBorders>
            <w:noWrap/>
            <w:vAlign w:val="bottom"/>
            <w:hideMark/>
          </w:tcPr>
          <w:p w14:paraId="2ED1BDC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3F69F3F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68,206</w:t>
            </w:r>
          </w:p>
        </w:tc>
        <w:tc>
          <w:tcPr>
            <w:tcW w:w="1940" w:type="dxa"/>
            <w:tcBorders>
              <w:top w:val="nil"/>
              <w:left w:val="nil"/>
              <w:bottom w:val="single" w:sz="4" w:space="0" w:color="auto"/>
              <w:right w:val="single" w:sz="4" w:space="0" w:color="auto"/>
            </w:tcBorders>
            <w:noWrap/>
            <w:vAlign w:val="bottom"/>
            <w:hideMark/>
          </w:tcPr>
          <w:p w14:paraId="5EC092C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1CCB026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60,807</w:t>
            </w:r>
          </w:p>
        </w:tc>
        <w:tc>
          <w:tcPr>
            <w:tcW w:w="900" w:type="dxa"/>
            <w:tcBorders>
              <w:top w:val="nil"/>
              <w:left w:val="nil"/>
              <w:bottom w:val="single" w:sz="4" w:space="0" w:color="auto"/>
              <w:right w:val="single" w:sz="4" w:space="0" w:color="auto"/>
            </w:tcBorders>
            <w:noWrap/>
            <w:vAlign w:val="bottom"/>
            <w:hideMark/>
          </w:tcPr>
          <w:p w14:paraId="33271E4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51,702</w:t>
            </w:r>
          </w:p>
        </w:tc>
        <w:tc>
          <w:tcPr>
            <w:tcW w:w="1940" w:type="dxa"/>
            <w:tcBorders>
              <w:top w:val="nil"/>
              <w:left w:val="nil"/>
              <w:bottom w:val="single" w:sz="4" w:space="0" w:color="auto"/>
              <w:right w:val="single" w:sz="4" w:space="0" w:color="auto"/>
            </w:tcBorders>
            <w:noWrap/>
            <w:vAlign w:val="bottom"/>
            <w:hideMark/>
          </w:tcPr>
          <w:p w14:paraId="7EC157D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5597F092"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00E97050"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2000</w:t>
            </w:r>
          </w:p>
        </w:tc>
        <w:tc>
          <w:tcPr>
            <w:tcW w:w="740" w:type="dxa"/>
            <w:tcBorders>
              <w:top w:val="nil"/>
              <w:left w:val="nil"/>
              <w:bottom w:val="single" w:sz="4" w:space="0" w:color="auto"/>
              <w:right w:val="single" w:sz="4" w:space="0" w:color="auto"/>
            </w:tcBorders>
            <w:noWrap/>
            <w:vAlign w:val="bottom"/>
            <w:hideMark/>
          </w:tcPr>
          <w:p w14:paraId="16866DC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73,070</w:t>
            </w:r>
          </w:p>
        </w:tc>
        <w:tc>
          <w:tcPr>
            <w:tcW w:w="1860" w:type="dxa"/>
            <w:tcBorders>
              <w:top w:val="nil"/>
              <w:left w:val="nil"/>
              <w:bottom w:val="single" w:sz="4" w:space="0" w:color="auto"/>
              <w:right w:val="single" w:sz="4" w:space="0" w:color="auto"/>
            </w:tcBorders>
            <w:noWrap/>
            <w:vAlign w:val="bottom"/>
            <w:hideMark/>
          </w:tcPr>
          <w:p w14:paraId="3E2F28E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32417D6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72,890</w:t>
            </w:r>
          </w:p>
        </w:tc>
        <w:tc>
          <w:tcPr>
            <w:tcW w:w="1940" w:type="dxa"/>
            <w:tcBorders>
              <w:top w:val="nil"/>
              <w:left w:val="nil"/>
              <w:bottom w:val="single" w:sz="4" w:space="0" w:color="auto"/>
              <w:right w:val="single" w:sz="4" w:space="0" w:color="auto"/>
            </w:tcBorders>
            <w:noWrap/>
            <w:vAlign w:val="bottom"/>
            <w:hideMark/>
          </w:tcPr>
          <w:p w14:paraId="15739E4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0F8C9BF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58,190</w:t>
            </w:r>
          </w:p>
        </w:tc>
        <w:tc>
          <w:tcPr>
            <w:tcW w:w="900" w:type="dxa"/>
            <w:tcBorders>
              <w:top w:val="nil"/>
              <w:left w:val="nil"/>
              <w:bottom w:val="single" w:sz="4" w:space="0" w:color="auto"/>
              <w:right w:val="single" w:sz="4" w:space="0" w:color="auto"/>
            </w:tcBorders>
            <w:noWrap/>
            <w:vAlign w:val="bottom"/>
            <w:hideMark/>
          </w:tcPr>
          <w:p w14:paraId="2047D16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43,549</w:t>
            </w:r>
          </w:p>
        </w:tc>
        <w:tc>
          <w:tcPr>
            <w:tcW w:w="1940" w:type="dxa"/>
            <w:tcBorders>
              <w:top w:val="nil"/>
              <w:left w:val="nil"/>
              <w:bottom w:val="single" w:sz="4" w:space="0" w:color="auto"/>
              <w:right w:val="single" w:sz="4" w:space="0" w:color="auto"/>
            </w:tcBorders>
            <w:noWrap/>
            <w:vAlign w:val="bottom"/>
            <w:hideMark/>
          </w:tcPr>
          <w:p w14:paraId="7E386C1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32A60735"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40F4E3AF"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2001</w:t>
            </w:r>
          </w:p>
        </w:tc>
        <w:tc>
          <w:tcPr>
            <w:tcW w:w="740" w:type="dxa"/>
            <w:tcBorders>
              <w:top w:val="nil"/>
              <w:left w:val="nil"/>
              <w:bottom w:val="single" w:sz="4" w:space="0" w:color="auto"/>
              <w:right w:val="single" w:sz="4" w:space="0" w:color="auto"/>
            </w:tcBorders>
            <w:noWrap/>
            <w:vAlign w:val="bottom"/>
            <w:hideMark/>
          </w:tcPr>
          <w:p w14:paraId="0DCF97D4"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19,568</w:t>
            </w:r>
          </w:p>
        </w:tc>
        <w:tc>
          <w:tcPr>
            <w:tcW w:w="1860" w:type="dxa"/>
            <w:tcBorders>
              <w:top w:val="nil"/>
              <w:left w:val="nil"/>
              <w:bottom w:val="single" w:sz="4" w:space="0" w:color="auto"/>
              <w:right w:val="single" w:sz="4" w:space="0" w:color="auto"/>
            </w:tcBorders>
            <w:noWrap/>
            <w:vAlign w:val="bottom"/>
            <w:hideMark/>
          </w:tcPr>
          <w:p w14:paraId="70005F0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594A868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19,568</w:t>
            </w:r>
          </w:p>
        </w:tc>
        <w:tc>
          <w:tcPr>
            <w:tcW w:w="1940" w:type="dxa"/>
            <w:tcBorders>
              <w:top w:val="nil"/>
              <w:left w:val="nil"/>
              <w:bottom w:val="single" w:sz="4" w:space="0" w:color="auto"/>
              <w:right w:val="single" w:sz="4" w:space="0" w:color="auto"/>
            </w:tcBorders>
            <w:noWrap/>
            <w:vAlign w:val="bottom"/>
            <w:hideMark/>
          </w:tcPr>
          <w:p w14:paraId="1B17D3F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7C2B8C4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15,339</w:t>
            </w:r>
          </w:p>
        </w:tc>
        <w:tc>
          <w:tcPr>
            <w:tcW w:w="900" w:type="dxa"/>
            <w:tcBorders>
              <w:top w:val="nil"/>
              <w:left w:val="nil"/>
              <w:bottom w:val="single" w:sz="4" w:space="0" w:color="auto"/>
              <w:right w:val="single" w:sz="4" w:space="0" w:color="auto"/>
            </w:tcBorders>
            <w:noWrap/>
            <w:vAlign w:val="bottom"/>
            <w:hideMark/>
          </w:tcPr>
          <w:p w14:paraId="2DB1B96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14,332</w:t>
            </w:r>
          </w:p>
        </w:tc>
        <w:tc>
          <w:tcPr>
            <w:tcW w:w="1940" w:type="dxa"/>
            <w:tcBorders>
              <w:top w:val="nil"/>
              <w:left w:val="nil"/>
              <w:bottom w:val="single" w:sz="4" w:space="0" w:color="auto"/>
              <w:right w:val="single" w:sz="4" w:space="0" w:color="auto"/>
            </w:tcBorders>
            <w:noWrap/>
            <w:vAlign w:val="bottom"/>
            <w:hideMark/>
          </w:tcPr>
          <w:p w14:paraId="1622085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4E1C889E"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266F58CB"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2002</w:t>
            </w:r>
          </w:p>
        </w:tc>
        <w:tc>
          <w:tcPr>
            <w:tcW w:w="740" w:type="dxa"/>
            <w:tcBorders>
              <w:top w:val="nil"/>
              <w:left w:val="nil"/>
              <w:bottom w:val="single" w:sz="4" w:space="0" w:color="auto"/>
              <w:right w:val="single" w:sz="4" w:space="0" w:color="auto"/>
            </w:tcBorders>
            <w:noWrap/>
            <w:vAlign w:val="bottom"/>
            <w:hideMark/>
          </w:tcPr>
          <w:p w14:paraId="18AE23B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66,027</w:t>
            </w:r>
          </w:p>
        </w:tc>
        <w:tc>
          <w:tcPr>
            <w:tcW w:w="1860" w:type="dxa"/>
            <w:tcBorders>
              <w:top w:val="nil"/>
              <w:left w:val="nil"/>
              <w:bottom w:val="single" w:sz="4" w:space="0" w:color="auto"/>
              <w:right w:val="single" w:sz="4" w:space="0" w:color="auto"/>
            </w:tcBorders>
            <w:noWrap/>
            <w:vAlign w:val="bottom"/>
            <w:hideMark/>
          </w:tcPr>
          <w:p w14:paraId="6B9DC1C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1E1FF15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64,512</w:t>
            </w:r>
          </w:p>
        </w:tc>
        <w:tc>
          <w:tcPr>
            <w:tcW w:w="1940" w:type="dxa"/>
            <w:tcBorders>
              <w:top w:val="nil"/>
              <w:left w:val="nil"/>
              <w:bottom w:val="single" w:sz="4" w:space="0" w:color="auto"/>
              <w:right w:val="single" w:sz="4" w:space="0" w:color="auto"/>
            </w:tcBorders>
            <w:noWrap/>
            <w:vAlign w:val="bottom"/>
            <w:hideMark/>
          </w:tcPr>
          <w:p w14:paraId="4A7B899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0059B1D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49,168</w:t>
            </w:r>
          </w:p>
        </w:tc>
        <w:tc>
          <w:tcPr>
            <w:tcW w:w="900" w:type="dxa"/>
            <w:tcBorders>
              <w:top w:val="nil"/>
              <w:left w:val="nil"/>
              <w:bottom w:val="single" w:sz="4" w:space="0" w:color="auto"/>
              <w:right w:val="single" w:sz="4" w:space="0" w:color="auto"/>
            </w:tcBorders>
            <w:noWrap/>
            <w:vAlign w:val="bottom"/>
            <w:hideMark/>
          </w:tcPr>
          <w:p w14:paraId="0C08F62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40,567</w:t>
            </w:r>
          </w:p>
        </w:tc>
        <w:tc>
          <w:tcPr>
            <w:tcW w:w="1940" w:type="dxa"/>
            <w:tcBorders>
              <w:top w:val="nil"/>
              <w:left w:val="nil"/>
              <w:bottom w:val="single" w:sz="4" w:space="0" w:color="auto"/>
              <w:right w:val="single" w:sz="4" w:space="0" w:color="auto"/>
            </w:tcBorders>
            <w:noWrap/>
            <w:vAlign w:val="bottom"/>
            <w:hideMark/>
          </w:tcPr>
          <w:p w14:paraId="4ED7F69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57DFF01E"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7B1EAAB"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lastRenderedPageBreak/>
              <w:t>2003</w:t>
            </w:r>
          </w:p>
        </w:tc>
        <w:tc>
          <w:tcPr>
            <w:tcW w:w="740" w:type="dxa"/>
            <w:tcBorders>
              <w:top w:val="nil"/>
              <w:left w:val="nil"/>
              <w:bottom w:val="single" w:sz="4" w:space="0" w:color="auto"/>
              <w:right w:val="single" w:sz="4" w:space="0" w:color="auto"/>
            </w:tcBorders>
            <w:noWrap/>
            <w:vAlign w:val="bottom"/>
            <w:hideMark/>
          </w:tcPr>
          <w:p w14:paraId="3F8470B9"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109,719</w:t>
            </w:r>
          </w:p>
        </w:tc>
        <w:tc>
          <w:tcPr>
            <w:tcW w:w="1860" w:type="dxa"/>
            <w:tcBorders>
              <w:top w:val="nil"/>
              <w:left w:val="nil"/>
              <w:bottom w:val="single" w:sz="4" w:space="0" w:color="auto"/>
              <w:right w:val="single" w:sz="4" w:space="0" w:color="auto"/>
            </w:tcBorders>
            <w:noWrap/>
            <w:vAlign w:val="bottom"/>
            <w:hideMark/>
          </w:tcPr>
          <w:p w14:paraId="56E5317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31A6736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101,254</w:t>
            </w:r>
          </w:p>
        </w:tc>
        <w:tc>
          <w:tcPr>
            <w:tcW w:w="1940" w:type="dxa"/>
            <w:tcBorders>
              <w:top w:val="nil"/>
              <w:left w:val="nil"/>
              <w:bottom w:val="single" w:sz="4" w:space="0" w:color="auto"/>
              <w:right w:val="single" w:sz="4" w:space="0" w:color="auto"/>
            </w:tcBorders>
            <w:noWrap/>
            <w:vAlign w:val="bottom"/>
            <w:hideMark/>
          </w:tcPr>
          <w:p w14:paraId="59A6D8F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70DF4B2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72,896</w:t>
            </w:r>
          </w:p>
        </w:tc>
        <w:tc>
          <w:tcPr>
            <w:tcW w:w="900" w:type="dxa"/>
            <w:tcBorders>
              <w:top w:val="nil"/>
              <w:left w:val="nil"/>
              <w:bottom w:val="single" w:sz="4" w:space="0" w:color="auto"/>
              <w:right w:val="single" w:sz="4" w:space="0" w:color="auto"/>
            </w:tcBorders>
            <w:noWrap/>
            <w:vAlign w:val="bottom"/>
            <w:hideMark/>
          </w:tcPr>
          <w:p w14:paraId="41542BC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53,892</w:t>
            </w:r>
          </w:p>
        </w:tc>
        <w:tc>
          <w:tcPr>
            <w:tcW w:w="1940" w:type="dxa"/>
            <w:tcBorders>
              <w:top w:val="nil"/>
              <w:left w:val="nil"/>
              <w:bottom w:val="single" w:sz="4" w:space="0" w:color="auto"/>
              <w:right w:val="single" w:sz="4" w:space="0" w:color="auto"/>
            </w:tcBorders>
            <w:noWrap/>
            <w:vAlign w:val="bottom"/>
            <w:hideMark/>
          </w:tcPr>
          <w:p w14:paraId="55206C1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38A45C7C"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450BA476"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2004</w:t>
            </w:r>
          </w:p>
        </w:tc>
        <w:tc>
          <w:tcPr>
            <w:tcW w:w="740" w:type="dxa"/>
            <w:tcBorders>
              <w:top w:val="nil"/>
              <w:left w:val="nil"/>
              <w:bottom w:val="single" w:sz="4" w:space="0" w:color="auto"/>
              <w:right w:val="single" w:sz="4" w:space="0" w:color="auto"/>
            </w:tcBorders>
            <w:noWrap/>
            <w:vAlign w:val="bottom"/>
            <w:hideMark/>
          </w:tcPr>
          <w:p w14:paraId="6AB11C7B"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56,223</w:t>
            </w:r>
          </w:p>
        </w:tc>
        <w:tc>
          <w:tcPr>
            <w:tcW w:w="1860" w:type="dxa"/>
            <w:tcBorders>
              <w:top w:val="nil"/>
              <w:left w:val="nil"/>
              <w:bottom w:val="single" w:sz="4" w:space="0" w:color="auto"/>
              <w:right w:val="single" w:sz="4" w:space="0" w:color="auto"/>
            </w:tcBorders>
            <w:noWrap/>
            <w:vAlign w:val="bottom"/>
            <w:hideMark/>
          </w:tcPr>
          <w:p w14:paraId="279E7DD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064D7A5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52,144</w:t>
            </w:r>
          </w:p>
        </w:tc>
        <w:tc>
          <w:tcPr>
            <w:tcW w:w="1940" w:type="dxa"/>
            <w:tcBorders>
              <w:top w:val="nil"/>
              <w:left w:val="nil"/>
              <w:bottom w:val="single" w:sz="4" w:space="0" w:color="auto"/>
              <w:right w:val="single" w:sz="4" w:space="0" w:color="auto"/>
            </w:tcBorders>
            <w:noWrap/>
            <w:vAlign w:val="bottom"/>
            <w:hideMark/>
          </w:tcPr>
          <w:p w14:paraId="655A428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52B70B5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43,452</w:t>
            </w:r>
          </w:p>
        </w:tc>
        <w:tc>
          <w:tcPr>
            <w:tcW w:w="900" w:type="dxa"/>
            <w:tcBorders>
              <w:top w:val="nil"/>
              <w:left w:val="nil"/>
              <w:bottom w:val="single" w:sz="4" w:space="0" w:color="auto"/>
              <w:right w:val="single" w:sz="4" w:space="0" w:color="auto"/>
            </w:tcBorders>
            <w:noWrap/>
            <w:vAlign w:val="bottom"/>
            <w:hideMark/>
          </w:tcPr>
          <w:p w14:paraId="533BABD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34,949</w:t>
            </w:r>
          </w:p>
        </w:tc>
        <w:tc>
          <w:tcPr>
            <w:tcW w:w="1940" w:type="dxa"/>
            <w:tcBorders>
              <w:top w:val="nil"/>
              <w:left w:val="nil"/>
              <w:bottom w:val="single" w:sz="4" w:space="0" w:color="auto"/>
              <w:right w:val="single" w:sz="4" w:space="0" w:color="auto"/>
            </w:tcBorders>
            <w:noWrap/>
            <w:vAlign w:val="bottom"/>
            <w:hideMark/>
          </w:tcPr>
          <w:p w14:paraId="333CA57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1BA5228A"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147CD8D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2005</w:t>
            </w:r>
          </w:p>
        </w:tc>
        <w:tc>
          <w:tcPr>
            <w:tcW w:w="740" w:type="dxa"/>
            <w:tcBorders>
              <w:top w:val="nil"/>
              <w:left w:val="nil"/>
              <w:bottom w:val="single" w:sz="4" w:space="0" w:color="auto"/>
              <w:right w:val="single" w:sz="4" w:space="0" w:color="auto"/>
            </w:tcBorders>
            <w:noWrap/>
            <w:vAlign w:val="bottom"/>
            <w:hideMark/>
          </w:tcPr>
          <w:p w14:paraId="14986BA2"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52,859</w:t>
            </w:r>
          </w:p>
        </w:tc>
        <w:tc>
          <w:tcPr>
            <w:tcW w:w="1860" w:type="dxa"/>
            <w:tcBorders>
              <w:top w:val="nil"/>
              <w:left w:val="nil"/>
              <w:bottom w:val="single" w:sz="4" w:space="0" w:color="auto"/>
              <w:right w:val="single" w:sz="4" w:space="0" w:color="auto"/>
            </w:tcBorders>
            <w:noWrap/>
            <w:vAlign w:val="bottom"/>
            <w:hideMark/>
          </w:tcPr>
          <w:p w14:paraId="3665D50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7BAB648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50,133</w:t>
            </w:r>
          </w:p>
        </w:tc>
        <w:tc>
          <w:tcPr>
            <w:tcW w:w="1940" w:type="dxa"/>
            <w:tcBorders>
              <w:top w:val="nil"/>
              <w:left w:val="nil"/>
              <w:bottom w:val="single" w:sz="4" w:space="0" w:color="auto"/>
              <w:right w:val="single" w:sz="4" w:space="0" w:color="auto"/>
            </w:tcBorders>
            <w:noWrap/>
            <w:vAlign w:val="bottom"/>
            <w:hideMark/>
          </w:tcPr>
          <w:p w14:paraId="793DA00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4C323EA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39,349</w:t>
            </w:r>
          </w:p>
        </w:tc>
        <w:tc>
          <w:tcPr>
            <w:tcW w:w="900" w:type="dxa"/>
            <w:tcBorders>
              <w:top w:val="nil"/>
              <w:left w:val="nil"/>
              <w:bottom w:val="single" w:sz="4" w:space="0" w:color="auto"/>
              <w:right w:val="single" w:sz="4" w:space="0" w:color="auto"/>
            </w:tcBorders>
            <w:noWrap/>
            <w:vAlign w:val="bottom"/>
            <w:hideMark/>
          </w:tcPr>
          <w:p w14:paraId="3E9B945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31,339</w:t>
            </w:r>
          </w:p>
        </w:tc>
        <w:tc>
          <w:tcPr>
            <w:tcW w:w="1940" w:type="dxa"/>
            <w:tcBorders>
              <w:top w:val="nil"/>
              <w:left w:val="nil"/>
              <w:bottom w:val="single" w:sz="4" w:space="0" w:color="auto"/>
              <w:right w:val="single" w:sz="4" w:space="0" w:color="auto"/>
            </w:tcBorders>
            <w:noWrap/>
            <w:vAlign w:val="bottom"/>
            <w:hideMark/>
          </w:tcPr>
          <w:p w14:paraId="7195D1F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413C38A2"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292ABCF5"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2006</w:t>
            </w:r>
          </w:p>
        </w:tc>
        <w:tc>
          <w:tcPr>
            <w:tcW w:w="740" w:type="dxa"/>
            <w:tcBorders>
              <w:top w:val="nil"/>
              <w:left w:val="nil"/>
              <w:bottom w:val="single" w:sz="4" w:space="0" w:color="auto"/>
              <w:right w:val="single" w:sz="4" w:space="0" w:color="auto"/>
            </w:tcBorders>
            <w:noWrap/>
            <w:vAlign w:val="bottom"/>
            <w:hideMark/>
          </w:tcPr>
          <w:p w14:paraId="679FDF04"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74,082</w:t>
            </w:r>
          </w:p>
        </w:tc>
        <w:tc>
          <w:tcPr>
            <w:tcW w:w="1860" w:type="dxa"/>
            <w:tcBorders>
              <w:top w:val="nil"/>
              <w:left w:val="nil"/>
              <w:bottom w:val="single" w:sz="4" w:space="0" w:color="auto"/>
              <w:right w:val="single" w:sz="4" w:space="0" w:color="auto"/>
            </w:tcBorders>
            <w:noWrap/>
            <w:vAlign w:val="bottom"/>
            <w:hideMark/>
          </w:tcPr>
          <w:p w14:paraId="7B3B786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3386694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74,082</w:t>
            </w:r>
          </w:p>
        </w:tc>
        <w:tc>
          <w:tcPr>
            <w:tcW w:w="1940" w:type="dxa"/>
            <w:tcBorders>
              <w:top w:val="nil"/>
              <w:left w:val="nil"/>
              <w:bottom w:val="single" w:sz="4" w:space="0" w:color="auto"/>
              <w:right w:val="single" w:sz="4" w:space="0" w:color="auto"/>
            </w:tcBorders>
            <w:noWrap/>
            <w:vAlign w:val="bottom"/>
            <w:hideMark/>
          </w:tcPr>
          <w:p w14:paraId="468261D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12F0A87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62,808</w:t>
            </w:r>
          </w:p>
        </w:tc>
        <w:tc>
          <w:tcPr>
            <w:tcW w:w="900" w:type="dxa"/>
            <w:tcBorders>
              <w:top w:val="nil"/>
              <w:left w:val="nil"/>
              <w:bottom w:val="single" w:sz="4" w:space="0" w:color="auto"/>
              <w:right w:val="single" w:sz="4" w:space="0" w:color="auto"/>
            </w:tcBorders>
            <w:noWrap/>
            <w:vAlign w:val="bottom"/>
            <w:hideMark/>
          </w:tcPr>
          <w:p w14:paraId="357C710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53,945</w:t>
            </w:r>
          </w:p>
        </w:tc>
        <w:tc>
          <w:tcPr>
            <w:tcW w:w="1940" w:type="dxa"/>
            <w:tcBorders>
              <w:top w:val="nil"/>
              <w:left w:val="nil"/>
              <w:bottom w:val="single" w:sz="4" w:space="0" w:color="auto"/>
              <w:right w:val="single" w:sz="4" w:space="0" w:color="auto"/>
            </w:tcBorders>
            <w:noWrap/>
            <w:vAlign w:val="bottom"/>
            <w:hideMark/>
          </w:tcPr>
          <w:p w14:paraId="02097E3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52FBA731"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E557639"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2007</w:t>
            </w:r>
          </w:p>
        </w:tc>
        <w:tc>
          <w:tcPr>
            <w:tcW w:w="740" w:type="dxa"/>
            <w:tcBorders>
              <w:top w:val="nil"/>
              <w:left w:val="nil"/>
              <w:bottom w:val="single" w:sz="4" w:space="0" w:color="auto"/>
              <w:right w:val="single" w:sz="4" w:space="0" w:color="auto"/>
            </w:tcBorders>
            <w:noWrap/>
            <w:vAlign w:val="bottom"/>
            <w:hideMark/>
          </w:tcPr>
          <w:p w14:paraId="6FA52B3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147,777</w:t>
            </w:r>
          </w:p>
        </w:tc>
        <w:tc>
          <w:tcPr>
            <w:tcW w:w="1860" w:type="dxa"/>
            <w:tcBorders>
              <w:top w:val="nil"/>
              <w:left w:val="nil"/>
              <w:bottom w:val="single" w:sz="4" w:space="0" w:color="auto"/>
              <w:right w:val="single" w:sz="4" w:space="0" w:color="auto"/>
            </w:tcBorders>
            <w:noWrap/>
            <w:vAlign w:val="bottom"/>
            <w:hideMark/>
          </w:tcPr>
          <w:p w14:paraId="2E78CEC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6BA084D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147,777</w:t>
            </w:r>
          </w:p>
        </w:tc>
        <w:tc>
          <w:tcPr>
            <w:tcW w:w="1940" w:type="dxa"/>
            <w:tcBorders>
              <w:top w:val="nil"/>
              <w:left w:val="nil"/>
              <w:bottom w:val="single" w:sz="4" w:space="0" w:color="auto"/>
              <w:right w:val="single" w:sz="4" w:space="0" w:color="auto"/>
            </w:tcBorders>
            <w:noWrap/>
            <w:vAlign w:val="bottom"/>
            <w:hideMark/>
          </w:tcPr>
          <w:p w14:paraId="0816592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5C66BD4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100,470</w:t>
            </w:r>
          </w:p>
        </w:tc>
        <w:tc>
          <w:tcPr>
            <w:tcW w:w="900" w:type="dxa"/>
            <w:tcBorders>
              <w:top w:val="nil"/>
              <w:left w:val="nil"/>
              <w:bottom w:val="single" w:sz="4" w:space="0" w:color="auto"/>
              <w:right w:val="single" w:sz="4" w:space="0" w:color="auto"/>
            </w:tcBorders>
            <w:noWrap/>
            <w:vAlign w:val="bottom"/>
            <w:hideMark/>
          </w:tcPr>
          <w:p w14:paraId="6C7828A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73,836</w:t>
            </w:r>
          </w:p>
        </w:tc>
        <w:tc>
          <w:tcPr>
            <w:tcW w:w="1940" w:type="dxa"/>
            <w:tcBorders>
              <w:top w:val="nil"/>
              <w:left w:val="nil"/>
              <w:bottom w:val="single" w:sz="4" w:space="0" w:color="auto"/>
              <w:right w:val="single" w:sz="4" w:space="0" w:color="auto"/>
            </w:tcBorders>
            <w:noWrap/>
            <w:vAlign w:val="bottom"/>
            <w:hideMark/>
          </w:tcPr>
          <w:p w14:paraId="58BC830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7DF6F49E"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1B49E21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2008</w:t>
            </w:r>
          </w:p>
        </w:tc>
        <w:tc>
          <w:tcPr>
            <w:tcW w:w="740" w:type="dxa"/>
            <w:tcBorders>
              <w:top w:val="nil"/>
              <w:left w:val="nil"/>
              <w:bottom w:val="single" w:sz="4" w:space="0" w:color="auto"/>
              <w:right w:val="single" w:sz="4" w:space="0" w:color="auto"/>
            </w:tcBorders>
            <w:noWrap/>
            <w:vAlign w:val="bottom"/>
            <w:hideMark/>
          </w:tcPr>
          <w:p w14:paraId="7C7427C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72,455</w:t>
            </w:r>
          </w:p>
        </w:tc>
        <w:tc>
          <w:tcPr>
            <w:tcW w:w="1860" w:type="dxa"/>
            <w:tcBorders>
              <w:top w:val="nil"/>
              <w:left w:val="nil"/>
              <w:bottom w:val="single" w:sz="4" w:space="0" w:color="auto"/>
              <w:right w:val="single" w:sz="4" w:space="0" w:color="auto"/>
            </w:tcBorders>
            <w:noWrap/>
            <w:vAlign w:val="bottom"/>
            <w:hideMark/>
          </w:tcPr>
          <w:p w14:paraId="0F280FA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0EED89C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70,265</w:t>
            </w:r>
          </w:p>
        </w:tc>
        <w:tc>
          <w:tcPr>
            <w:tcW w:w="1940" w:type="dxa"/>
            <w:tcBorders>
              <w:top w:val="nil"/>
              <w:left w:val="nil"/>
              <w:bottom w:val="single" w:sz="4" w:space="0" w:color="auto"/>
              <w:right w:val="single" w:sz="4" w:space="0" w:color="auto"/>
            </w:tcBorders>
            <w:noWrap/>
            <w:vAlign w:val="bottom"/>
            <w:hideMark/>
          </w:tcPr>
          <w:p w14:paraId="49CA964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7BF390C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54,504</w:t>
            </w:r>
          </w:p>
        </w:tc>
        <w:tc>
          <w:tcPr>
            <w:tcW w:w="900" w:type="dxa"/>
            <w:tcBorders>
              <w:top w:val="nil"/>
              <w:left w:val="nil"/>
              <w:bottom w:val="single" w:sz="4" w:space="0" w:color="auto"/>
              <w:right w:val="single" w:sz="4" w:space="0" w:color="auto"/>
            </w:tcBorders>
            <w:noWrap/>
            <w:vAlign w:val="bottom"/>
            <w:hideMark/>
          </w:tcPr>
          <w:p w14:paraId="4A063FF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41,446</w:t>
            </w:r>
          </w:p>
        </w:tc>
        <w:tc>
          <w:tcPr>
            <w:tcW w:w="1940" w:type="dxa"/>
            <w:tcBorders>
              <w:top w:val="nil"/>
              <w:left w:val="nil"/>
              <w:bottom w:val="single" w:sz="4" w:space="0" w:color="auto"/>
              <w:right w:val="single" w:sz="4" w:space="0" w:color="auto"/>
            </w:tcBorders>
            <w:noWrap/>
            <w:vAlign w:val="bottom"/>
            <w:hideMark/>
          </w:tcPr>
          <w:p w14:paraId="6CCFE0F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6700DAE9"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06133FEC"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2009</w:t>
            </w:r>
          </w:p>
        </w:tc>
        <w:tc>
          <w:tcPr>
            <w:tcW w:w="740" w:type="dxa"/>
            <w:tcBorders>
              <w:top w:val="nil"/>
              <w:left w:val="nil"/>
              <w:bottom w:val="single" w:sz="4" w:space="0" w:color="auto"/>
              <w:right w:val="single" w:sz="4" w:space="0" w:color="auto"/>
            </w:tcBorders>
            <w:noWrap/>
            <w:vAlign w:val="bottom"/>
            <w:hideMark/>
          </w:tcPr>
          <w:p w14:paraId="2B87F137"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151,296</w:t>
            </w:r>
          </w:p>
        </w:tc>
        <w:tc>
          <w:tcPr>
            <w:tcW w:w="1860" w:type="dxa"/>
            <w:tcBorders>
              <w:top w:val="nil"/>
              <w:left w:val="nil"/>
              <w:bottom w:val="single" w:sz="4" w:space="0" w:color="auto"/>
              <w:right w:val="single" w:sz="4" w:space="0" w:color="auto"/>
            </w:tcBorders>
            <w:noWrap/>
            <w:vAlign w:val="bottom"/>
            <w:hideMark/>
          </w:tcPr>
          <w:p w14:paraId="193D927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6A289DA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139,073</w:t>
            </w:r>
          </w:p>
        </w:tc>
        <w:tc>
          <w:tcPr>
            <w:tcW w:w="1940" w:type="dxa"/>
            <w:tcBorders>
              <w:top w:val="nil"/>
              <w:left w:val="nil"/>
              <w:bottom w:val="single" w:sz="4" w:space="0" w:color="auto"/>
              <w:right w:val="single" w:sz="4" w:space="0" w:color="auto"/>
            </w:tcBorders>
            <w:noWrap/>
            <w:vAlign w:val="bottom"/>
            <w:hideMark/>
          </w:tcPr>
          <w:p w14:paraId="3334A88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0632C20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99,324</w:t>
            </w:r>
          </w:p>
        </w:tc>
        <w:tc>
          <w:tcPr>
            <w:tcW w:w="900" w:type="dxa"/>
            <w:tcBorders>
              <w:top w:val="nil"/>
              <w:left w:val="nil"/>
              <w:bottom w:val="single" w:sz="4" w:space="0" w:color="auto"/>
              <w:right w:val="single" w:sz="4" w:space="0" w:color="auto"/>
            </w:tcBorders>
            <w:noWrap/>
            <w:vAlign w:val="bottom"/>
            <w:hideMark/>
          </w:tcPr>
          <w:p w14:paraId="644A3EB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72,961</w:t>
            </w:r>
          </w:p>
        </w:tc>
        <w:tc>
          <w:tcPr>
            <w:tcW w:w="1940" w:type="dxa"/>
            <w:tcBorders>
              <w:top w:val="nil"/>
              <w:left w:val="nil"/>
              <w:bottom w:val="single" w:sz="4" w:space="0" w:color="auto"/>
              <w:right w:val="single" w:sz="4" w:space="0" w:color="auto"/>
            </w:tcBorders>
            <w:noWrap/>
            <w:vAlign w:val="bottom"/>
            <w:hideMark/>
          </w:tcPr>
          <w:p w14:paraId="0F55BB5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0CE40811"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26DB0279"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2010</w:t>
            </w:r>
          </w:p>
        </w:tc>
        <w:tc>
          <w:tcPr>
            <w:tcW w:w="740" w:type="dxa"/>
            <w:tcBorders>
              <w:top w:val="nil"/>
              <w:left w:val="nil"/>
              <w:bottom w:val="single" w:sz="4" w:space="0" w:color="auto"/>
              <w:right w:val="single" w:sz="4" w:space="0" w:color="auto"/>
            </w:tcBorders>
            <w:noWrap/>
            <w:vAlign w:val="bottom"/>
            <w:hideMark/>
          </w:tcPr>
          <w:p w14:paraId="3AFAB007"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27,802</w:t>
            </w:r>
          </w:p>
        </w:tc>
        <w:tc>
          <w:tcPr>
            <w:tcW w:w="1860" w:type="dxa"/>
            <w:tcBorders>
              <w:top w:val="nil"/>
              <w:left w:val="nil"/>
              <w:bottom w:val="single" w:sz="4" w:space="0" w:color="auto"/>
              <w:right w:val="single" w:sz="4" w:space="0" w:color="auto"/>
            </w:tcBorders>
            <w:noWrap/>
            <w:vAlign w:val="bottom"/>
            <w:hideMark/>
          </w:tcPr>
          <w:p w14:paraId="3E3FCEB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30EB0C7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25,172</w:t>
            </w:r>
          </w:p>
        </w:tc>
        <w:tc>
          <w:tcPr>
            <w:tcW w:w="1940" w:type="dxa"/>
            <w:tcBorders>
              <w:top w:val="nil"/>
              <w:left w:val="nil"/>
              <w:bottom w:val="single" w:sz="4" w:space="0" w:color="auto"/>
              <w:right w:val="single" w:sz="4" w:space="0" w:color="auto"/>
            </w:tcBorders>
            <w:noWrap/>
            <w:vAlign w:val="bottom"/>
            <w:hideMark/>
          </w:tcPr>
          <w:p w14:paraId="444A08F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674706D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24,888</w:t>
            </w:r>
          </w:p>
        </w:tc>
        <w:tc>
          <w:tcPr>
            <w:tcW w:w="900" w:type="dxa"/>
            <w:tcBorders>
              <w:top w:val="nil"/>
              <w:left w:val="nil"/>
              <w:bottom w:val="single" w:sz="4" w:space="0" w:color="auto"/>
              <w:right w:val="single" w:sz="4" w:space="0" w:color="auto"/>
            </w:tcBorders>
            <w:noWrap/>
            <w:vAlign w:val="bottom"/>
            <w:hideMark/>
          </w:tcPr>
          <w:p w14:paraId="2ADDF31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23,204</w:t>
            </w:r>
          </w:p>
        </w:tc>
        <w:tc>
          <w:tcPr>
            <w:tcW w:w="1940" w:type="dxa"/>
            <w:tcBorders>
              <w:top w:val="nil"/>
              <w:left w:val="nil"/>
              <w:bottom w:val="single" w:sz="4" w:space="0" w:color="auto"/>
              <w:right w:val="single" w:sz="4" w:space="0" w:color="auto"/>
            </w:tcBorders>
            <w:noWrap/>
            <w:vAlign w:val="bottom"/>
            <w:hideMark/>
          </w:tcPr>
          <w:p w14:paraId="1FC2BD4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7321AE35"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23161B4A"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2011</w:t>
            </w:r>
          </w:p>
        </w:tc>
        <w:tc>
          <w:tcPr>
            <w:tcW w:w="740" w:type="dxa"/>
            <w:tcBorders>
              <w:top w:val="nil"/>
              <w:left w:val="nil"/>
              <w:bottom w:val="single" w:sz="4" w:space="0" w:color="auto"/>
              <w:right w:val="single" w:sz="4" w:space="0" w:color="auto"/>
            </w:tcBorders>
            <w:noWrap/>
            <w:vAlign w:val="bottom"/>
            <w:hideMark/>
          </w:tcPr>
          <w:p w14:paraId="2221B8A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87,160</w:t>
            </w:r>
          </w:p>
        </w:tc>
        <w:tc>
          <w:tcPr>
            <w:tcW w:w="1860" w:type="dxa"/>
            <w:tcBorders>
              <w:top w:val="nil"/>
              <w:left w:val="nil"/>
              <w:bottom w:val="single" w:sz="4" w:space="0" w:color="auto"/>
              <w:right w:val="single" w:sz="4" w:space="0" w:color="auto"/>
            </w:tcBorders>
            <w:noWrap/>
            <w:vAlign w:val="bottom"/>
            <w:hideMark/>
          </w:tcPr>
          <w:p w14:paraId="02B6BA0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370BC86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85,731</w:t>
            </w:r>
          </w:p>
        </w:tc>
        <w:tc>
          <w:tcPr>
            <w:tcW w:w="1940" w:type="dxa"/>
            <w:tcBorders>
              <w:top w:val="nil"/>
              <w:left w:val="nil"/>
              <w:bottom w:val="single" w:sz="4" w:space="0" w:color="auto"/>
              <w:right w:val="single" w:sz="4" w:space="0" w:color="auto"/>
            </w:tcBorders>
            <w:noWrap/>
            <w:vAlign w:val="bottom"/>
            <w:hideMark/>
          </w:tcPr>
          <w:p w14:paraId="5A140F2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4E96460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71,689</w:t>
            </w:r>
          </w:p>
        </w:tc>
        <w:tc>
          <w:tcPr>
            <w:tcW w:w="900" w:type="dxa"/>
            <w:tcBorders>
              <w:top w:val="nil"/>
              <w:left w:val="nil"/>
              <w:bottom w:val="single" w:sz="4" w:space="0" w:color="auto"/>
              <w:right w:val="single" w:sz="4" w:space="0" w:color="auto"/>
            </w:tcBorders>
            <w:noWrap/>
            <w:vAlign w:val="bottom"/>
            <w:hideMark/>
          </w:tcPr>
          <w:p w14:paraId="760A365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58,118</w:t>
            </w:r>
          </w:p>
        </w:tc>
        <w:tc>
          <w:tcPr>
            <w:tcW w:w="1940" w:type="dxa"/>
            <w:tcBorders>
              <w:top w:val="nil"/>
              <w:left w:val="nil"/>
              <w:bottom w:val="single" w:sz="4" w:space="0" w:color="auto"/>
              <w:right w:val="single" w:sz="4" w:space="0" w:color="auto"/>
            </w:tcBorders>
            <w:noWrap/>
            <w:vAlign w:val="bottom"/>
            <w:hideMark/>
          </w:tcPr>
          <w:p w14:paraId="00D47F3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5F878FA8"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6E2514CC"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2012</w:t>
            </w:r>
          </w:p>
        </w:tc>
        <w:tc>
          <w:tcPr>
            <w:tcW w:w="740" w:type="dxa"/>
            <w:tcBorders>
              <w:top w:val="nil"/>
              <w:left w:val="nil"/>
              <w:bottom w:val="single" w:sz="4" w:space="0" w:color="auto"/>
              <w:right w:val="single" w:sz="4" w:space="0" w:color="auto"/>
            </w:tcBorders>
            <w:noWrap/>
            <w:vAlign w:val="bottom"/>
            <w:hideMark/>
          </w:tcPr>
          <w:p w14:paraId="1F9BD0EB"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57,286</w:t>
            </w:r>
          </w:p>
        </w:tc>
        <w:tc>
          <w:tcPr>
            <w:tcW w:w="1860" w:type="dxa"/>
            <w:tcBorders>
              <w:top w:val="nil"/>
              <w:left w:val="nil"/>
              <w:bottom w:val="single" w:sz="4" w:space="0" w:color="auto"/>
              <w:right w:val="single" w:sz="4" w:space="0" w:color="auto"/>
            </w:tcBorders>
            <w:noWrap/>
            <w:vAlign w:val="bottom"/>
            <w:hideMark/>
          </w:tcPr>
          <w:p w14:paraId="37AA961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264DF96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53,334</w:t>
            </w:r>
          </w:p>
        </w:tc>
        <w:tc>
          <w:tcPr>
            <w:tcW w:w="1940" w:type="dxa"/>
            <w:tcBorders>
              <w:top w:val="nil"/>
              <w:left w:val="nil"/>
              <w:bottom w:val="single" w:sz="4" w:space="0" w:color="auto"/>
              <w:right w:val="single" w:sz="4" w:space="0" w:color="auto"/>
            </w:tcBorders>
            <w:noWrap/>
            <w:vAlign w:val="bottom"/>
            <w:hideMark/>
          </w:tcPr>
          <w:p w14:paraId="1866C67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39D833A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40,865</w:t>
            </w:r>
          </w:p>
        </w:tc>
        <w:tc>
          <w:tcPr>
            <w:tcW w:w="900" w:type="dxa"/>
            <w:tcBorders>
              <w:top w:val="nil"/>
              <w:left w:val="nil"/>
              <w:bottom w:val="single" w:sz="4" w:space="0" w:color="auto"/>
              <w:right w:val="single" w:sz="4" w:space="0" w:color="auto"/>
            </w:tcBorders>
            <w:noWrap/>
            <w:vAlign w:val="bottom"/>
            <w:hideMark/>
          </w:tcPr>
          <w:p w14:paraId="3642232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34,419</w:t>
            </w:r>
          </w:p>
        </w:tc>
        <w:tc>
          <w:tcPr>
            <w:tcW w:w="1940" w:type="dxa"/>
            <w:tcBorders>
              <w:top w:val="nil"/>
              <w:left w:val="nil"/>
              <w:bottom w:val="single" w:sz="4" w:space="0" w:color="auto"/>
              <w:right w:val="single" w:sz="4" w:space="0" w:color="auto"/>
            </w:tcBorders>
            <w:noWrap/>
            <w:vAlign w:val="bottom"/>
            <w:hideMark/>
          </w:tcPr>
          <w:p w14:paraId="224C2DD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086D5DF3"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6E9F1837"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2013</w:t>
            </w:r>
          </w:p>
        </w:tc>
        <w:tc>
          <w:tcPr>
            <w:tcW w:w="740" w:type="dxa"/>
            <w:tcBorders>
              <w:top w:val="nil"/>
              <w:left w:val="nil"/>
              <w:bottom w:val="single" w:sz="4" w:space="0" w:color="auto"/>
              <w:right w:val="single" w:sz="4" w:space="0" w:color="auto"/>
            </w:tcBorders>
            <w:noWrap/>
            <w:vAlign w:val="bottom"/>
            <w:hideMark/>
          </w:tcPr>
          <w:p w14:paraId="6870DD4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58,409</w:t>
            </w:r>
          </w:p>
        </w:tc>
        <w:tc>
          <w:tcPr>
            <w:tcW w:w="1860" w:type="dxa"/>
            <w:tcBorders>
              <w:top w:val="nil"/>
              <w:left w:val="nil"/>
              <w:bottom w:val="single" w:sz="4" w:space="0" w:color="auto"/>
              <w:right w:val="single" w:sz="4" w:space="0" w:color="auto"/>
            </w:tcBorders>
            <w:noWrap/>
            <w:vAlign w:val="bottom"/>
            <w:hideMark/>
          </w:tcPr>
          <w:p w14:paraId="4CE6E5C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dS2day_regression</w:t>
            </w:r>
          </w:p>
        </w:tc>
        <w:tc>
          <w:tcPr>
            <w:tcW w:w="900" w:type="dxa"/>
            <w:tcBorders>
              <w:top w:val="nil"/>
              <w:left w:val="nil"/>
              <w:bottom w:val="single" w:sz="4" w:space="0" w:color="auto"/>
              <w:right w:val="single" w:sz="4" w:space="0" w:color="auto"/>
            </w:tcBorders>
            <w:noWrap/>
            <w:vAlign w:val="bottom"/>
            <w:hideMark/>
          </w:tcPr>
          <w:p w14:paraId="510916F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47,950</w:t>
            </w:r>
          </w:p>
        </w:tc>
        <w:tc>
          <w:tcPr>
            <w:tcW w:w="1940" w:type="dxa"/>
            <w:tcBorders>
              <w:top w:val="nil"/>
              <w:left w:val="nil"/>
              <w:bottom w:val="single" w:sz="4" w:space="0" w:color="auto"/>
              <w:right w:val="single" w:sz="4" w:space="0" w:color="auto"/>
            </w:tcBorders>
            <w:noWrap/>
            <w:vAlign w:val="bottom"/>
            <w:hideMark/>
          </w:tcPr>
          <w:p w14:paraId="64C2291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c>
          <w:tcPr>
            <w:tcW w:w="1060" w:type="dxa"/>
            <w:tcBorders>
              <w:top w:val="nil"/>
              <w:left w:val="nil"/>
              <w:bottom w:val="single" w:sz="4" w:space="0" w:color="auto"/>
              <w:right w:val="single" w:sz="4" w:space="0" w:color="auto"/>
            </w:tcBorders>
            <w:noWrap/>
            <w:vAlign w:val="bottom"/>
            <w:hideMark/>
          </w:tcPr>
          <w:p w14:paraId="07AF35C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36,797</w:t>
            </w:r>
          </w:p>
        </w:tc>
        <w:tc>
          <w:tcPr>
            <w:tcW w:w="900" w:type="dxa"/>
            <w:tcBorders>
              <w:top w:val="nil"/>
              <w:left w:val="nil"/>
              <w:bottom w:val="single" w:sz="4" w:space="0" w:color="auto"/>
              <w:right w:val="single" w:sz="4" w:space="0" w:color="auto"/>
            </w:tcBorders>
            <w:noWrap/>
            <w:vAlign w:val="bottom"/>
            <w:hideMark/>
          </w:tcPr>
          <w:p w14:paraId="67AE74F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30,359</w:t>
            </w:r>
          </w:p>
        </w:tc>
        <w:tc>
          <w:tcPr>
            <w:tcW w:w="1940" w:type="dxa"/>
            <w:tcBorders>
              <w:top w:val="nil"/>
              <w:left w:val="nil"/>
              <w:bottom w:val="single" w:sz="4" w:space="0" w:color="auto"/>
              <w:right w:val="single" w:sz="4" w:space="0" w:color="auto"/>
            </w:tcBorders>
            <w:noWrap/>
            <w:vAlign w:val="bottom"/>
            <w:hideMark/>
          </w:tcPr>
          <w:p w14:paraId="2AC9527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208CD5BD"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66B9E806"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2014</w:t>
            </w:r>
          </w:p>
        </w:tc>
        <w:tc>
          <w:tcPr>
            <w:tcW w:w="740" w:type="dxa"/>
            <w:tcBorders>
              <w:top w:val="nil"/>
              <w:left w:val="nil"/>
              <w:bottom w:val="single" w:sz="4" w:space="0" w:color="auto"/>
              <w:right w:val="single" w:sz="4" w:space="0" w:color="auto"/>
            </w:tcBorders>
            <w:noWrap/>
            <w:vAlign w:val="bottom"/>
            <w:hideMark/>
          </w:tcPr>
          <w:p w14:paraId="05072997"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60,268</w:t>
            </w:r>
          </w:p>
        </w:tc>
        <w:tc>
          <w:tcPr>
            <w:tcW w:w="1860" w:type="dxa"/>
            <w:tcBorders>
              <w:top w:val="nil"/>
              <w:left w:val="nil"/>
              <w:bottom w:val="single" w:sz="4" w:space="0" w:color="auto"/>
              <w:right w:val="single" w:sz="4" w:space="0" w:color="auto"/>
            </w:tcBorders>
            <w:noWrap/>
            <w:vAlign w:val="bottom"/>
            <w:hideMark/>
          </w:tcPr>
          <w:p w14:paraId="7ED33F8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0939D8D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57,504</w:t>
            </w:r>
          </w:p>
        </w:tc>
        <w:tc>
          <w:tcPr>
            <w:tcW w:w="1940" w:type="dxa"/>
            <w:tcBorders>
              <w:top w:val="nil"/>
              <w:left w:val="nil"/>
              <w:bottom w:val="single" w:sz="4" w:space="0" w:color="auto"/>
              <w:right w:val="single" w:sz="4" w:space="0" w:color="auto"/>
            </w:tcBorders>
            <w:noWrap/>
            <w:vAlign w:val="bottom"/>
            <w:hideMark/>
          </w:tcPr>
          <w:p w14:paraId="0B3FA69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23E7A2F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46,396</w:t>
            </w:r>
          </w:p>
        </w:tc>
        <w:tc>
          <w:tcPr>
            <w:tcW w:w="900" w:type="dxa"/>
            <w:tcBorders>
              <w:top w:val="nil"/>
              <w:left w:val="nil"/>
              <w:bottom w:val="single" w:sz="4" w:space="0" w:color="auto"/>
              <w:right w:val="single" w:sz="4" w:space="0" w:color="auto"/>
            </w:tcBorders>
            <w:noWrap/>
            <w:vAlign w:val="bottom"/>
            <w:hideMark/>
          </w:tcPr>
          <w:p w14:paraId="08638D9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46,396</w:t>
            </w:r>
          </w:p>
        </w:tc>
        <w:tc>
          <w:tcPr>
            <w:tcW w:w="1940" w:type="dxa"/>
            <w:tcBorders>
              <w:top w:val="nil"/>
              <w:left w:val="nil"/>
              <w:bottom w:val="single" w:sz="4" w:space="0" w:color="auto"/>
              <w:right w:val="single" w:sz="4" w:space="0" w:color="auto"/>
            </w:tcBorders>
            <w:noWrap/>
            <w:vAlign w:val="bottom"/>
            <w:hideMark/>
          </w:tcPr>
          <w:p w14:paraId="6E3C762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278A65C9"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55F06FFA"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2015</w:t>
            </w:r>
          </w:p>
        </w:tc>
        <w:tc>
          <w:tcPr>
            <w:tcW w:w="740" w:type="dxa"/>
            <w:tcBorders>
              <w:top w:val="nil"/>
              <w:left w:val="nil"/>
              <w:bottom w:val="single" w:sz="4" w:space="0" w:color="auto"/>
              <w:right w:val="single" w:sz="4" w:space="0" w:color="auto"/>
            </w:tcBorders>
            <w:noWrap/>
            <w:vAlign w:val="bottom"/>
            <w:hideMark/>
          </w:tcPr>
          <w:p w14:paraId="0404AC21"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47,323</w:t>
            </w:r>
          </w:p>
        </w:tc>
        <w:tc>
          <w:tcPr>
            <w:tcW w:w="1860" w:type="dxa"/>
            <w:tcBorders>
              <w:top w:val="nil"/>
              <w:left w:val="nil"/>
              <w:bottom w:val="single" w:sz="4" w:space="0" w:color="auto"/>
              <w:right w:val="single" w:sz="4" w:space="0" w:color="auto"/>
            </w:tcBorders>
            <w:noWrap/>
            <w:vAlign w:val="bottom"/>
            <w:hideMark/>
          </w:tcPr>
          <w:p w14:paraId="424C2D7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7F788F3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43,517</w:t>
            </w:r>
          </w:p>
        </w:tc>
        <w:tc>
          <w:tcPr>
            <w:tcW w:w="1940" w:type="dxa"/>
            <w:tcBorders>
              <w:top w:val="nil"/>
              <w:left w:val="nil"/>
              <w:bottom w:val="single" w:sz="4" w:space="0" w:color="auto"/>
              <w:right w:val="single" w:sz="4" w:space="0" w:color="auto"/>
            </w:tcBorders>
            <w:noWrap/>
            <w:vAlign w:val="bottom"/>
            <w:hideMark/>
          </w:tcPr>
          <w:p w14:paraId="4F1ADCD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5495FB7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32,555</w:t>
            </w:r>
          </w:p>
        </w:tc>
        <w:tc>
          <w:tcPr>
            <w:tcW w:w="900" w:type="dxa"/>
            <w:tcBorders>
              <w:top w:val="nil"/>
              <w:left w:val="nil"/>
              <w:bottom w:val="single" w:sz="4" w:space="0" w:color="auto"/>
              <w:right w:val="single" w:sz="4" w:space="0" w:color="auto"/>
            </w:tcBorders>
            <w:noWrap/>
            <w:vAlign w:val="bottom"/>
            <w:hideMark/>
          </w:tcPr>
          <w:p w14:paraId="18DBFCC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31,664</w:t>
            </w:r>
          </w:p>
        </w:tc>
        <w:tc>
          <w:tcPr>
            <w:tcW w:w="1940" w:type="dxa"/>
            <w:tcBorders>
              <w:top w:val="nil"/>
              <w:left w:val="nil"/>
              <w:bottom w:val="single" w:sz="4" w:space="0" w:color="auto"/>
              <w:right w:val="single" w:sz="4" w:space="0" w:color="auto"/>
            </w:tcBorders>
            <w:noWrap/>
            <w:vAlign w:val="bottom"/>
            <w:hideMark/>
          </w:tcPr>
          <w:p w14:paraId="4A7C8F1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73F738EC"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036F903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2016</w:t>
            </w:r>
          </w:p>
        </w:tc>
        <w:tc>
          <w:tcPr>
            <w:tcW w:w="740" w:type="dxa"/>
            <w:tcBorders>
              <w:top w:val="nil"/>
              <w:left w:val="nil"/>
              <w:bottom w:val="single" w:sz="4" w:space="0" w:color="auto"/>
              <w:right w:val="single" w:sz="4" w:space="0" w:color="auto"/>
            </w:tcBorders>
            <w:noWrap/>
            <w:vAlign w:val="bottom"/>
            <w:hideMark/>
          </w:tcPr>
          <w:p w14:paraId="69FD1AD2"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135,790</w:t>
            </w:r>
          </w:p>
        </w:tc>
        <w:tc>
          <w:tcPr>
            <w:tcW w:w="1860" w:type="dxa"/>
            <w:tcBorders>
              <w:top w:val="nil"/>
              <w:left w:val="nil"/>
              <w:bottom w:val="single" w:sz="4" w:space="0" w:color="auto"/>
              <w:right w:val="single" w:sz="4" w:space="0" w:color="auto"/>
            </w:tcBorders>
            <w:noWrap/>
            <w:vAlign w:val="bottom"/>
            <w:hideMark/>
          </w:tcPr>
          <w:p w14:paraId="2DFAE00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0C70478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124,896</w:t>
            </w:r>
          </w:p>
        </w:tc>
        <w:tc>
          <w:tcPr>
            <w:tcW w:w="1940" w:type="dxa"/>
            <w:tcBorders>
              <w:top w:val="nil"/>
              <w:left w:val="nil"/>
              <w:bottom w:val="single" w:sz="4" w:space="0" w:color="auto"/>
              <w:right w:val="single" w:sz="4" w:space="0" w:color="auto"/>
            </w:tcBorders>
            <w:noWrap/>
            <w:vAlign w:val="bottom"/>
            <w:hideMark/>
          </w:tcPr>
          <w:p w14:paraId="4A75C71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236463A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92,957</w:t>
            </w:r>
          </w:p>
        </w:tc>
        <w:tc>
          <w:tcPr>
            <w:tcW w:w="900" w:type="dxa"/>
            <w:tcBorders>
              <w:top w:val="nil"/>
              <w:left w:val="nil"/>
              <w:bottom w:val="single" w:sz="4" w:space="0" w:color="auto"/>
              <w:right w:val="single" w:sz="4" w:space="0" w:color="auto"/>
            </w:tcBorders>
            <w:noWrap/>
            <w:vAlign w:val="bottom"/>
            <w:hideMark/>
          </w:tcPr>
          <w:p w14:paraId="5D50A9E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72,910</w:t>
            </w:r>
          </w:p>
        </w:tc>
        <w:tc>
          <w:tcPr>
            <w:tcW w:w="1940" w:type="dxa"/>
            <w:tcBorders>
              <w:top w:val="nil"/>
              <w:left w:val="nil"/>
              <w:bottom w:val="single" w:sz="4" w:space="0" w:color="auto"/>
              <w:right w:val="single" w:sz="4" w:space="0" w:color="auto"/>
            </w:tcBorders>
            <w:noWrap/>
            <w:vAlign w:val="bottom"/>
            <w:hideMark/>
          </w:tcPr>
          <w:p w14:paraId="7A92FCC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0CC2C4E8"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6E4FBA94"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2017</w:t>
            </w:r>
          </w:p>
        </w:tc>
        <w:tc>
          <w:tcPr>
            <w:tcW w:w="740" w:type="dxa"/>
            <w:tcBorders>
              <w:top w:val="nil"/>
              <w:left w:val="nil"/>
              <w:bottom w:val="single" w:sz="4" w:space="0" w:color="auto"/>
              <w:right w:val="single" w:sz="4" w:space="0" w:color="auto"/>
            </w:tcBorders>
            <w:noWrap/>
            <w:vAlign w:val="bottom"/>
            <w:hideMark/>
          </w:tcPr>
          <w:p w14:paraId="03B5C1EC"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64,342</w:t>
            </w:r>
          </w:p>
        </w:tc>
        <w:tc>
          <w:tcPr>
            <w:tcW w:w="1860" w:type="dxa"/>
            <w:tcBorders>
              <w:top w:val="nil"/>
              <w:left w:val="nil"/>
              <w:bottom w:val="single" w:sz="4" w:space="0" w:color="auto"/>
              <w:right w:val="single" w:sz="4" w:space="0" w:color="auto"/>
            </w:tcBorders>
            <w:noWrap/>
            <w:vAlign w:val="bottom"/>
            <w:hideMark/>
          </w:tcPr>
          <w:p w14:paraId="6EDD1B7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3373FF9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62,516</w:t>
            </w:r>
          </w:p>
        </w:tc>
        <w:tc>
          <w:tcPr>
            <w:tcW w:w="1940" w:type="dxa"/>
            <w:tcBorders>
              <w:top w:val="nil"/>
              <w:left w:val="nil"/>
              <w:bottom w:val="single" w:sz="4" w:space="0" w:color="auto"/>
              <w:right w:val="single" w:sz="4" w:space="0" w:color="auto"/>
            </w:tcBorders>
            <w:noWrap/>
            <w:vAlign w:val="bottom"/>
            <w:hideMark/>
          </w:tcPr>
          <w:p w14:paraId="04224A9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3294FFF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51,010</w:t>
            </w:r>
          </w:p>
        </w:tc>
        <w:tc>
          <w:tcPr>
            <w:tcW w:w="900" w:type="dxa"/>
            <w:tcBorders>
              <w:top w:val="nil"/>
              <w:left w:val="nil"/>
              <w:bottom w:val="single" w:sz="4" w:space="0" w:color="auto"/>
              <w:right w:val="single" w:sz="4" w:space="0" w:color="auto"/>
            </w:tcBorders>
            <w:noWrap/>
            <w:vAlign w:val="bottom"/>
            <w:hideMark/>
          </w:tcPr>
          <w:p w14:paraId="192C708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47,186</w:t>
            </w:r>
          </w:p>
        </w:tc>
        <w:tc>
          <w:tcPr>
            <w:tcW w:w="1940" w:type="dxa"/>
            <w:tcBorders>
              <w:top w:val="nil"/>
              <w:left w:val="nil"/>
              <w:bottom w:val="single" w:sz="4" w:space="0" w:color="auto"/>
              <w:right w:val="single" w:sz="4" w:space="0" w:color="auto"/>
            </w:tcBorders>
            <w:noWrap/>
            <w:vAlign w:val="bottom"/>
            <w:hideMark/>
          </w:tcPr>
          <w:p w14:paraId="58E60E63"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18B7A48F"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2708C310"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2018</w:t>
            </w:r>
          </w:p>
        </w:tc>
        <w:tc>
          <w:tcPr>
            <w:tcW w:w="740" w:type="dxa"/>
            <w:tcBorders>
              <w:top w:val="nil"/>
              <w:left w:val="nil"/>
              <w:bottom w:val="single" w:sz="4" w:space="0" w:color="auto"/>
              <w:right w:val="single" w:sz="4" w:space="0" w:color="auto"/>
            </w:tcBorders>
            <w:noWrap/>
            <w:vAlign w:val="bottom"/>
            <w:hideMark/>
          </w:tcPr>
          <w:p w14:paraId="162FFAE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54,188</w:t>
            </w:r>
          </w:p>
        </w:tc>
        <w:tc>
          <w:tcPr>
            <w:tcW w:w="1860" w:type="dxa"/>
            <w:tcBorders>
              <w:top w:val="nil"/>
              <w:left w:val="nil"/>
              <w:bottom w:val="single" w:sz="4" w:space="0" w:color="auto"/>
              <w:right w:val="single" w:sz="4" w:space="0" w:color="auto"/>
            </w:tcBorders>
            <w:noWrap/>
            <w:vAlign w:val="bottom"/>
            <w:hideMark/>
          </w:tcPr>
          <w:p w14:paraId="49BA463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0A23957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52,984</w:t>
            </w:r>
          </w:p>
        </w:tc>
        <w:tc>
          <w:tcPr>
            <w:tcW w:w="1940" w:type="dxa"/>
            <w:tcBorders>
              <w:top w:val="nil"/>
              <w:left w:val="nil"/>
              <w:bottom w:val="single" w:sz="4" w:space="0" w:color="auto"/>
              <w:right w:val="single" w:sz="4" w:space="0" w:color="auto"/>
            </w:tcBorders>
            <w:noWrap/>
            <w:vAlign w:val="bottom"/>
            <w:hideMark/>
          </w:tcPr>
          <w:p w14:paraId="122939D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529CB78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47,285</w:t>
            </w:r>
          </w:p>
        </w:tc>
        <w:tc>
          <w:tcPr>
            <w:tcW w:w="900" w:type="dxa"/>
            <w:tcBorders>
              <w:top w:val="nil"/>
              <w:left w:val="nil"/>
              <w:bottom w:val="single" w:sz="4" w:space="0" w:color="auto"/>
              <w:right w:val="single" w:sz="4" w:space="0" w:color="auto"/>
            </w:tcBorders>
            <w:noWrap/>
            <w:vAlign w:val="bottom"/>
            <w:hideMark/>
          </w:tcPr>
          <w:p w14:paraId="6138DE3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39,300</w:t>
            </w:r>
          </w:p>
        </w:tc>
        <w:tc>
          <w:tcPr>
            <w:tcW w:w="1940" w:type="dxa"/>
            <w:tcBorders>
              <w:top w:val="nil"/>
              <w:left w:val="nil"/>
              <w:bottom w:val="single" w:sz="4" w:space="0" w:color="auto"/>
              <w:right w:val="single" w:sz="4" w:space="0" w:color="auto"/>
            </w:tcBorders>
            <w:noWrap/>
            <w:vAlign w:val="bottom"/>
            <w:hideMark/>
          </w:tcPr>
          <w:p w14:paraId="5DB2356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388761C6"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5830CA41"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2019</w:t>
            </w:r>
          </w:p>
        </w:tc>
        <w:tc>
          <w:tcPr>
            <w:tcW w:w="740" w:type="dxa"/>
            <w:tcBorders>
              <w:top w:val="nil"/>
              <w:left w:val="nil"/>
              <w:bottom w:val="single" w:sz="4" w:space="0" w:color="auto"/>
              <w:right w:val="single" w:sz="4" w:space="0" w:color="auto"/>
            </w:tcBorders>
            <w:noWrap/>
            <w:vAlign w:val="bottom"/>
            <w:hideMark/>
          </w:tcPr>
          <w:p w14:paraId="62CC0451"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24,389</w:t>
            </w:r>
          </w:p>
        </w:tc>
        <w:tc>
          <w:tcPr>
            <w:tcW w:w="1860" w:type="dxa"/>
            <w:tcBorders>
              <w:top w:val="nil"/>
              <w:left w:val="nil"/>
              <w:bottom w:val="single" w:sz="4" w:space="0" w:color="auto"/>
              <w:right w:val="single" w:sz="4" w:space="0" w:color="auto"/>
            </w:tcBorders>
            <w:noWrap/>
            <w:vAlign w:val="bottom"/>
            <w:hideMark/>
          </w:tcPr>
          <w:p w14:paraId="47CE760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5694071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24,389</w:t>
            </w:r>
          </w:p>
        </w:tc>
        <w:tc>
          <w:tcPr>
            <w:tcW w:w="1940" w:type="dxa"/>
            <w:tcBorders>
              <w:top w:val="nil"/>
              <w:left w:val="nil"/>
              <w:bottom w:val="single" w:sz="4" w:space="0" w:color="auto"/>
              <w:right w:val="single" w:sz="4" w:space="0" w:color="auto"/>
            </w:tcBorders>
            <w:noWrap/>
            <w:vAlign w:val="bottom"/>
            <w:hideMark/>
          </w:tcPr>
          <w:p w14:paraId="07E1284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63D29EE7"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24,389</w:t>
            </w:r>
          </w:p>
        </w:tc>
        <w:tc>
          <w:tcPr>
            <w:tcW w:w="900" w:type="dxa"/>
            <w:tcBorders>
              <w:top w:val="nil"/>
              <w:left w:val="nil"/>
              <w:bottom w:val="single" w:sz="4" w:space="0" w:color="auto"/>
              <w:right w:val="single" w:sz="4" w:space="0" w:color="auto"/>
            </w:tcBorders>
            <w:noWrap/>
            <w:vAlign w:val="bottom"/>
            <w:hideMark/>
          </w:tcPr>
          <w:p w14:paraId="2226FAD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22,197</w:t>
            </w:r>
          </w:p>
        </w:tc>
        <w:tc>
          <w:tcPr>
            <w:tcW w:w="1940" w:type="dxa"/>
            <w:tcBorders>
              <w:top w:val="nil"/>
              <w:left w:val="nil"/>
              <w:bottom w:val="single" w:sz="4" w:space="0" w:color="auto"/>
              <w:right w:val="single" w:sz="4" w:space="0" w:color="auto"/>
            </w:tcBorders>
            <w:noWrap/>
            <w:vAlign w:val="bottom"/>
            <w:hideMark/>
          </w:tcPr>
          <w:p w14:paraId="4C717AF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37CB8BB6"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3CBEAF10"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2020</w:t>
            </w:r>
          </w:p>
        </w:tc>
        <w:tc>
          <w:tcPr>
            <w:tcW w:w="740" w:type="dxa"/>
            <w:tcBorders>
              <w:top w:val="nil"/>
              <w:left w:val="nil"/>
              <w:bottom w:val="single" w:sz="4" w:space="0" w:color="auto"/>
              <w:right w:val="single" w:sz="4" w:space="0" w:color="auto"/>
            </w:tcBorders>
            <w:noWrap/>
            <w:vAlign w:val="bottom"/>
            <w:hideMark/>
          </w:tcPr>
          <w:p w14:paraId="7A4ED33F"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77,812</w:t>
            </w:r>
          </w:p>
        </w:tc>
        <w:tc>
          <w:tcPr>
            <w:tcW w:w="1860" w:type="dxa"/>
            <w:tcBorders>
              <w:top w:val="nil"/>
              <w:left w:val="nil"/>
              <w:bottom w:val="single" w:sz="4" w:space="0" w:color="auto"/>
              <w:right w:val="single" w:sz="4" w:space="0" w:color="auto"/>
            </w:tcBorders>
            <w:noWrap/>
            <w:vAlign w:val="bottom"/>
            <w:hideMark/>
          </w:tcPr>
          <w:p w14:paraId="3D0B214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6F098C4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73,544</w:t>
            </w:r>
          </w:p>
        </w:tc>
        <w:tc>
          <w:tcPr>
            <w:tcW w:w="1940" w:type="dxa"/>
            <w:tcBorders>
              <w:top w:val="nil"/>
              <w:left w:val="nil"/>
              <w:bottom w:val="single" w:sz="4" w:space="0" w:color="auto"/>
              <w:right w:val="single" w:sz="4" w:space="0" w:color="auto"/>
            </w:tcBorders>
            <w:noWrap/>
            <w:vAlign w:val="bottom"/>
            <w:hideMark/>
          </w:tcPr>
          <w:p w14:paraId="5C57123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136308E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60,465</w:t>
            </w:r>
          </w:p>
        </w:tc>
        <w:tc>
          <w:tcPr>
            <w:tcW w:w="900" w:type="dxa"/>
            <w:tcBorders>
              <w:top w:val="nil"/>
              <w:left w:val="nil"/>
              <w:bottom w:val="single" w:sz="4" w:space="0" w:color="auto"/>
              <w:right w:val="single" w:sz="4" w:space="0" w:color="auto"/>
            </w:tcBorders>
            <w:noWrap/>
            <w:vAlign w:val="bottom"/>
            <w:hideMark/>
          </w:tcPr>
          <w:p w14:paraId="595A150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51,297</w:t>
            </w:r>
          </w:p>
        </w:tc>
        <w:tc>
          <w:tcPr>
            <w:tcW w:w="1940" w:type="dxa"/>
            <w:tcBorders>
              <w:top w:val="nil"/>
              <w:left w:val="nil"/>
              <w:bottom w:val="single" w:sz="4" w:space="0" w:color="auto"/>
              <w:right w:val="single" w:sz="4" w:space="0" w:color="auto"/>
            </w:tcBorders>
            <w:noWrap/>
            <w:vAlign w:val="bottom"/>
            <w:hideMark/>
          </w:tcPr>
          <w:p w14:paraId="6FE4CE4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3499E6A5"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16BB84E2"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2021</w:t>
            </w:r>
          </w:p>
        </w:tc>
        <w:tc>
          <w:tcPr>
            <w:tcW w:w="740" w:type="dxa"/>
            <w:tcBorders>
              <w:top w:val="nil"/>
              <w:left w:val="nil"/>
              <w:bottom w:val="single" w:sz="4" w:space="0" w:color="auto"/>
              <w:right w:val="single" w:sz="4" w:space="0" w:color="auto"/>
            </w:tcBorders>
            <w:noWrap/>
            <w:vAlign w:val="bottom"/>
            <w:hideMark/>
          </w:tcPr>
          <w:p w14:paraId="32E59BAF"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61,703</w:t>
            </w:r>
          </w:p>
        </w:tc>
        <w:tc>
          <w:tcPr>
            <w:tcW w:w="1860" w:type="dxa"/>
            <w:tcBorders>
              <w:top w:val="nil"/>
              <w:left w:val="nil"/>
              <w:bottom w:val="single" w:sz="4" w:space="0" w:color="auto"/>
              <w:right w:val="single" w:sz="4" w:space="0" w:color="auto"/>
            </w:tcBorders>
            <w:noWrap/>
            <w:vAlign w:val="bottom"/>
            <w:hideMark/>
          </w:tcPr>
          <w:p w14:paraId="2D924A4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6038B7D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56,924</w:t>
            </w:r>
          </w:p>
        </w:tc>
        <w:tc>
          <w:tcPr>
            <w:tcW w:w="1940" w:type="dxa"/>
            <w:tcBorders>
              <w:top w:val="nil"/>
              <w:left w:val="nil"/>
              <w:bottom w:val="single" w:sz="4" w:space="0" w:color="auto"/>
              <w:right w:val="single" w:sz="4" w:space="0" w:color="auto"/>
            </w:tcBorders>
            <w:noWrap/>
            <w:vAlign w:val="bottom"/>
            <w:hideMark/>
          </w:tcPr>
          <w:p w14:paraId="7AF0E34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064D166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42,829</w:t>
            </w:r>
          </w:p>
        </w:tc>
        <w:tc>
          <w:tcPr>
            <w:tcW w:w="900" w:type="dxa"/>
            <w:tcBorders>
              <w:top w:val="nil"/>
              <w:left w:val="nil"/>
              <w:bottom w:val="single" w:sz="4" w:space="0" w:color="auto"/>
              <w:right w:val="single" w:sz="4" w:space="0" w:color="auto"/>
            </w:tcBorders>
            <w:noWrap/>
            <w:vAlign w:val="bottom"/>
            <w:hideMark/>
          </w:tcPr>
          <w:p w14:paraId="5660689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35,700</w:t>
            </w:r>
          </w:p>
        </w:tc>
        <w:tc>
          <w:tcPr>
            <w:tcW w:w="1940" w:type="dxa"/>
            <w:tcBorders>
              <w:top w:val="nil"/>
              <w:left w:val="nil"/>
              <w:bottom w:val="single" w:sz="4" w:space="0" w:color="auto"/>
              <w:right w:val="single" w:sz="4" w:space="0" w:color="auto"/>
            </w:tcBorders>
            <w:noWrap/>
            <w:vAlign w:val="bottom"/>
            <w:hideMark/>
          </w:tcPr>
          <w:p w14:paraId="4B98810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61A1B27C"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0F321545"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2022</w:t>
            </w:r>
          </w:p>
        </w:tc>
        <w:tc>
          <w:tcPr>
            <w:tcW w:w="740" w:type="dxa"/>
            <w:tcBorders>
              <w:top w:val="nil"/>
              <w:left w:val="nil"/>
              <w:bottom w:val="single" w:sz="4" w:space="0" w:color="auto"/>
              <w:right w:val="single" w:sz="4" w:space="0" w:color="auto"/>
            </w:tcBorders>
            <w:noWrap/>
            <w:vAlign w:val="bottom"/>
            <w:hideMark/>
          </w:tcPr>
          <w:p w14:paraId="0F66BCE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77,833</w:t>
            </w:r>
          </w:p>
        </w:tc>
        <w:tc>
          <w:tcPr>
            <w:tcW w:w="1860" w:type="dxa"/>
            <w:tcBorders>
              <w:top w:val="nil"/>
              <w:left w:val="nil"/>
              <w:bottom w:val="single" w:sz="4" w:space="0" w:color="auto"/>
              <w:right w:val="single" w:sz="4" w:space="0" w:color="auto"/>
            </w:tcBorders>
            <w:noWrap/>
            <w:vAlign w:val="bottom"/>
            <w:hideMark/>
          </w:tcPr>
          <w:p w14:paraId="736AA72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5D9BD2A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73,803</w:t>
            </w:r>
          </w:p>
        </w:tc>
        <w:tc>
          <w:tcPr>
            <w:tcW w:w="1940" w:type="dxa"/>
            <w:tcBorders>
              <w:top w:val="nil"/>
              <w:left w:val="nil"/>
              <w:bottom w:val="single" w:sz="4" w:space="0" w:color="auto"/>
              <w:right w:val="single" w:sz="4" w:space="0" w:color="auto"/>
            </w:tcBorders>
            <w:noWrap/>
            <w:vAlign w:val="bottom"/>
            <w:hideMark/>
          </w:tcPr>
          <w:p w14:paraId="3DECDC6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42D155A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60,851</w:t>
            </w:r>
          </w:p>
        </w:tc>
        <w:tc>
          <w:tcPr>
            <w:tcW w:w="900" w:type="dxa"/>
            <w:tcBorders>
              <w:top w:val="nil"/>
              <w:left w:val="nil"/>
              <w:bottom w:val="single" w:sz="4" w:space="0" w:color="auto"/>
              <w:right w:val="single" w:sz="4" w:space="0" w:color="auto"/>
            </w:tcBorders>
            <w:noWrap/>
            <w:vAlign w:val="bottom"/>
            <w:hideMark/>
          </w:tcPr>
          <w:p w14:paraId="73CFE4D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50,050</w:t>
            </w:r>
          </w:p>
        </w:tc>
        <w:tc>
          <w:tcPr>
            <w:tcW w:w="1940" w:type="dxa"/>
            <w:tcBorders>
              <w:top w:val="nil"/>
              <w:left w:val="nil"/>
              <w:bottom w:val="single" w:sz="4" w:space="0" w:color="auto"/>
              <w:right w:val="single" w:sz="4" w:space="0" w:color="auto"/>
            </w:tcBorders>
            <w:noWrap/>
            <w:vAlign w:val="bottom"/>
            <w:hideMark/>
          </w:tcPr>
          <w:p w14:paraId="098C2CD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72AF219A"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13493297"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2023</w:t>
            </w:r>
          </w:p>
        </w:tc>
        <w:tc>
          <w:tcPr>
            <w:tcW w:w="740" w:type="dxa"/>
            <w:tcBorders>
              <w:top w:val="nil"/>
              <w:left w:val="nil"/>
              <w:bottom w:val="single" w:sz="4" w:space="0" w:color="auto"/>
              <w:right w:val="single" w:sz="4" w:space="0" w:color="auto"/>
            </w:tcBorders>
            <w:noWrap/>
            <w:vAlign w:val="bottom"/>
            <w:hideMark/>
          </w:tcPr>
          <w:p w14:paraId="7A2681C6"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65,623</w:t>
            </w:r>
          </w:p>
        </w:tc>
        <w:tc>
          <w:tcPr>
            <w:tcW w:w="1860" w:type="dxa"/>
            <w:tcBorders>
              <w:top w:val="nil"/>
              <w:left w:val="nil"/>
              <w:bottom w:val="single" w:sz="4" w:space="0" w:color="auto"/>
              <w:right w:val="single" w:sz="4" w:space="0" w:color="auto"/>
            </w:tcBorders>
            <w:noWrap/>
            <w:vAlign w:val="bottom"/>
            <w:hideMark/>
          </w:tcPr>
          <w:p w14:paraId="324D8E9A"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64648595"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61,507</w:t>
            </w:r>
          </w:p>
        </w:tc>
        <w:tc>
          <w:tcPr>
            <w:tcW w:w="1940" w:type="dxa"/>
            <w:tcBorders>
              <w:top w:val="nil"/>
              <w:left w:val="nil"/>
              <w:bottom w:val="single" w:sz="4" w:space="0" w:color="auto"/>
              <w:right w:val="single" w:sz="4" w:space="0" w:color="auto"/>
            </w:tcBorders>
            <w:noWrap/>
            <w:vAlign w:val="bottom"/>
            <w:hideMark/>
          </w:tcPr>
          <w:p w14:paraId="7F65849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749C581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47,710</w:t>
            </w:r>
          </w:p>
        </w:tc>
        <w:tc>
          <w:tcPr>
            <w:tcW w:w="900" w:type="dxa"/>
            <w:tcBorders>
              <w:top w:val="nil"/>
              <w:left w:val="nil"/>
              <w:bottom w:val="single" w:sz="4" w:space="0" w:color="auto"/>
              <w:right w:val="single" w:sz="4" w:space="0" w:color="auto"/>
            </w:tcBorders>
            <w:noWrap/>
            <w:vAlign w:val="bottom"/>
            <w:hideMark/>
          </w:tcPr>
          <w:p w14:paraId="2CEB5B7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35,341</w:t>
            </w:r>
          </w:p>
        </w:tc>
        <w:tc>
          <w:tcPr>
            <w:tcW w:w="1940" w:type="dxa"/>
            <w:tcBorders>
              <w:top w:val="nil"/>
              <w:left w:val="nil"/>
              <w:bottom w:val="single" w:sz="4" w:space="0" w:color="auto"/>
              <w:right w:val="single" w:sz="4" w:space="0" w:color="auto"/>
            </w:tcBorders>
            <w:noWrap/>
            <w:vAlign w:val="bottom"/>
            <w:hideMark/>
          </w:tcPr>
          <w:p w14:paraId="5C20D598"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53372F25"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43A8F4AD"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2024</w:t>
            </w:r>
          </w:p>
        </w:tc>
        <w:tc>
          <w:tcPr>
            <w:tcW w:w="740" w:type="dxa"/>
            <w:tcBorders>
              <w:top w:val="nil"/>
              <w:left w:val="nil"/>
              <w:bottom w:val="single" w:sz="4" w:space="0" w:color="auto"/>
              <w:right w:val="single" w:sz="4" w:space="0" w:color="auto"/>
            </w:tcBorders>
            <w:noWrap/>
            <w:vAlign w:val="bottom"/>
            <w:hideMark/>
          </w:tcPr>
          <w:p w14:paraId="43BF61B2"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81,192</w:t>
            </w:r>
          </w:p>
        </w:tc>
        <w:tc>
          <w:tcPr>
            <w:tcW w:w="1860" w:type="dxa"/>
            <w:tcBorders>
              <w:top w:val="nil"/>
              <w:left w:val="nil"/>
              <w:bottom w:val="single" w:sz="4" w:space="0" w:color="auto"/>
              <w:right w:val="single" w:sz="4" w:space="0" w:color="auto"/>
            </w:tcBorders>
            <w:noWrap/>
            <w:vAlign w:val="bottom"/>
            <w:hideMark/>
          </w:tcPr>
          <w:p w14:paraId="2013C32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31319E2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76,898</w:t>
            </w:r>
          </w:p>
        </w:tc>
        <w:tc>
          <w:tcPr>
            <w:tcW w:w="1940" w:type="dxa"/>
            <w:tcBorders>
              <w:top w:val="nil"/>
              <w:left w:val="nil"/>
              <w:bottom w:val="single" w:sz="4" w:space="0" w:color="auto"/>
              <w:right w:val="single" w:sz="4" w:space="0" w:color="auto"/>
            </w:tcBorders>
            <w:noWrap/>
            <w:vAlign w:val="bottom"/>
            <w:hideMark/>
          </w:tcPr>
          <w:p w14:paraId="578E38B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0622441C"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59,644</w:t>
            </w:r>
          </w:p>
        </w:tc>
        <w:tc>
          <w:tcPr>
            <w:tcW w:w="900" w:type="dxa"/>
            <w:tcBorders>
              <w:top w:val="nil"/>
              <w:left w:val="nil"/>
              <w:bottom w:val="single" w:sz="4" w:space="0" w:color="auto"/>
              <w:right w:val="single" w:sz="4" w:space="0" w:color="auto"/>
            </w:tcBorders>
            <w:noWrap/>
            <w:vAlign w:val="bottom"/>
            <w:hideMark/>
          </w:tcPr>
          <w:p w14:paraId="6B9B9D2B"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48,589</w:t>
            </w:r>
          </w:p>
        </w:tc>
        <w:tc>
          <w:tcPr>
            <w:tcW w:w="1940" w:type="dxa"/>
            <w:tcBorders>
              <w:top w:val="nil"/>
              <w:left w:val="nil"/>
              <w:bottom w:val="single" w:sz="4" w:space="0" w:color="auto"/>
              <w:right w:val="single" w:sz="4" w:space="0" w:color="auto"/>
            </w:tcBorders>
            <w:noWrap/>
            <w:vAlign w:val="bottom"/>
            <w:hideMark/>
          </w:tcPr>
          <w:p w14:paraId="4BE960E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09BA74BC"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0718853F"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2025</w:t>
            </w:r>
          </w:p>
        </w:tc>
        <w:tc>
          <w:tcPr>
            <w:tcW w:w="740" w:type="dxa"/>
            <w:tcBorders>
              <w:top w:val="nil"/>
              <w:left w:val="nil"/>
              <w:bottom w:val="single" w:sz="4" w:space="0" w:color="auto"/>
              <w:right w:val="single" w:sz="4" w:space="0" w:color="auto"/>
            </w:tcBorders>
            <w:noWrap/>
            <w:vAlign w:val="bottom"/>
            <w:hideMark/>
          </w:tcPr>
          <w:p w14:paraId="52BC7D74"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45,954</w:t>
            </w:r>
          </w:p>
        </w:tc>
        <w:tc>
          <w:tcPr>
            <w:tcW w:w="1860" w:type="dxa"/>
            <w:tcBorders>
              <w:top w:val="nil"/>
              <w:left w:val="nil"/>
              <w:bottom w:val="single" w:sz="4" w:space="0" w:color="auto"/>
              <w:right w:val="single" w:sz="4" w:space="0" w:color="auto"/>
            </w:tcBorders>
            <w:noWrap/>
            <w:vAlign w:val="bottom"/>
            <w:hideMark/>
          </w:tcPr>
          <w:p w14:paraId="2425B47E"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558A0816"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41,975</w:t>
            </w:r>
          </w:p>
        </w:tc>
        <w:tc>
          <w:tcPr>
            <w:tcW w:w="1940" w:type="dxa"/>
            <w:tcBorders>
              <w:top w:val="nil"/>
              <w:left w:val="nil"/>
              <w:bottom w:val="single" w:sz="4" w:space="0" w:color="auto"/>
              <w:right w:val="single" w:sz="4" w:space="0" w:color="auto"/>
            </w:tcBorders>
            <w:noWrap/>
            <w:vAlign w:val="bottom"/>
            <w:hideMark/>
          </w:tcPr>
          <w:p w14:paraId="2B650451"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1060" w:type="dxa"/>
            <w:tcBorders>
              <w:top w:val="nil"/>
              <w:left w:val="nil"/>
              <w:bottom w:val="single" w:sz="4" w:space="0" w:color="auto"/>
              <w:right w:val="single" w:sz="4" w:space="0" w:color="auto"/>
            </w:tcBorders>
            <w:noWrap/>
            <w:vAlign w:val="bottom"/>
            <w:hideMark/>
          </w:tcPr>
          <w:p w14:paraId="5D636679"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35,253</w:t>
            </w:r>
          </w:p>
        </w:tc>
        <w:tc>
          <w:tcPr>
            <w:tcW w:w="900" w:type="dxa"/>
            <w:tcBorders>
              <w:top w:val="nil"/>
              <w:left w:val="nil"/>
              <w:bottom w:val="single" w:sz="4" w:space="0" w:color="auto"/>
              <w:right w:val="single" w:sz="4" w:space="0" w:color="auto"/>
            </w:tcBorders>
            <w:noWrap/>
            <w:vAlign w:val="bottom"/>
            <w:hideMark/>
          </w:tcPr>
          <w:p w14:paraId="495F21FF"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30,112</w:t>
            </w:r>
          </w:p>
        </w:tc>
        <w:tc>
          <w:tcPr>
            <w:tcW w:w="1940" w:type="dxa"/>
            <w:tcBorders>
              <w:top w:val="nil"/>
              <w:left w:val="nil"/>
              <w:bottom w:val="single" w:sz="4" w:space="0" w:color="auto"/>
              <w:right w:val="single" w:sz="4" w:space="0" w:color="auto"/>
            </w:tcBorders>
            <w:noWrap/>
            <w:vAlign w:val="bottom"/>
            <w:hideMark/>
          </w:tcPr>
          <w:p w14:paraId="61A81F02"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daily_massbalance</w:t>
            </w:r>
          </w:p>
        </w:tc>
      </w:tr>
      <w:tr w:rsidR="005F16E4" w:rsidRPr="005F16E4" w14:paraId="2F8A6652" w14:textId="77777777" w:rsidTr="005F16E4">
        <w:trPr>
          <w:trHeight w:val="300"/>
        </w:trPr>
        <w:tc>
          <w:tcPr>
            <w:tcW w:w="520" w:type="dxa"/>
            <w:tcBorders>
              <w:top w:val="nil"/>
              <w:left w:val="single" w:sz="4" w:space="0" w:color="auto"/>
              <w:bottom w:val="single" w:sz="4" w:space="0" w:color="auto"/>
              <w:right w:val="single" w:sz="4" w:space="0" w:color="auto"/>
            </w:tcBorders>
            <w:noWrap/>
            <w:vAlign w:val="bottom"/>
            <w:hideMark/>
          </w:tcPr>
          <w:p w14:paraId="511CFE14" w14:textId="77777777" w:rsidR="005F16E4" w:rsidRPr="005F16E4" w:rsidRDefault="005F16E4" w:rsidP="005F16E4">
            <w:pPr>
              <w:jc w:val="right"/>
              <w:rPr>
                <w:rFonts w:ascii="Aptos Narrow" w:hAnsi="Aptos Narrow"/>
                <w:color w:val="000000"/>
                <w:sz w:val="22"/>
                <w:szCs w:val="22"/>
              </w:rPr>
            </w:pPr>
            <w:commentRangeStart w:id="19"/>
            <w:r w:rsidRPr="005F16E4">
              <w:rPr>
                <w:rFonts w:ascii="Aptos Narrow" w:hAnsi="Aptos Narrow"/>
                <w:color w:val="000000"/>
                <w:sz w:val="22"/>
                <w:szCs w:val="22"/>
              </w:rPr>
              <w:t>2026</w:t>
            </w:r>
          </w:p>
        </w:tc>
        <w:tc>
          <w:tcPr>
            <w:tcW w:w="740" w:type="dxa"/>
            <w:tcBorders>
              <w:top w:val="nil"/>
              <w:left w:val="nil"/>
              <w:bottom w:val="single" w:sz="4" w:space="0" w:color="auto"/>
              <w:right w:val="single" w:sz="4" w:space="0" w:color="auto"/>
            </w:tcBorders>
            <w:noWrap/>
            <w:vAlign w:val="bottom"/>
            <w:hideMark/>
          </w:tcPr>
          <w:p w14:paraId="604C1E6E" w14:textId="77777777" w:rsidR="005F16E4" w:rsidRPr="005F16E4" w:rsidRDefault="005F16E4" w:rsidP="005F16E4">
            <w:pPr>
              <w:jc w:val="right"/>
              <w:rPr>
                <w:rFonts w:ascii="Aptos Narrow" w:hAnsi="Aptos Narrow"/>
                <w:color w:val="000000"/>
                <w:sz w:val="22"/>
                <w:szCs w:val="22"/>
              </w:rPr>
            </w:pPr>
            <w:r w:rsidRPr="005F16E4">
              <w:rPr>
                <w:rFonts w:ascii="Aptos Narrow" w:hAnsi="Aptos Narrow"/>
                <w:color w:val="000000"/>
                <w:sz w:val="22"/>
                <w:szCs w:val="22"/>
              </w:rPr>
              <w:t>101,833</w:t>
            </w:r>
          </w:p>
        </w:tc>
        <w:tc>
          <w:tcPr>
            <w:tcW w:w="1860" w:type="dxa"/>
            <w:tcBorders>
              <w:top w:val="nil"/>
              <w:left w:val="nil"/>
              <w:bottom w:val="single" w:sz="4" w:space="0" w:color="auto"/>
              <w:right w:val="single" w:sz="4" w:space="0" w:color="auto"/>
            </w:tcBorders>
            <w:noWrap/>
            <w:vAlign w:val="bottom"/>
            <w:hideMark/>
          </w:tcPr>
          <w:p w14:paraId="633841A4"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p>
        </w:tc>
        <w:tc>
          <w:tcPr>
            <w:tcW w:w="900" w:type="dxa"/>
            <w:tcBorders>
              <w:top w:val="nil"/>
              <w:left w:val="nil"/>
              <w:bottom w:val="single" w:sz="4" w:space="0" w:color="auto"/>
              <w:right w:val="single" w:sz="4" w:space="0" w:color="auto"/>
            </w:tcBorders>
            <w:noWrap/>
            <w:vAlign w:val="bottom"/>
            <w:hideMark/>
          </w:tcPr>
          <w:p w14:paraId="003B2F10"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97,675</w:t>
            </w:r>
          </w:p>
        </w:tc>
        <w:tc>
          <w:tcPr>
            <w:tcW w:w="1940" w:type="dxa"/>
            <w:tcBorders>
              <w:top w:val="nil"/>
              <w:left w:val="nil"/>
              <w:bottom w:val="single" w:sz="4" w:space="0" w:color="auto"/>
              <w:right w:val="single" w:sz="4" w:space="0" w:color="auto"/>
            </w:tcBorders>
            <w:noWrap/>
            <w:vAlign w:val="bottom"/>
            <w:hideMark/>
          </w:tcPr>
          <w:p w14:paraId="79891D4D" w14:textId="77777777" w:rsidR="005F16E4" w:rsidRPr="005F16E4" w:rsidRDefault="005F16E4" w:rsidP="005F16E4">
            <w:pPr>
              <w:rPr>
                <w:rFonts w:ascii="Aptos Narrow" w:hAnsi="Aptos Narrow"/>
                <w:color w:val="000000"/>
                <w:sz w:val="22"/>
                <w:szCs w:val="22"/>
              </w:rPr>
            </w:pPr>
            <w:r w:rsidRPr="005F16E4">
              <w:rPr>
                <w:rFonts w:ascii="Aptos Narrow" w:hAnsi="Aptos Narrow"/>
                <w:color w:val="000000"/>
                <w:sz w:val="22"/>
                <w:szCs w:val="22"/>
              </w:rPr>
              <w:t>hourly_holdout</w:t>
            </w:r>
            <w:commentRangeEnd w:id="19"/>
            <w:r w:rsidR="002D352C" w:rsidRPr="005F16E4">
              <w:rPr>
                <w:rStyle w:val="CommentReference"/>
                <w:rFonts w:ascii="Aptos Narrow" w:hAnsi="Aptos Narrow"/>
                <w:color w:val="000000"/>
                <w:sz w:val="22"/>
                <w:szCs w:val="22"/>
              </w:rPr>
              <w:commentReference w:id="19"/>
            </w:r>
          </w:p>
        </w:tc>
        <w:tc>
          <w:tcPr>
            <w:tcW w:w="1060" w:type="dxa"/>
            <w:tcBorders>
              <w:top w:val="nil"/>
              <w:left w:val="nil"/>
              <w:bottom w:val="single" w:sz="4" w:space="0" w:color="auto"/>
              <w:right w:val="single" w:sz="4" w:space="0" w:color="auto"/>
            </w:tcBorders>
            <w:noWrap/>
            <w:vAlign w:val="bottom"/>
            <w:hideMark/>
          </w:tcPr>
          <w:p w14:paraId="1C35FE6C" w14:textId="77777777" w:rsidR="005F16E4" w:rsidRPr="005F16E4" w:rsidRDefault="005F16E4" w:rsidP="005F16E4">
            <w:pPr>
              <w:rPr>
                <w:rFonts w:ascii="Aptos Narrow" w:hAnsi="Aptos Narrow"/>
                <w:color w:val="000000"/>
                <w:sz w:val="22"/>
                <w:szCs w:val="22"/>
              </w:rPr>
            </w:pPr>
          </w:p>
        </w:tc>
        <w:tc>
          <w:tcPr>
            <w:tcW w:w="900" w:type="dxa"/>
            <w:tcBorders>
              <w:top w:val="nil"/>
              <w:left w:val="nil"/>
              <w:bottom w:val="single" w:sz="4" w:space="0" w:color="auto"/>
              <w:right w:val="single" w:sz="4" w:space="0" w:color="auto"/>
            </w:tcBorders>
            <w:noWrap/>
            <w:vAlign w:val="bottom"/>
            <w:hideMark/>
          </w:tcPr>
          <w:p w14:paraId="5E6E493A" w14:textId="77777777" w:rsidR="005F16E4" w:rsidRPr="005F16E4" w:rsidRDefault="005F16E4" w:rsidP="005F16E4">
            <w:pPr>
              <w:rPr>
                <w:rFonts w:ascii="Aptos Narrow" w:hAnsi="Aptos Narrow"/>
                <w:color w:val="000000"/>
                <w:sz w:val="22"/>
                <w:szCs w:val="22"/>
              </w:rPr>
            </w:pPr>
          </w:p>
        </w:tc>
        <w:tc>
          <w:tcPr>
            <w:tcW w:w="1940" w:type="dxa"/>
            <w:tcBorders>
              <w:top w:val="nil"/>
              <w:left w:val="nil"/>
              <w:bottom w:val="single" w:sz="4" w:space="0" w:color="auto"/>
              <w:right w:val="single" w:sz="4" w:space="0" w:color="auto"/>
            </w:tcBorders>
            <w:noWrap/>
            <w:vAlign w:val="bottom"/>
            <w:hideMark/>
          </w:tcPr>
          <w:p w14:paraId="47FC27A9" w14:textId="77777777" w:rsidR="005F16E4" w:rsidRPr="005F16E4" w:rsidRDefault="005F16E4" w:rsidP="005F16E4">
            <w:pPr>
              <w:rPr>
                <w:rFonts w:ascii="Aptos Narrow" w:hAnsi="Aptos Narrow"/>
                <w:color w:val="000000"/>
                <w:sz w:val="22"/>
                <w:szCs w:val="22"/>
              </w:rPr>
            </w:pPr>
          </w:p>
        </w:tc>
      </w:tr>
    </w:tbl>
    <w:p w14:paraId="6B842F27" w14:textId="77777777" w:rsidR="005F16E4" w:rsidRDefault="005F16E4" w:rsidP="00BF19B9">
      <w:pPr>
        <w:spacing w:after="120" w:line="276" w:lineRule="auto"/>
      </w:pPr>
    </w:p>
    <w:p w14:paraId="4911E36D" w14:textId="77777777" w:rsidR="00A56821" w:rsidRDefault="00A56821" w:rsidP="00BF19B9">
      <w:pPr>
        <w:spacing w:after="120" w:line="276" w:lineRule="auto"/>
      </w:pPr>
    </w:p>
    <w:p w14:paraId="4E4EBAF7" w14:textId="77777777" w:rsidR="00316D7F" w:rsidRDefault="00316D7F" w:rsidP="00BF19B9">
      <w:pPr>
        <w:spacing w:after="120" w:line="276" w:lineRule="auto"/>
      </w:pPr>
    </w:p>
    <w:p w14:paraId="3D6784ED" w14:textId="77777777" w:rsidR="00E6679F" w:rsidRPr="00E6679F" w:rsidRDefault="00E6679F" w:rsidP="00E6679F">
      <w:pPr>
        <w:pStyle w:val="Heading1"/>
      </w:pPr>
      <w:r w:rsidRPr="0041496F">
        <w:t>Appendix B. Frequency Curve Ordinates</w:t>
      </w:r>
    </w:p>
    <w:p w14:paraId="476340DA" w14:textId="77777777" w:rsidR="00E6679F" w:rsidRDefault="00BD51A0" w:rsidP="00E6679F">
      <w:pPr>
        <w:spacing w:after="160"/>
        <w:rPr>
          <w:sz w:val="22"/>
        </w:rPr>
      </w:pPr>
      <w:r>
        <w:t>Computed curve, expected probability curve, EMA variance of the log and 5%/95% confidence limits for every ordinate reported by SSP, all four durations. UpperConf is SSP's 0.05 limit and LowerConf its 0.95 limit.</w:t>
      </w:r>
    </w:p>
    <w:tbl>
      <w:tblPr>
        <w:tblW w:w="7888" w:type="dxa"/>
        <w:tblLook w:val="04A0" w:firstRow="1" w:lastRow="0" w:firstColumn="1" w:lastColumn="0" w:noHBand="0" w:noVBand="1"/>
      </w:tblPr>
      <w:tblGrid>
        <w:gridCol w:w="979"/>
        <w:gridCol w:w="960"/>
        <w:gridCol w:w="1299"/>
        <w:gridCol w:w="960"/>
        <w:gridCol w:w="960"/>
        <w:gridCol w:w="1177"/>
        <w:gridCol w:w="1170"/>
        <w:gridCol w:w="1028"/>
      </w:tblGrid>
      <w:tr w:rsidR="008F3F7E" w:rsidRPr="008F3F7E" w14:paraId="7BD1BA77" w14:textId="77777777" w:rsidTr="008F3F7E">
        <w:trPr>
          <w:trHeight w:val="300"/>
          <w:tblHeader/>
        </w:trPr>
        <w:tc>
          <w:tcPr>
            <w:tcW w:w="960" w:type="dxa"/>
            <w:tcBorders>
              <w:top w:val="single" w:sz="4" w:space="0" w:color="auto"/>
              <w:left w:val="single" w:sz="4" w:space="0" w:color="auto"/>
              <w:bottom w:val="single" w:sz="4" w:space="0" w:color="auto"/>
              <w:right w:val="single" w:sz="4" w:space="0" w:color="auto"/>
            </w:tcBorders>
            <w:noWrap/>
            <w:vAlign w:val="bottom"/>
            <w:hideMark/>
          </w:tcPr>
          <w:p w14:paraId="45BBD358"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Duration</w:t>
            </w:r>
          </w:p>
        </w:tc>
        <w:tc>
          <w:tcPr>
            <w:tcW w:w="960" w:type="dxa"/>
            <w:tcBorders>
              <w:top w:val="single" w:sz="4" w:space="0" w:color="auto"/>
              <w:left w:val="nil"/>
              <w:bottom w:val="single" w:sz="4" w:space="0" w:color="auto"/>
              <w:right w:val="single" w:sz="4" w:space="0" w:color="auto"/>
            </w:tcBorders>
            <w:noWrap/>
            <w:vAlign w:val="bottom"/>
            <w:hideMark/>
          </w:tcPr>
          <w:p w14:paraId="51A7C33D"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AEP</w:t>
            </w:r>
          </w:p>
        </w:tc>
        <w:tc>
          <w:tcPr>
            <w:tcW w:w="1113" w:type="dxa"/>
            <w:tcBorders>
              <w:top w:val="single" w:sz="4" w:space="0" w:color="auto"/>
              <w:left w:val="nil"/>
              <w:bottom w:val="single" w:sz="4" w:space="0" w:color="auto"/>
              <w:right w:val="single" w:sz="4" w:space="0" w:color="auto"/>
            </w:tcBorders>
            <w:noWrap/>
            <w:vAlign w:val="bottom"/>
            <w:hideMark/>
          </w:tcPr>
          <w:p w14:paraId="2BF9E70F"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VarianceLog</w:t>
            </w:r>
          </w:p>
        </w:tc>
        <w:tc>
          <w:tcPr>
            <w:tcW w:w="960" w:type="dxa"/>
            <w:tcBorders>
              <w:top w:val="single" w:sz="4" w:space="0" w:color="auto"/>
              <w:left w:val="nil"/>
              <w:bottom w:val="single" w:sz="4" w:space="0" w:color="auto"/>
              <w:right w:val="single" w:sz="4" w:space="0" w:color="auto"/>
            </w:tcBorders>
            <w:noWrap/>
            <w:vAlign w:val="bottom"/>
            <w:hideMark/>
          </w:tcPr>
          <w:p w14:paraId="2D21F381"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zScore</w:t>
            </w:r>
          </w:p>
        </w:tc>
        <w:tc>
          <w:tcPr>
            <w:tcW w:w="960" w:type="dxa"/>
            <w:tcBorders>
              <w:top w:val="single" w:sz="4" w:space="0" w:color="auto"/>
              <w:left w:val="nil"/>
              <w:bottom w:val="single" w:sz="4" w:space="0" w:color="auto"/>
              <w:right w:val="single" w:sz="4" w:space="0" w:color="auto"/>
            </w:tcBorders>
            <w:noWrap/>
            <w:vAlign w:val="bottom"/>
            <w:hideMark/>
          </w:tcPr>
          <w:p w14:paraId="0A877987"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Value</w:t>
            </w:r>
          </w:p>
        </w:tc>
        <w:tc>
          <w:tcPr>
            <w:tcW w:w="991" w:type="dxa"/>
            <w:tcBorders>
              <w:top w:val="single" w:sz="4" w:space="0" w:color="auto"/>
              <w:left w:val="nil"/>
              <w:bottom w:val="single" w:sz="4" w:space="0" w:color="auto"/>
              <w:right w:val="single" w:sz="4" w:space="0" w:color="auto"/>
            </w:tcBorders>
            <w:noWrap/>
            <w:vAlign w:val="bottom"/>
            <w:hideMark/>
          </w:tcPr>
          <w:p w14:paraId="0A4DE578"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UpperConf</w:t>
            </w:r>
          </w:p>
        </w:tc>
        <w:tc>
          <w:tcPr>
            <w:tcW w:w="984" w:type="dxa"/>
            <w:tcBorders>
              <w:top w:val="single" w:sz="4" w:space="0" w:color="auto"/>
              <w:left w:val="nil"/>
              <w:bottom w:val="single" w:sz="4" w:space="0" w:color="auto"/>
              <w:right w:val="single" w:sz="4" w:space="0" w:color="auto"/>
            </w:tcBorders>
            <w:noWrap/>
            <w:vAlign w:val="bottom"/>
            <w:hideMark/>
          </w:tcPr>
          <w:p w14:paraId="6968F3A0"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LowerConf</w:t>
            </w:r>
          </w:p>
        </w:tc>
        <w:tc>
          <w:tcPr>
            <w:tcW w:w="960" w:type="dxa"/>
            <w:tcBorders>
              <w:top w:val="single" w:sz="4" w:space="0" w:color="auto"/>
              <w:left w:val="nil"/>
              <w:bottom w:val="single" w:sz="4" w:space="0" w:color="auto"/>
              <w:right w:val="single" w:sz="4" w:space="0" w:color="auto"/>
            </w:tcBorders>
            <w:noWrap/>
            <w:vAlign w:val="bottom"/>
            <w:hideMark/>
          </w:tcPr>
          <w:p w14:paraId="7A572274"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Expected</w:t>
            </w:r>
          </w:p>
        </w:tc>
      </w:tr>
      <w:tr w:rsidR="008F3F7E" w:rsidRPr="008F3F7E" w14:paraId="0CFA3A88"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37EB7106"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5E5BCE8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0.0001</w:t>
            </w:r>
          </w:p>
        </w:tc>
        <w:tc>
          <w:tcPr>
            <w:tcW w:w="1113" w:type="dxa"/>
            <w:tcBorders>
              <w:top w:val="nil"/>
              <w:left w:val="nil"/>
              <w:bottom w:val="single" w:sz="4" w:space="0" w:color="auto"/>
              <w:right w:val="single" w:sz="4" w:space="0" w:color="auto"/>
            </w:tcBorders>
            <w:noWrap/>
            <w:vAlign w:val="bottom"/>
            <w:hideMark/>
          </w:tcPr>
          <w:p w14:paraId="030E87E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0.0098</w:t>
            </w:r>
          </w:p>
        </w:tc>
        <w:tc>
          <w:tcPr>
            <w:tcW w:w="960" w:type="dxa"/>
            <w:tcBorders>
              <w:top w:val="nil"/>
              <w:left w:val="nil"/>
              <w:bottom w:val="single" w:sz="4" w:space="0" w:color="auto"/>
              <w:right w:val="single" w:sz="4" w:space="0" w:color="auto"/>
            </w:tcBorders>
            <w:noWrap/>
            <w:vAlign w:val="bottom"/>
            <w:hideMark/>
          </w:tcPr>
          <w:p w14:paraId="5F807C9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3.72</w:t>
            </w:r>
          </w:p>
        </w:tc>
        <w:tc>
          <w:tcPr>
            <w:tcW w:w="960" w:type="dxa"/>
            <w:tcBorders>
              <w:top w:val="nil"/>
              <w:left w:val="nil"/>
              <w:bottom w:val="single" w:sz="4" w:space="0" w:color="auto"/>
              <w:right w:val="single" w:sz="4" w:space="0" w:color="auto"/>
            </w:tcBorders>
            <w:noWrap/>
            <w:vAlign w:val="bottom"/>
            <w:hideMark/>
          </w:tcPr>
          <w:p w14:paraId="5F3968C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296088</w:t>
            </w:r>
          </w:p>
        </w:tc>
        <w:tc>
          <w:tcPr>
            <w:tcW w:w="991" w:type="dxa"/>
            <w:tcBorders>
              <w:top w:val="nil"/>
              <w:left w:val="nil"/>
              <w:bottom w:val="single" w:sz="4" w:space="0" w:color="auto"/>
              <w:right w:val="single" w:sz="4" w:space="0" w:color="auto"/>
            </w:tcBorders>
            <w:noWrap/>
            <w:vAlign w:val="bottom"/>
            <w:hideMark/>
          </w:tcPr>
          <w:p w14:paraId="38749D2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476290</w:t>
            </w:r>
          </w:p>
        </w:tc>
        <w:tc>
          <w:tcPr>
            <w:tcW w:w="984" w:type="dxa"/>
            <w:tcBorders>
              <w:top w:val="nil"/>
              <w:left w:val="nil"/>
              <w:bottom w:val="single" w:sz="4" w:space="0" w:color="auto"/>
              <w:right w:val="single" w:sz="4" w:space="0" w:color="auto"/>
            </w:tcBorders>
            <w:noWrap/>
            <w:vAlign w:val="bottom"/>
            <w:hideMark/>
          </w:tcPr>
          <w:p w14:paraId="6CBE210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217104</w:t>
            </w:r>
          </w:p>
        </w:tc>
        <w:tc>
          <w:tcPr>
            <w:tcW w:w="960" w:type="dxa"/>
            <w:tcBorders>
              <w:top w:val="nil"/>
              <w:left w:val="nil"/>
              <w:bottom w:val="single" w:sz="4" w:space="0" w:color="auto"/>
              <w:right w:val="single" w:sz="4" w:space="0" w:color="auto"/>
            </w:tcBorders>
            <w:noWrap/>
            <w:vAlign w:val="bottom"/>
            <w:hideMark/>
          </w:tcPr>
          <w:p w14:paraId="55071D4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374643</w:t>
            </w:r>
          </w:p>
        </w:tc>
      </w:tr>
      <w:tr w:rsidR="008F3F7E" w:rsidRPr="008F3F7E" w14:paraId="2DEC96D9"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76A426CE"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12719DE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0.0002</w:t>
            </w:r>
          </w:p>
        </w:tc>
        <w:tc>
          <w:tcPr>
            <w:tcW w:w="1113" w:type="dxa"/>
            <w:tcBorders>
              <w:top w:val="nil"/>
              <w:left w:val="nil"/>
              <w:bottom w:val="single" w:sz="4" w:space="0" w:color="auto"/>
              <w:right w:val="single" w:sz="4" w:space="0" w:color="auto"/>
            </w:tcBorders>
            <w:noWrap/>
            <w:vAlign w:val="bottom"/>
            <w:hideMark/>
          </w:tcPr>
          <w:p w14:paraId="2BC3848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0.0082</w:t>
            </w:r>
          </w:p>
        </w:tc>
        <w:tc>
          <w:tcPr>
            <w:tcW w:w="960" w:type="dxa"/>
            <w:tcBorders>
              <w:top w:val="nil"/>
              <w:left w:val="nil"/>
              <w:bottom w:val="single" w:sz="4" w:space="0" w:color="auto"/>
              <w:right w:val="single" w:sz="4" w:space="0" w:color="auto"/>
            </w:tcBorders>
            <w:noWrap/>
            <w:vAlign w:val="bottom"/>
            <w:hideMark/>
          </w:tcPr>
          <w:p w14:paraId="06BF1DB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3.54</w:t>
            </w:r>
          </w:p>
        </w:tc>
        <w:tc>
          <w:tcPr>
            <w:tcW w:w="960" w:type="dxa"/>
            <w:tcBorders>
              <w:top w:val="nil"/>
              <w:left w:val="nil"/>
              <w:bottom w:val="single" w:sz="4" w:space="0" w:color="auto"/>
              <w:right w:val="single" w:sz="4" w:space="0" w:color="auto"/>
            </w:tcBorders>
            <w:noWrap/>
            <w:vAlign w:val="bottom"/>
            <w:hideMark/>
          </w:tcPr>
          <w:p w14:paraId="6CE28DB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276072</w:t>
            </w:r>
          </w:p>
        </w:tc>
        <w:tc>
          <w:tcPr>
            <w:tcW w:w="991" w:type="dxa"/>
            <w:tcBorders>
              <w:top w:val="nil"/>
              <w:left w:val="nil"/>
              <w:bottom w:val="single" w:sz="4" w:space="0" w:color="auto"/>
              <w:right w:val="single" w:sz="4" w:space="0" w:color="auto"/>
            </w:tcBorders>
            <w:noWrap/>
            <w:vAlign w:val="bottom"/>
            <w:hideMark/>
          </w:tcPr>
          <w:p w14:paraId="4A63F98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426543</w:t>
            </w:r>
          </w:p>
        </w:tc>
        <w:tc>
          <w:tcPr>
            <w:tcW w:w="984" w:type="dxa"/>
            <w:tcBorders>
              <w:top w:val="nil"/>
              <w:left w:val="nil"/>
              <w:bottom w:val="single" w:sz="4" w:space="0" w:color="auto"/>
              <w:right w:val="single" w:sz="4" w:space="0" w:color="auto"/>
            </w:tcBorders>
            <w:noWrap/>
            <w:vAlign w:val="bottom"/>
            <w:hideMark/>
          </w:tcPr>
          <w:p w14:paraId="78688BA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207624</w:t>
            </w:r>
          </w:p>
        </w:tc>
        <w:tc>
          <w:tcPr>
            <w:tcW w:w="960" w:type="dxa"/>
            <w:tcBorders>
              <w:top w:val="nil"/>
              <w:left w:val="nil"/>
              <w:bottom w:val="single" w:sz="4" w:space="0" w:color="auto"/>
              <w:right w:val="single" w:sz="4" w:space="0" w:color="auto"/>
            </w:tcBorders>
            <w:noWrap/>
            <w:vAlign w:val="bottom"/>
            <w:hideMark/>
          </w:tcPr>
          <w:p w14:paraId="5DC371A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332739</w:t>
            </w:r>
          </w:p>
        </w:tc>
      </w:tr>
      <w:tr w:rsidR="008F3F7E" w:rsidRPr="008F3F7E" w14:paraId="07D59F95"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6863C19F"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5607D2D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0.0005</w:t>
            </w:r>
          </w:p>
        </w:tc>
        <w:tc>
          <w:tcPr>
            <w:tcW w:w="1113" w:type="dxa"/>
            <w:tcBorders>
              <w:top w:val="nil"/>
              <w:left w:val="nil"/>
              <w:bottom w:val="single" w:sz="4" w:space="0" w:color="auto"/>
              <w:right w:val="single" w:sz="4" w:space="0" w:color="auto"/>
            </w:tcBorders>
            <w:noWrap/>
            <w:vAlign w:val="bottom"/>
            <w:hideMark/>
          </w:tcPr>
          <w:p w14:paraId="0530796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0.0064</w:t>
            </w:r>
          </w:p>
        </w:tc>
        <w:tc>
          <w:tcPr>
            <w:tcW w:w="960" w:type="dxa"/>
            <w:tcBorders>
              <w:top w:val="nil"/>
              <w:left w:val="nil"/>
              <w:bottom w:val="single" w:sz="4" w:space="0" w:color="auto"/>
              <w:right w:val="single" w:sz="4" w:space="0" w:color="auto"/>
            </w:tcBorders>
            <w:noWrap/>
            <w:vAlign w:val="bottom"/>
            <w:hideMark/>
          </w:tcPr>
          <w:p w14:paraId="2FADD1C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3.29</w:t>
            </w:r>
          </w:p>
        </w:tc>
        <w:tc>
          <w:tcPr>
            <w:tcW w:w="960" w:type="dxa"/>
            <w:tcBorders>
              <w:top w:val="nil"/>
              <w:left w:val="nil"/>
              <w:bottom w:val="single" w:sz="4" w:space="0" w:color="auto"/>
              <w:right w:val="single" w:sz="4" w:space="0" w:color="auto"/>
            </w:tcBorders>
            <w:noWrap/>
            <w:vAlign w:val="bottom"/>
            <w:hideMark/>
          </w:tcPr>
          <w:p w14:paraId="3A54F6E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250134</w:t>
            </w:r>
          </w:p>
        </w:tc>
        <w:tc>
          <w:tcPr>
            <w:tcW w:w="991" w:type="dxa"/>
            <w:tcBorders>
              <w:top w:val="nil"/>
              <w:left w:val="nil"/>
              <w:bottom w:val="single" w:sz="4" w:space="0" w:color="auto"/>
              <w:right w:val="single" w:sz="4" w:space="0" w:color="auto"/>
            </w:tcBorders>
            <w:noWrap/>
            <w:vAlign w:val="bottom"/>
            <w:hideMark/>
          </w:tcPr>
          <w:p w14:paraId="6891370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366728</w:t>
            </w:r>
          </w:p>
        </w:tc>
        <w:tc>
          <w:tcPr>
            <w:tcW w:w="984" w:type="dxa"/>
            <w:tcBorders>
              <w:top w:val="nil"/>
              <w:left w:val="nil"/>
              <w:bottom w:val="single" w:sz="4" w:space="0" w:color="auto"/>
              <w:right w:val="single" w:sz="4" w:space="0" w:color="auto"/>
            </w:tcBorders>
            <w:noWrap/>
            <w:vAlign w:val="bottom"/>
            <w:hideMark/>
          </w:tcPr>
          <w:p w14:paraId="25F85D4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194487</w:t>
            </w:r>
          </w:p>
        </w:tc>
        <w:tc>
          <w:tcPr>
            <w:tcW w:w="960" w:type="dxa"/>
            <w:tcBorders>
              <w:top w:val="nil"/>
              <w:left w:val="nil"/>
              <w:bottom w:val="single" w:sz="4" w:space="0" w:color="auto"/>
              <w:right w:val="single" w:sz="4" w:space="0" w:color="auto"/>
            </w:tcBorders>
            <w:noWrap/>
            <w:vAlign w:val="bottom"/>
            <w:hideMark/>
          </w:tcPr>
          <w:p w14:paraId="441F824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285568</w:t>
            </w:r>
          </w:p>
        </w:tc>
      </w:tr>
      <w:tr w:rsidR="008F3F7E" w:rsidRPr="008F3F7E" w14:paraId="1F5BCA2C"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2957DD0A"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2AC78E2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w:t>
            </w:r>
          </w:p>
        </w:tc>
        <w:tc>
          <w:tcPr>
            <w:tcW w:w="1113" w:type="dxa"/>
            <w:tcBorders>
              <w:top w:val="nil"/>
              <w:left w:val="nil"/>
              <w:bottom w:val="single" w:sz="4" w:space="0" w:color="auto"/>
              <w:right w:val="single" w:sz="4" w:space="0" w:color="auto"/>
            </w:tcBorders>
            <w:noWrap/>
            <w:vAlign w:val="bottom"/>
            <w:hideMark/>
          </w:tcPr>
          <w:p w14:paraId="44A5D0A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0.0052</w:t>
            </w:r>
          </w:p>
        </w:tc>
        <w:tc>
          <w:tcPr>
            <w:tcW w:w="960" w:type="dxa"/>
            <w:tcBorders>
              <w:top w:val="nil"/>
              <w:left w:val="nil"/>
              <w:bottom w:val="single" w:sz="4" w:space="0" w:color="auto"/>
              <w:right w:val="single" w:sz="4" w:space="0" w:color="auto"/>
            </w:tcBorders>
            <w:noWrap/>
            <w:vAlign w:val="bottom"/>
            <w:hideMark/>
          </w:tcPr>
          <w:p w14:paraId="28435A8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3.09</w:t>
            </w:r>
          </w:p>
        </w:tc>
        <w:tc>
          <w:tcPr>
            <w:tcW w:w="960" w:type="dxa"/>
            <w:tcBorders>
              <w:top w:val="nil"/>
              <w:left w:val="nil"/>
              <w:bottom w:val="single" w:sz="4" w:space="0" w:color="auto"/>
              <w:right w:val="single" w:sz="4" w:space="0" w:color="auto"/>
            </w:tcBorders>
            <w:noWrap/>
            <w:vAlign w:val="bottom"/>
            <w:hideMark/>
          </w:tcPr>
          <w:p w14:paraId="3AF4090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230884</w:t>
            </w:r>
          </w:p>
        </w:tc>
        <w:tc>
          <w:tcPr>
            <w:tcW w:w="991" w:type="dxa"/>
            <w:tcBorders>
              <w:top w:val="nil"/>
              <w:left w:val="nil"/>
              <w:bottom w:val="single" w:sz="4" w:space="0" w:color="auto"/>
              <w:right w:val="single" w:sz="4" w:space="0" w:color="auto"/>
            </w:tcBorders>
            <w:noWrap/>
            <w:vAlign w:val="bottom"/>
            <w:hideMark/>
          </w:tcPr>
          <w:p w14:paraId="3F0AA57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325578</w:t>
            </w:r>
          </w:p>
        </w:tc>
        <w:tc>
          <w:tcPr>
            <w:tcW w:w="984" w:type="dxa"/>
            <w:tcBorders>
              <w:top w:val="nil"/>
              <w:left w:val="nil"/>
              <w:bottom w:val="single" w:sz="4" w:space="0" w:color="auto"/>
              <w:right w:val="single" w:sz="4" w:space="0" w:color="auto"/>
            </w:tcBorders>
            <w:noWrap/>
            <w:vAlign w:val="bottom"/>
            <w:hideMark/>
          </w:tcPr>
          <w:p w14:paraId="167B676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184044</w:t>
            </w:r>
          </w:p>
        </w:tc>
        <w:tc>
          <w:tcPr>
            <w:tcW w:w="960" w:type="dxa"/>
            <w:tcBorders>
              <w:top w:val="nil"/>
              <w:left w:val="nil"/>
              <w:bottom w:val="single" w:sz="4" w:space="0" w:color="auto"/>
              <w:right w:val="single" w:sz="4" w:space="0" w:color="auto"/>
            </w:tcBorders>
            <w:noWrap/>
            <w:vAlign w:val="bottom"/>
            <w:hideMark/>
          </w:tcPr>
          <w:p w14:paraId="1739CC3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255074</w:t>
            </w:r>
          </w:p>
        </w:tc>
      </w:tr>
      <w:tr w:rsidR="008F3F7E" w:rsidRPr="008F3F7E" w14:paraId="269EA1B3"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1F67C750"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6B560CE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0.002</w:t>
            </w:r>
          </w:p>
        </w:tc>
        <w:tc>
          <w:tcPr>
            <w:tcW w:w="1113" w:type="dxa"/>
            <w:tcBorders>
              <w:top w:val="nil"/>
              <w:left w:val="nil"/>
              <w:bottom w:val="single" w:sz="4" w:space="0" w:color="auto"/>
              <w:right w:val="single" w:sz="4" w:space="0" w:color="auto"/>
            </w:tcBorders>
            <w:noWrap/>
            <w:vAlign w:val="bottom"/>
            <w:hideMark/>
          </w:tcPr>
          <w:p w14:paraId="5F3A90C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0.0041</w:t>
            </w:r>
          </w:p>
        </w:tc>
        <w:tc>
          <w:tcPr>
            <w:tcW w:w="960" w:type="dxa"/>
            <w:tcBorders>
              <w:top w:val="nil"/>
              <w:left w:val="nil"/>
              <w:bottom w:val="single" w:sz="4" w:space="0" w:color="auto"/>
              <w:right w:val="single" w:sz="4" w:space="0" w:color="auto"/>
            </w:tcBorders>
            <w:noWrap/>
            <w:vAlign w:val="bottom"/>
            <w:hideMark/>
          </w:tcPr>
          <w:p w14:paraId="64D1E50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2.88</w:t>
            </w:r>
          </w:p>
        </w:tc>
        <w:tc>
          <w:tcPr>
            <w:tcW w:w="960" w:type="dxa"/>
            <w:tcBorders>
              <w:top w:val="nil"/>
              <w:left w:val="nil"/>
              <w:bottom w:val="single" w:sz="4" w:space="0" w:color="auto"/>
              <w:right w:val="single" w:sz="4" w:space="0" w:color="auto"/>
            </w:tcBorders>
            <w:noWrap/>
            <w:vAlign w:val="bottom"/>
            <w:hideMark/>
          </w:tcPr>
          <w:p w14:paraId="634B641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211932</w:t>
            </w:r>
          </w:p>
        </w:tc>
        <w:tc>
          <w:tcPr>
            <w:tcW w:w="991" w:type="dxa"/>
            <w:tcBorders>
              <w:top w:val="nil"/>
              <w:left w:val="nil"/>
              <w:bottom w:val="single" w:sz="4" w:space="0" w:color="auto"/>
              <w:right w:val="single" w:sz="4" w:space="0" w:color="auto"/>
            </w:tcBorders>
            <w:noWrap/>
            <w:vAlign w:val="bottom"/>
            <w:hideMark/>
          </w:tcPr>
          <w:p w14:paraId="5E4B31C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287635</w:t>
            </w:r>
          </w:p>
        </w:tc>
        <w:tc>
          <w:tcPr>
            <w:tcW w:w="984" w:type="dxa"/>
            <w:tcBorders>
              <w:top w:val="nil"/>
              <w:left w:val="nil"/>
              <w:bottom w:val="single" w:sz="4" w:space="0" w:color="auto"/>
              <w:right w:val="single" w:sz="4" w:space="0" w:color="auto"/>
            </w:tcBorders>
            <w:noWrap/>
            <w:vAlign w:val="bottom"/>
            <w:hideMark/>
          </w:tcPr>
          <w:p w14:paraId="05C06E7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173114</w:t>
            </w:r>
          </w:p>
        </w:tc>
        <w:tc>
          <w:tcPr>
            <w:tcW w:w="960" w:type="dxa"/>
            <w:tcBorders>
              <w:top w:val="nil"/>
              <w:left w:val="nil"/>
              <w:bottom w:val="single" w:sz="4" w:space="0" w:color="auto"/>
              <w:right w:val="single" w:sz="4" w:space="0" w:color="auto"/>
            </w:tcBorders>
            <w:noWrap/>
            <w:vAlign w:val="bottom"/>
            <w:hideMark/>
          </w:tcPr>
          <w:p w14:paraId="425A8B4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227900</w:t>
            </w:r>
          </w:p>
        </w:tc>
      </w:tr>
      <w:tr w:rsidR="008F3F7E" w:rsidRPr="008F3F7E" w14:paraId="55A3F37A"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2EAE279F"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6A32BF3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0.005</w:t>
            </w:r>
          </w:p>
        </w:tc>
        <w:tc>
          <w:tcPr>
            <w:tcW w:w="1113" w:type="dxa"/>
            <w:tcBorders>
              <w:top w:val="nil"/>
              <w:left w:val="nil"/>
              <w:bottom w:val="single" w:sz="4" w:space="0" w:color="auto"/>
              <w:right w:val="single" w:sz="4" w:space="0" w:color="auto"/>
            </w:tcBorders>
            <w:noWrap/>
            <w:vAlign w:val="bottom"/>
            <w:hideMark/>
          </w:tcPr>
          <w:p w14:paraId="37DDE97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0.0029</w:t>
            </w:r>
          </w:p>
        </w:tc>
        <w:tc>
          <w:tcPr>
            <w:tcW w:w="960" w:type="dxa"/>
            <w:tcBorders>
              <w:top w:val="nil"/>
              <w:left w:val="nil"/>
              <w:bottom w:val="single" w:sz="4" w:space="0" w:color="auto"/>
              <w:right w:val="single" w:sz="4" w:space="0" w:color="auto"/>
            </w:tcBorders>
            <w:noWrap/>
            <w:vAlign w:val="bottom"/>
            <w:hideMark/>
          </w:tcPr>
          <w:p w14:paraId="575216D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2.58</w:t>
            </w:r>
          </w:p>
        </w:tc>
        <w:tc>
          <w:tcPr>
            <w:tcW w:w="960" w:type="dxa"/>
            <w:tcBorders>
              <w:top w:val="nil"/>
              <w:left w:val="nil"/>
              <w:bottom w:val="single" w:sz="4" w:space="0" w:color="auto"/>
              <w:right w:val="single" w:sz="4" w:space="0" w:color="auto"/>
            </w:tcBorders>
            <w:noWrap/>
            <w:vAlign w:val="bottom"/>
            <w:hideMark/>
          </w:tcPr>
          <w:p w14:paraId="034391E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187282</w:t>
            </w:r>
          </w:p>
        </w:tc>
        <w:tc>
          <w:tcPr>
            <w:tcW w:w="991" w:type="dxa"/>
            <w:tcBorders>
              <w:top w:val="nil"/>
              <w:left w:val="nil"/>
              <w:bottom w:val="single" w:sz="4" w:space="0" w:color="auto"/>
              <w:right w:val="single" w:sz="4" w:space="0" w:color="auto"/>
            </w:tcBorders>
            <w:noWrap/>
            <w:vAlign w:val="bottom"/>
            <w:hideMark/>
          </w:tcPr>
          <w:p w14:paraId="523FE85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241929</w:t>
            </w:r>
          </w:p>
        </w:tc>
        <w:tc>
          <w:tcPr>
            <w:tcW w:w="984" w:type="dxa"/>
            <w:tcBorders>
              <w:top w:val="nil"/>
              <w:left w:val="nil"/>
              <w:bottom w:val="single" w:sz="4" w:space="0" w:color="auto"/>
              <w:right w:val="single" w:sz="4" w:space="0" w:color="auto"/>
            </w:tcBorders>
            <w:noWrap/>
            <w:vAlign w:val="bottom"/>
            <w:hideMark/>
          </w:tcPr>
          <w:p w14:paraId="78C0FA4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157818</w:t>
            </w:r>
          </w:p>
        </w:tc>
        <w:tc>
          <w:tcPr>
            <w:tcW w:w="960" w:type="dxa"/>
            <w:tcBorders>
              <w:top w:val="nil"/>
              <w:left w:val="nil"/>
              <w:bottom w:val="single" w:sz="4" w:space="0" w:color="auto"/>
              <w:right w:val="single" w:sz="4" w:space="0" w:color="auto"/>
            </w:tcBorders>
            <w:noWrap/>
            <w:vAlign w:val="bottom"/>
            <w:hideMark/>
          </w:tcPr>
          <w:p w14:paraId="1E4EF1E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195977</w:t>
            </w:r>
          </w:p>
        </w:tc>
      </w:tr>
      <w:tr w:rsidR="008F3F7E" w:rsidRPr="008F3F7E" w14:paraId="0D78716F"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0DC07C1F"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2C665AD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0.01</w:t>
            </w:r>
          </w:p>
        </w:tc>
        <w:tc>
          <w:tcPr>
            <w:tcW w:w="1113" w:type="dxa"/>
            <w:tcBorders>
              <w:top w:val="nil"/>
              <w:left w:val="nil"/>
              <w:bottom w:val="single" w:sz="4" w:space="0" w:color="auto"/>
              <w:right w:val="single" w:sz="4" w:space="0" w:color="auto"/>
            </w:tcBorders>
            <w:noWrap/>
            <w:vAlign w:val="bottom"/>
            <w:hideMark/>
          </w:tcPr>
          <w:p w14:paraId="6DB8096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0.0022</w:t>
            </w:r>
          </w:p>
        </w:tc>
        <w:tc>
          <w:tcPr>
            <w:tcW w:w="960" w:type="dxa"/>
            <w:tcBorders>
              <w:top w:val="nil"/>
              <w:left w:val="nil"/>
              <w:bottom w:val="single" w:sz="4" w:space="0" w:color="auto"/>
              <w:right w:val="single" w:sz="4" w:space="0" w:color="auto"/>
            </w:tcBorders>
            <w:noWrap/>
            <w:vAlign w:val="bottom"/>
            <w:hideMark/>
          </w:tcPr>
          <w:p w14:paraId="484D94B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2.33</w:t>
            </w:r>
          </w:p>
        </w:tc>
        <w:tc>
          <w:tcPr>
            <w:tcW w:w="960" w:type="dxa"/>
            <w:tcBorders>
              <w:top w:val="nil"/>
              <w:left w:val="nil"/>
              <w:bottom w:val="single" w:sz="4" w:space="0" w:color="auto"/>
              <w:right w:val="single" w:sz="4" w:space="0" w:color="auto"/>
            </w:tcBorders>
            <w:noWrap/>
            <w:vAlign w:val="bottom"/>
            <w:hideMark/>
          </w:tcPr>
          <w:p w14:paraId="634E809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168884</w:t>
            </w:r>
          </w:p>
        </w:tc>
        <w:tc>
          <w:tcPr>
            <w:tcW w:w="991" w:type="dxa"/>
            <w:tcBorders>
              <w:top w:val="nil"/>
              <w:left w:val="nil"/>
              <w:bottom w:val="single" w:sz="4" w:space="0" w:color="auto"/>
              <w:right w:val="single" w:sz="4" w:space="0" w:color="auto"/>
            </w:tcBorders>
            <w:noWrap/>
            <w:vAlign w:val="bottom"/>
            <w:hideMark/>
          </w:tcPr>
          <w:p w14:paraId="55A86B2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210386</w:t>
            </w:r>
          </w:p>
        </w:tc>
        <w:tc>
          <w:tcPr>
            <w:tcW w:w="984" w:type="dxa"/>
            <w:tcBorders>
              <w:top w:val="nil"/>
              <w:left w:val="nil"/>
              <w:bottom w:val="single" w:sz="4" w:space="0" w:color="auto"/>
              <w:right w:val="single" w:sz="4" w:space="0" w:color="auto"/>
            </w:tcBorders>
            <w:noWrap/>
            <w:vAlign w:val="bottom"/>
            <w:hideMark/>
          </w:tcPr>
          <w:p w14:paraId="3923EE3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145504</w:t>
            </w:r>
          </w:p>
        </w:tc>
        <w:tc>
          <w:tcPr>
            <w:tcW w:w="960" w:type="dxa"/>
            <w:tcBorders>
              <w:top w:val="nil"/>
              <w:left w:val="nil"/>
              <w:bottom w:val="single" w:sz="4" w:space="0" w:color="auto"/>
              <w:right w:val="single" w:sz="4" w:space="0" w:color="auto"/>
            </w:tcBorders>
            <w:noWrap/>
            <w:vAlign w:val="bottom"/>
            <w:hideMark/>
          </w:tcPr>
          <w:p w14:paraId="3276AA8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174075</w:t>
            </w:r>
          </w:p>
        </w:tc>
      </w:tr>
      <w:tr w:rsidR="008F3F7E" w:rsidRPr="008F3F7E" w14:paraId="1069B511"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60A45CE1"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1C8C0E5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0.02</w:t>
            </w:r>
          </w:p>
        </w:tc>
        <w:tc>
          <w:tcPr>
            <w:tcW w:w="1113" w:type="dxa"/>
            <w:tcBorders>
              <w:top w:val="nil"/>
              <w:left w:val="nil"/>
              <w:bottom w:val="single" w:sz="4" w:space="0" w:color="auto"/>
              <w:right w:val="single" w:sz="4" w:space="0" w:color="auto"/>
            </w:tcBorders>
            <w:noWrap/>
            <w:vAlign w:val="bottom"/>
            <w:hideMark/>
          </w:tcPr>
          <w:p w14:paraId="440FCB7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0.0016</w:t>
            </w:r>
          </w:p>
        </w:tc>
        <w:tc>
          <w:tcPr>
            <w:tcW w:w="960" w:type="dxa"/>
            <w:tcBorders>
              <w:top w:val="nil"/>
              <w:left w:val="nil"/>
              <w:bottom w:val="single" w:sz="4" w:space="0" w:color="auto"/>
              <w:right w:val="single" w:sz="4" w:space="0" w:color="auto"/>
            </w:tcBorders>
            <w:noWrap/>
            <w:vAlign w:val="bottom"/>
            <w:hideMark/>
          </w:tcPr>
          <w:p w14:paraId="2CFD919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2.05</w:t>
            </w:r>
          </w:p>
        </w:tc>
        <w:tc>
          <w:tcPr>
            <w:tcW w:w="960" w:type="dxa"/>
            <w:tcBorders>
              <w:top w:val="nil"/>
              <w:left w:val="nil"/>
              <w:bottom w:val="single" w:sz="4" w:space="0" w:color="auto"/>
              <w:right w:val="single" w:sz="4" w:space="0" w:color="auto"/>
            </w:tcBorders>
            <w:noWrap/>
            <w:vAlign w:val="bottom"/>
            <w:hideMark/>
          </w:tcPr>
          <w:p w14:paraId="16C6FCE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150625</w:t>
            </w:r>
          </w:p>
        </w:tc>
        <w:tc>
          <w:tcPr>
            <w:tcW w:w="991" w:type="dxa"/>
            <w:tcBorders>
              <w:top w:val="nil"/>
              <w:left w:val="nil"/>
              <w:bottom w:val="single" w:sz="4" w:space="0" w:color="auto"/>
              <w:right w:val="single" w:sz="4" w:space="0" w:color="auto"/>
            </w:tcBorders>
            <w:noWrap/>
            <w:vAlign w:val="bottom"/>
            <w:hideMark/>
          </w:tcPr>
          <w:p w14:paraId="6AE1532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181177</w:t>
            </w:r>
          </w:p>
        </w:tc>
        <w:tc>
          <w:tcPr>
            <w:tcW w:w="984" w:type="dxa"/>
            <w:tcBorders>
              <w:top w:val="nil"/>
              <w:left w:val="nil"/>
              <w:bottom w:val="single" w:sz="4" w:space="0" w:color="auto"/>
              <w:right w:val="single" w:sz="4" w:space="0" w:color="auto"/>
            </w:tcBorders>
            <w:noWrap/>
            <w:vAlign w:val="bottom"/>
            <w:hideMark/>
          </w:tcPr>
          <w:p w14:paraId="6140F21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132434</w:t>
            </w:r>
          </w:p>
        </w:tc>
        <w:tc>
          <w:tcPr>
            <w:tcW w:w="960" w:type="dxa"/>
            <w:tcBorders>
              <w:top w:val="nil"/>
              <w:left w:val="nil"/>
              <w:bottom w:val="single" w:sz="4" w:space="0" w:color="auto"/>
              <w:right w:val="single" w:sz="4" w:space="0" w:color="auto"/>
            </w:tcBorders>
            <w:noWrap/>
            <w:vAlign w:val="bottom"/>
            <w:hideMark/>
          </w:tcPr>
          <w:p w14:paraId="13932E7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153556</w:t>
            </w:r>
          </w:p>
        </w:tc>
      </w:tr>
      <w:tr w:rsidR="008F3F7E" w:rsidRPr="008F3F7E" w14:paraId="7D8725B9"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425404FF"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lastRenderedPageBreak/>
              <w:t>Peak</w:t>
            </w:r>
          </w:p>
        </w:tc>
        <w:tc>
          <w:tcPr>
            <w:tcW w:w="960" w:type="dxa"/>
            <w:tcBorders>
              <w:top w:val="nil"/>
              <w:left w:val="nil"/>
              <w:bottom w:val="single" w:sz="4" w:space="0" w:color="auto"/>
              <w:right w:val="single" w:sz="4" w:space="0" w:color="auto"/>
            </w:tcBorders>
            <w:noWrap/>
            <w:vAlign w:val="bottom"/>
            <w:hideMark/>
          </w:tcPr>
          <w:p w14:paraId="2C5090D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0.05</w:t>
            </w:r>
          </w:p>
        </w:tc>
        <w:tc>
          <w:tcPr>
            <w:tcW w:w="1113" w:type="dxa"/>
            <w:tcBorders>
              <w:top w:val="nil"/>
              <w:left w:val="nil"/>
              <w:bottom w:val="single" w:sz="4" w:space="0" w:color="auto"/>
              <w:right w:val="single" w:sz="4" w:space="0" w:color="auto"/>
            </w:tcBorders>
            <w:noWrap/>
            <w:vAlign w:val="bottom"/>
            <w:hideMark/>
          </w:tcPr>
          <w:p w14:paraId="29D158A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0.0010</w:t>
            </w:r>
          </w:p>
        </w:tc>
        <w:tc>
          <w:tcPr>
            <w:tcW w:w="960" w:type="dxa"/>
            <w:tcBorders>
              <w:top w:val="nil"/>
              <w:left w:val="nil"/>
              <w:bottom w:val="single" w:sz="4" w:space="0" w:color="auto"/>
              <w:right w:val="single" w:sz="4" w:space="0" w:color="auto"/>
            </w:tcBorders>
            <w:noWrap/>
            <w:vAlign w:val="bottom"/>
            <w:hideMark/>
          </w:tcPr>
          <w:p w14:paraId="5F42E29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1.64</w:t>
            </w:r>
          </w:p>
        </w:tc>
        <w:tc>
          <w:tcPr>
            <w:tcW w:w="960" w:type="dxa"/>
            <w:tcBorders>
              <w:top w:val="nil"/>
              <w:left w:val="nil"/>
              <w:bottom w:val="single" w:sz="4" w:space="0" w:color="auto"/>
              <w:right w:val="single" w:sz="4" w:space="0" w:color="auto"/>
            </w:tcBorders>
            <w:noWrap/>
            <w:vAlign w:val="bottom"/>
            <w:hideMark/>
          </w:tcPr>
          <w:p w14:paraId="23FCD37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126514</w:t>
            </w:r>
          </w:p>
        </w:tc>
        <w:tc>
          <w:tcPr>
            <w:tcW w:w="991" w:type="dxa"/>
            <w:tcBorders>
              <w:top w:val="nil"/>
              <w:left w:val="nil"/>
              <w:bottom w:val="single" w:sz="4" w:space="0" w:color="auto"/>
              <w:right w:val="single" w:sz="4" w:space="0" w:color="auto"/>
            </w:tcBorders>
            <w:noWrap/>
            <w:vAlign w:val="bottom"/>
            <w:hideMark/>
          </w:tcPr>
          <w:p w14:paraId="35485C2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145732</w:t>
            </w:r>
          </w:p>
        </w:tc>
        <w:tc>
          <w:tcPr>
            <w:tcW w:w="984" w:type="dxa"/>
            <w:tcBorders>
              <w:top w:val="nil"/>
              <w:left w:val="nil"/>
              <w:bottom w:val="single" w:sz="4" w:space="0" w:color="auto"/>
              <w:right w:val="single" w:sz="4" w:space="0" w:color="auto"/>
            </w:tcBorders>
            <w:noWrap/>
            <w:vAlign w:val="bottom"/>
            <w:hideMark/>
          </w:tcPr>
          <w:p w14:paraId="3405518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113770</w:t>
            </w:r>
          </w:p>
        </w:tc>
        <w:tc>
          <w:tcPr>
            <w:tcW w:w="960" w:type="dxa"/>
            <w:tcBorders>
              <w:top w:val="nil"/>
              <w:left w:val="nil"/>
              <w:bottom w:val="single" w:sz="4" w:space="0" w:color="auto"/>
              <w:right w:val="single" w:sz="4" w:space="0" w:color="auto"/>
            </w:tcBorders>
            <w:noWrap/>
            <w:vAlign w:val="bottom"/>
            <w:hideMark/>
          </w:tcPr>
          <w:p w14:paraId="4B14F1A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127758</w:t>
            </w:r>
          </w:p>
        </w:tc>
      </w:tr>
      <w:tr w:rsidR="008F3F7E" w:rsidRPr="008F3F7E" w14:paraId="1137F3EE"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44BF21CB"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73803EB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0.1</w:t>
            </w:r>
          </w:p>
        </w:tc>
        <w:tc>
          <w:tcPr>
            <w:tcW w:w="1113" w:type="dxa"/>
            <w:tcBorders>
              <w:top w:val="nil"/>
              <w:left w:val="nil"/>
              <w:bottom w:val="single" w:sz="4" w:space="0" w:color="auto"/>
              <w:right w:val="single" w:sz="4" w:space="0" w:color="auto"/>
            </w:tcBorders>
            <w:noWrap/>
            <w:vAlign w:val="bottom"/>
            <w:hideMark/>
          </w:tcPr>
          <w:p w14:paraId="19F1CCE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0.0007</w:t>
            </w:r>
          </w:p>
        </w:tc>
        <w:tc>
          <w:tcPr>
            <w:tcW w:w="960" w:type="dxa"/>
            <w:tcBorders>
              <w:top w:val="nil"/>
              <w:left w:val="nil"/>
              <w:bottom w:val="single" w:sz="4" w:space="0" w:color="auto"/>
              <w:right w:val="single" w:sz="4" w:space="0" w:color="auto"/>
            </w:tcBorders>
            <w:noWrap/>
            <w:vAlign w:val="bottom"/>
            <w:hideMark/>
          </w:tcPr>
          <w:p w14:paraId="6C4E107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1.28</w:t>
            </w:r>
          </w:p>
        </w:tc>
        <w:tc>
          <w:tcPr>
            <w:tcW w:w="960" w:type="dxa"/>
            <w:tcBorders>
              <w:top w:val="nil"/>
              <w:left w:val="nil"/>
              <w:bottom w:val="single" w:sz="4" w:space="0" w:color="auto"/>
              <w:right w:val="single" w:sz="4" w:space="0" w:color="auto"/>
            </w:tcBorders>
            <w:noWrap/>
            <w:vAlign w:val="bottom"/>
            <w:hideMark/>
          </w:tcPr>
          <w:p w14:paraId="09DB2DB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108041</w:t>
            </w:r>
          </w:p>
        </w:tc>
        <w:tc>
          <w:tcPr>
            <w:tcW w:w="991" w:type="dxa"/>
            <w:tcBorders>
              <w:top w:val="nil"/>
              <w:left w:val="nil"/>
              <w:bottom w:val="single" w:sz="4" w:space="0" w:color="auto"/>
              <w:right w:val="single" w:sz="4" w:space="0" w:color="auto"/>
            </w:tcBorders>
            <w:noWrap/>
            <w:vAlign w:val="bottom"/>
            <w:hideMark/>
          </w:tcPr>
          <w:p w14:paraId="387619E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121015</w:t>
            </w:r>
          </w:p>
        </w:tc>
        <w:tc>
          <w:tcPr>
            <w:tcW w:w="984" w:type="dxa"/>
            <w:tcBorders>
              <w:top w:val="nil"/>
              <w:left w:val="nil"/>
              <w:bottom w:val="single" w:sz="4" w:space="0" w:color="auto"/>
              <w:right w:val="single" w:sz="4" w:space="0" w:color="auto"/>
            </w:tcBorders>
            <w:noWrap/>
            <w:vAlign w:val="bottom"/>
            <w:hideMark/>
          </w:tcPr>
          <w:p w14:paraId="25CC8AE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98383</w:t>
            </w:r>
          </w:p>
        </w:tc>
        <w:tc>
          <w:tcPr>
            <w:tcW w:w="960" w:type="dxa"/>
            <w:tcBorders>
              <w:top w:val="nil"/>
              <w:left w:val="nil"/>
              <w:bottom w:val="single" w:sz="4" w:space="0" w:color="auto"/>
              <w:right w:val="single" w:sz="4" w:space="0" w:color="auto"/>
            </w:tcBorders>
            <w:noWrap/>
            <w:vAlign w:val="bottom"/>
            <w:hideMark/>
          </w:tcPr>
          <w:p w14:paraId="32F8E36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108618</w:t>
            </w:r>
          </w:p>
        </w:tc>
      </w:tr>
      <w:tr w:rsidR="008F3F7E" w:rsidRPr="008F3F7E" w14:paraId="74F24075"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2A95B652"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4C803ED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0.2</w:t>
            </w:r>
          </w:p>
        </w:tc>
        <w:tc>
          <w:tcPr>
            <w:tcW w:w="1113" w:type="dxa"/>
            <w:tcBorders>
              <w:top w:val="nil"/>
              <w:left w:val="nil"/>
              <w:bottom w:val="single" w:sz="4" w:space="0" w:color="auto"/>
              <w:right w:val="single" w:sz="4" w:space="0" w:color="auto"/>
            </w:tcBorders>
            <w:noWrap/>
            <w:vAlign w:val="bottom"/>
            <w:hideMark/>
          </w:tcPr>
          <w:p w14:paraId="6EF833F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0.0005</w:t>
            </w:r>
          </w:p>
        </w:tc>
        <w:tc>
          <w:tcPr>
            <w:tcW w:w="960" w:type="dxa"/>
            <w:tcBorders>
              <w:top w:val="nil"/>
              <w:left w:val="nil"/>
              <w:bottom w:val="single" w:sz="4" w:space="0" w:color="auto"/>
              <w:right w:val="single" w:sz="4" w:space="0" w:color="auto"/>
            </w:tcBorders>
            <w:noWrap/>
            <w:vAlign w:val="bottom"/>
            <w:hideMark/>
          </w:tcPr>
          <w:p w14:paraId="42EDA35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0.84</w:t>
            </w:r>
          </w:p>
        </w:tc>
        <w:tc>
          <w:tcPr>
            <w:tcW w:w="960" w:type="dxa"/>
            <w:tcBorders>
              <w:top w:val="nil"/>
              <w:left w:val="nil"/>
              <w:bottom w:val="single" w:sz="4" w:space="0" w:color="auto"/>
              <w:right w:val="single" w:sz="4" w:space="0" w:color="auto"/>
            </w:tcBorders>
            <w:noWrap/>
            <w:vAlign w:val="bottom"/>
            <w:hideMark/>
          </w:tcPr>
          <w:p w14:paraId="319FB43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88923</w:t>
            </w:r>
          </w:p>
        </w:tc>
        <w:tc>
          <w:tcPr>
            <w:tcW w:w="991" w:type="dxa"/>
            <w:tcBorders>
              <w:top w:val="nil"/>
              <w:left w:val="nil"/>
              <w:bottom w:val="single" w:sz="4" w:space="0" w:color="auto"/>
              <w:right w:val="single" w:sz="4" w:space="0" w:color="auto"/>
            </w:tcBorders>
            <w:noWrap/>
            <w:vAlign w:val="bottom"/>
            <w:hideMark/>
          </w:tcPr>
          <w:p w14:paraId="56D2897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97624</w:t>
            </w:r>
          </w:p>
        </w:tc>
        <w:tc>
          <w:tcPr>
            <w:tcW w:w="984" w:type="dxa"/>
            <w:tcBorders>
              <w:top w:val="nil"/>
              <w:left w:val="nil"/>
              <w:bottom w:val="single" w:sz="4" w:space="0" w:color="auto"/>
              <w:right w:val="single" w:sz="4" w:space="0" w:color="auto"/>
            </w:tcBorders>
            <w:noWrap/>
            <w:vAlign w:val="bottom"/>
            <w:hideMark/>
          </w:tcPr>
          <w:p w14:paraId="65F1478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81626</w:t>
            </w:r>
          </w:p>
        </w:tc>
        <w:tc>
          <w:tcPr>
            <w:tcW w:w="960" w:type="dxa"/>
            <w:tcBorders>
              <w:top w:val="nil"/>
              <w:left w:val="nil"/>
              <w:bottom w:val="single" w:sz="4" w:space="0" w:color="auto"/>
              <w:right w:val="single" w:sz="4" w:space="0" w:color="auto"/>
            </w:tcBorders>
            <w:noWrap/>
            <w:vAlign w:val="bottom"/>
            <w:hideMark/>
          </w:tcPr>
          <w:p w14:paraId="74517B4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89126</w:t>
            </w:r>
          </w:p>
        </w:tc>
      </w:tr>
      <w:tr w:rsidR="008F3F7E" w:rsidRPr="008F3F7E" w14:paraId="02F84802"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0C9FAC3D"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649F4AA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0.5</w:t>
            </w:r>
          </w:p>
        </w:tc>
        <w:tc>
          <w:tcPr>
            <w:tcW w:w="1113" w:type="dxa"/>
            <w:tcBorders>
              <w:top w:val="nil"/>
              <w:left w:val="nil"/>
              <w:bottom w:val="single" w:sz="4" w:space="0" w:color="auto"/>
              <w:right w:val="single" w:sz="4" w:space="0" w:color="auto"/>
            </w:tcBorders>
            <w:noWrap/>
            <w:vAlign w:val="bottom"/>
            <w:hideMark/>
          </w:tcPr>
          <w:p w14:paraId="4DFF756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0.0005</w:t>
            </w:r>
          </w:p>
        </w:tc>
        <w:tc>
          <w:tcPr>
            <w:tcW w:w="960" w:type="dxa"/>
            <w:tcBorders>
              <w:top w:val="nil"/>
              <w:left w:val="nil"/>
              <w:bottom w:val="single" w:sz="4" w:space="0" w:color="auto"/>
              <w:right w:val="single" w:sz="4" w:space="0" w:color="auto"/>
            </w:tcBorders>
            <w:noWrap/>
            <w:vAlign w:val="bottom"/>
            <w:hideMark/>
          </w:tcPr>
          <w:p w14:paraId="5C47EBF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w:t>
            </w:r>
          </w:p>
        </w:tc>
        <w:tc>
          <w:tcPr>
            <w:tcW w:w="960" w:type="dxa"/>
            <w:tcBorders>
              <w:top w:val="nil"/>
              <w:left w:val="nil"/>
              <w:bottom w:val="single" w:sz="4" w:space="0" w:color="auto"/>
              <w:right w:val="single" w:sz="4" w:space="0" w:color="auto"/>
            </w:tcBorders>
            <w:noWrap/>
            <w:vAlign w:val="bottom"/>
            <w:hideMark/>
          </w:tcPr>
          <w:p w14:paraId="4E349D7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60585</w:t>
            </w:r>
          </w:p>
        </w:tc>
        <w:tc>
          <w:tcPr>
            <w:tcW w:w="991" w:type="dxa"/>
            <w:tcBorders>
              <w:top w:val="nil"/>
              <w:left w:val="nil"/>
              <w:bottom w:val="single" w:sz="4" w:space="0" w:color="auto"/>
              <w:right w:val="single" w:sz="4" w:space="0" w:color="auto"/>
            </w:tcBorders>
            <w:noWrap/>
            <w:vAlign w:val="bottom"/>
            <w:hideMark/>
          </w:tcPr>
          <w:p w14:paraId="5389377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65857</w:t>
            </w:r>
          </w:p>
        </w:tc>
        <w:tc>
          <w:tcPr>
            <w:tcW w:w="984" w:type="dxa"/>
            <w:tcBorders>
              <w:top w:val="nil"/>
              <w:left w:val="nil"/>
              <w:bottom w:val="single" w:sz="4" w:space="0" w:color="auto"/>
              <w:right w:val="single" w:sz="4" w:space="0" w:color="auto"/>
            </w:tcBorders>
            <w:noWrap/>
            <w:vAlign w:val="bottom"/>
            <w:hideMark/>
          </w:tcPr>
          <w:p w14:paraId="5222BA2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55691</w:t>
            </w:r>
          </w:p>
        </w:tc>
        <w:tc>
          <w:tcPr>
            <w:tcW w:w="960" w:type="dxa"/>
            <w:tcBorders>
              <w:top w:val="nil"/>
              <w:left w:val="nil"/>
              <w:bottom w:val="single" w:sz="4" w:space="0" w:color="auto"/>
              <w:right w:val="single" w:sz="4" w:space="0" w:color="auto"/>
            </w:tcBorders>
            <w:noWrap/>
            <w:vAlign w:val="bottom"/>
            <w:hideMark/>
          </w:tcPr>
          <w:p w14:paraId="194B90A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60529</w:t>
            </w:r>
          </w:p>
        </w:tc>
      </w:tr>
      <w:tr w:rsidR="008F3F7E" w:rsidRPr="008F3F7E" w14:paraId="306CDBAB"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09EF2E33"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37CC1A3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0.8</w:t>
            </w:r>
          </w:p>
        </w:tc>
        <w:tc>
          <w:tcPr>
            <w:tcW w:w="1113" w:type="dxa"/>
            <w:tcBorders>
              <w:top w:val="nil"/>
              <w:left w:val="nil"/>
              <w:bottom w:val="single" w:sz="4" w:space="0" w:color="auto"/>
              <w:right w:val="single" w:sz="4" w:space="0" w:color="auto"/>
            </w:tcBorders>
            <w:noWrap/>
            <w:vAlign w:val="bottom"/>
            <w:hideMark/>
          </w:tcPr>
          <w:p w14:paraId="2C16AFF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0.0006</w:t>
            </w:r>
          </w:p>
        </w:tc>
        <w:tc>
          <w:tcPr>
            <w:tcW w:w="960" w:type="dxa"/>
            <w:tcBorders>
              <w:top w:val="nil"/>
              <w:left w:val="nil"/>
              <w:bottom w:val="single" w:sz="4" w:space="0" w:color="auto"/>
              <w:right w:val="single" w:sz="4" w:space="0" w:color="auto"/>
            </w:tcBorders>
            <w:noWrap/>
            <w:vAlign w:val="bottom"/>
            <w:hideMark/>
          </w:tcPr>
          <w:p w14:paraId="7D68D11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-0.84</w:t>
            </w:r>
          </w:p>
        </w:tc>
        <w:tc>
          <w:tcPr>
            <w:tcW w:w="960" w:type="dxa"/>
            <w:tcBorders>
              <w:top w:val="nil"/>
              <w:left w:val="nil"/>
              <w:bottom w:val="single" w:sz="4" w:space="0" w:color="auto"/>
              <w:right w:val="single" w:sz="4" w:space="0" w:color="auto"/>
            </w:tcBorders>
            <w:noWrap/>
            <w:vAlign w:val="bottom"/>
            <w:hideMark/>
          </w:tcPr>
          <w:p w14:paraId="392B75E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40671</w:t>
            </w:r>
          </w:p>
        </w:tc>
        <w:tc>
          <w:tcPr>
            <w:tcW w:w="991" w:type="dxa"/>
            <w:tcBorders>
              <w:top w:val="nil"/>
              <w:left w:val="nil"/>
              <w:bottom w:val="single" w:sz="4" w:space="0" w:color="auto"/>
              <w:right w:val="single" w:sz="4" w:space="0" w:color="auto"/>
            </w:tcBorders>
            <w:noWrap/>
            <w:vAlign w:val="bottom"/>
            <w:hideMark/>
          </w:tcPr>
          <w:p w14:paraId="5357825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44531</w:t>
            </w:r>
          </w:p>
        </w:tc>
        <w:tc>
          <w:tcPr>
            <w:tcW w:w="984" w:type="dxa"/>
            <w:tcBorders>
              <w:top w:val="nil"/>
              <w:left w:val="nil"/>
              <w:bottom w:val="single" w:sz="4" w:space="0" w:color="auto"/>
              <w:right w:val="single" w:sz="4" w:space="0" w:color="auto"/>
            </w:tcBorders>
            <w:noWrap/>
            <w:vAlign w:val="bottom"/>
            <w:hideMark/>
          </w:tcPr>
          <w:p w14:paraId="5F2F8EB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36709</w:t>
            </w:r>
          </w:p>
        </w:tc>
        <w:tc>
          <w:tcPr>
            <w:tcW w:w="960" w:type="dxa"/>
            <w:tcBorders>
              <w:top w:val="nil"/>
              <w:left w:val="nil"/>
              <w:bottom w:val="single" w:sz="4" w:space="0" w:color="auto"/>
              <w:right w:val="single" w:sz="4" w:space="0" w:color="auto"/>
            </w:tcBorders>
            <w:noWrap/>
            <w:vAlign w:val="bottom"/>
            <w:hideMark/>
          </w:tcPr>
          <w:p w14:paraId="3E82867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40487</w:t>
            </w:r>
          </w:p>
        </w:tc>
      </w:tr>
      <w:tr w:rsidR="008F3F7E" w:rsidRPr="008F3F7E" w14:paraId="60F1BA3A"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5B340C8E"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76D290D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0.9</w:t>
            </w:r>
          </w:p>
        </w:tc>
        <w:tc>
          <w:tcPr>
            <w:tcW w:w="1113" w:type="dxa"/>
            <w:tcBorders>
              <w:top w:val="nil"/>
              <w:left w:val="nil"/>
              <w:bottom w:val="single" w:sz="4" w:space="0" w:color="auto"/>
              <w:right w:val="single" w:sz="4" w:space="0" w:color="auto"/>
            </w:tcBorders>
            <w:noWrap/>
            <w:vAlign w:val="bottom"/>
            <w:hideMark/>
          </w:tcPr>
          <w:p w14:paraId="070B0EC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0.0009</w:t>
            </w:r>
          </w:p>
        </w:tc>
        <w:tc>
          <w:tcPr>
            <w:tcW w:w="960" w:type="dxa"/>
            <w:tcBorders>
              <w:top w:val="nil"/>
              <w:left w:val="nil"/>
              <w:bottom w:val="single" w:sz="4" w:space="0" w:color="auto"/>
              <w:right w:val="single" w:sz="4" w:space="0" w:color="auto"/>
            </w:tcBorders>
            <w:noWrap/>
            <w:vAlign w:val="bottom"/>
            <w:hideMark/>
          </w:tcPr>
          <w:p w14:paraId="4E42A23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-1.28</w:t>
            </w:r>
          </w:p>
        </w:tc>
        <w:tc>
          <w:tcPr>
            <w:tcW w:w="960" w:type="dxa"/>
            <w:tcBorders>
              <w:top w:val="nil"/>
              <w:left w:val="nil"/>
              <w:bottom w:val="single" w:sz="4" w:space="0" w:color="auto"/>
              <w:right w:val="single" w:sz="4" w:space="0" w:color="auto"/>
            </w:tcBorders>
            <w:noWrap/>
            <w:vAlign w:val="bottom"/>
            <w:hideMark/>
          </w:tcPr>
          <w:p w14:paraId="6D55DB1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32826</w:t>
            </w:r>
          </w:p>
        </w:tc>
        <w:tc>
          <w:tcPr>
            <w:tcW w:w="991" w:type="dxa"/>
            <w:tcBorders>
              <w:top w:val="nil"/>
              <w:left w:val="nil"/>
              <w:bottom w:val="single" w:sz="4" w:space="0" w:color="auto"/>
              <w:right w:val="single" w:sz="4" w:space="0" w:color="auto"/>
            </w:tcBorders>
            <w:noWrap/>
            <w:vAlign w:val="bottom"/>
            <w:hideMark/>
          </w:tcPr>
          <w:p w14:paraId="11C3DE2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36401</w:t>
            </w:r>
          </w:p>
        </w:tc>
        <w:tc>
          <w:tcPr>
            <w:tcW w:w="984" w:type="dxa"/>
            <w:tcBorders>
              <w:top w:val="nil"/>
              <w:left w:val="nil"/>
              <w:bottom w:val="single" w:sz="4" w:space="0" w:color="auto"/>
              <w:right w:val="single" w:sz="4" w:space="0" w:color="auto"/>
            </w:tcBorders>
            <w:noWrap/>
            <w:vAlign w:val="bottom"/>
            <w:hideMark/>
          </w:tcPr>
          <w:p w14:paraId="222E1FF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28836</w:t>
            </w:r>
          </w:p>
        </w:tc>
        <w:tc>
          <w:tcPr>
            <w:tcW w:w="960" w:type="dxa"/>
            <w:tcBorders>
              <w:top w:val="nil"/>
              <w:left w:val="nil"/>
              <w:bottom w:val="single" w:sz="4" w:space="0" w:color="auto"/>
              <w:right w:val="single" w:sz="4" w:space="0" w:color="auto"/>
            </w:tcBorders>
            <w:noWrap/>
            <w:vAlign w:val="bottom"/>
            <w:hideMark/>
          </w:tcPr>
          <w:p w14:paraId="5E8CF72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32573</w:t>
            </w:r>
          </w:p>
        </w:tc>
      </w:tr>
      <w:tr w:rsidR="008F3F7E" w:rsidRPr="008F3F7E" w14:paraId="1755AFC8"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34822BF9"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00DDAE5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0.95</w:t>
            </w:r>
          </w:p>
        </w:tc>
        <w:tc>
          <w:tcPr>
            <w:tcW w:w="1113" w:type="dxa"/>
            <w:tcBorders>
              <w:top w:val="nil"/>
              <w:left w:val="nil"/>
              <w:bottom w:val="single" w:sz="4" w:space="0" w:color="auto"/>
              <w:right w:val="single" w:sz="4" w:space="0" w:color="auto"/>
            </w:tcBorders>
            <w:noWrap/>
            <w:vAlign w:val="bottom"/>
            <w:hideMark/>
          </w:tcPr>
          <w:p w14:paraId="537568D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0.0013</w:t>
            </w:r>
          </w:p>
        </w:tc>
        <w:tc>
          <w:tcPr>
            <w:tcW w:w="960" w:type="dxa"/>
            <w:tcBorders>
              <w:top w:val="nil"/>
              <w:left w:val="nil"/>
              <w:bottom w:val="single" w:sz="4" w:space="0" w:color="auto"/>
              <w:right w:val="single" w:sz="4" w:space="0" w:color="auto"/>
            </w:tcBorders>
            <w:noWrap/>
            <w:vAlign w:val="bottom"/>
            <w:hideMark/>
          </w:tcPr>
          <w:p w14:paraId="5A43CCE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-1.64</w:t>
            </w:r>
          </w:p>
        </w:tc>
        <w:tc>
          <w:tcPr>
            <w:tcW w:w="960" w:type="dxa"/>
            <w:tcBorders>
              <w:top w:val="nil"/>
              <w:left w:val="nil"/>
              <w:bottom w:val="single" w:sz="4" w:space="0" w:color="auto"/>
              <w:right w:val="single" w:sz="4" w:space="0" w:color="auto"/>
            </w:tcBorders>
            <w:noWrap/>
            <w:vAlign w:val="bottom"/>
            <w:hideMark/>
          </w:tcPr>
          <w:p w14:paraId="7618CC8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27417</w:t>
            </w:r>
          </w:p>
        </w:tc>
        <w:tc>
          <w:tcPr>
            <w:tcW w:w="991" w:type="dxa"/>
            <w:tcBorders>
              <w:top w:val="nil"/>
              <w:left w:val="nil"/>
              <w:bottom w:val="single" w:sz="4" w:space="0" w:color="auto"/>
              <w:right w:val="single" w:sz="4" w:space="0" w:color="auto"/>
            </w:tcBorders>
            <w:noWrap/>
            <w:vAlign w:val="bottom"/>
            <w:hideMark/>
          </w:tcPr>
          <w:p w14:paraId="306C291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30925</w:t>
            </w:r>
          </w:p>
        </w:tc>
        <w:tc>
          <w:tcPr>
            <w:tcW w:w="984" w:type="dxa"/>
            <w:tcBorders>
              <w:top w:val="nil"/>
              <w:left w:val="nil"/>
              <w:bottom w:val="single" w:sz="4" w:space="0" w:color="auto"/>
              <w:right w:val="single" w:sz="4" w:space="0" w:color="auto"/>
            </w:tcBorders>
            <w:noWrap/>
            <w:vAlign w:val="bottom"/>
            <w:hideMark/>
          </w:tcPr>
          <w:p w14:paraId="4072535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23227</w:t>
            </w:r>
          </w:p>
        </w:tc>
        <w:tc>
          <w:tcPr>
            <w:tcW w:w="960" w:type="dxa"/>
            <w:tcBorders>
              <w:top w:val="nil"/>
              <w:left w:val="nil"/>
              <w:bottom w:val="single" w:sz="4" w:space="0" w:color="auto"/>
              <w:right w:val="single" w:sz="4" w:space="0" w:color="auto"/>
            </w:tcBorders>
            <w:noWrap/>
            <w:vAlign w:val="bottom"/>
            <w:hideMark/>
          </w:tcPr>
          <w:p w14:paraId="7CF3281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27041</w:t>
            </w:r>
          </w:p>
        </w:tc>
      </w:tr>
      <w:tr w:rsidR="008F3F7E" w:rsidRPr="008F3F7E" w14:paraId="44E82252"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4D4552C3"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Peak</w:t>
            </w:r>
          </w:p>
        </w:tc>
        <w:tc>
          <w:tcPr>
            <w:tcW w:w="960" w:type="dxa"/>
            <w:tcBorders>
              <w:top w:val="nil"/>
              <w:left w:val="nil"/>
              <w:bottom w:val="single" w:sz="4" w:space="0" w:color="auto"/>
              <w:right w:val="single" w:sz="4" w:space="0" w:color="auto"/>
            </w:tcBorders>
            <w:noWrap/>
            <w:vAlign w:val="bottom"/>
            <w:hideMark/>
          </w:tcPr>
          <w:p w14:paraId="7784EB2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0.99</w:t>
            </w:r>
          </w:p>
        </w:tc>
        <w:tc>
          <w:tcPr>
            <w:tcW w:w="1113" w:type="dxa"/>
            <w:tcBorders>
              <w:top w:val="nil"/>
              <w:left w:val="nil"/>
              <w:bottom w:val="single" w:sz="4" w:space="0" w:color="auto"/>
              <w:right w:val="single" w:sz="4" w:space="0" w:color="auto"/>
            </w:tcBorders>
            <w:noWrap/>
            <w:vAlign w:val="bottom"/>
            <w:hideMark/>
          </w:tcPr>
          <w:p w14:paraId="413D97E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0.0030</w:t>
            </w:r>
          </w:p>
        </w:tc>
        <w:tc>
          <w:tcPr>
            <w:tcW w:w="960" w:type="dxa"/>
            <w:tcBorders>
              <w:top w:val="nil"/>
              <w:left w:val="nil"/>
              <w:bottom w:val="single" w:sz="4" w:space="0" w:color="auto"/>
              <w:right w:val="single" w:sz="4" w:space="0" w:color="auto"/>
            </w:tcBorders>
            <w:noWrap/>
            <w:vAlign w:val="bottom"/>
            <w:hideMark/>
          </w:tcPr>
          <w:p w14:paraId="72FA1C7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-2.33</w:t>
            </w:r>
          </w:p>
        </w:tc>
        <w:tc>
          <w:tcPr>
            <w:tcW w:w="960" w:type="dxa"/>
            <w:tcBorders>
              <w:top w:val="nil"/>
              <w:left w:val="nil"/>
              <w:bottom w:val="single" w:sz="4" w:space="0" w:color="auto"/>
              <w:right w:val="single" w:sz="4" w:space="0" w:color="auto"/>
            </w:tcBorders>
            <w:noWrap/>
            <w:vAlign w:val="bottom"/>
            <w:hideMark/>
          </w:tcPr>
          <w:p w14:paraId="0022D20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19408</w:t>
            </w:r>
          </w:p>
        </w:tc>
        <w:tc>
          <w:tcPr>
            <w:tcW w:w="991" w:type="dxa"/>
            <w:tcBorders>
              <w:top w:val="nil"/>
              <w:left w:val="nil"/>
              <w:bottom w:val="single" w:sz="4" w:space="0" w:color="auto"/>
              <w:right w:val="single" w:sz="4" w:space="0" w:color="auto"/>
            </w:tcBorders>
            <w:noWrap/>
            <w:vAlign w:val="bottom"/>
            <w:hideMark/>
          </w:tcPr>
          <w:p w14:paraId="52DF430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23026</w:t>
            </w:r>
          </w:p>
        </w:tc>
        <w:tc>
          <w:tcPr>
            <w:tcW w:w="984" w:type="dxa"/>
            <w:tcBorders>
              <w:top w:val="nil"/>
              <w:left w:val="nil"/>
              <w:bottom w:val="single" w:sz="4" w:space="0" w:color="auto"/>
              <w:right w:val="single" w:sz="4" w:space="0" w:color="auto"/>
            </w:tcBorders>
            <w:noWrap/>
            <w:vAlign w:val="bottom"/>
            <w:hideMark/>
          </w:tcPr>
          <w:p w14:paraId="5A1A8AF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14842</w:t>
            </w:r>
          </w:p>
        </w:tc>
        <w:tc>
          <w:tcPr>
            <w:tcW w:w="960" w:type="dxa"/>
            <w:tcBorders>
              <w:top w:val="nil"/>
              <w:left w:val="nil"/>
              <w:bottom w:val="single" w:sz="4" w:space="0" w:color="auto"/>
              <w:right w:val="single" w:sz="4" w:space="0" w:color="auto"/>
            </w:tcBorders>
            <w:noWrap/>
            <w:vAlign w:val="bottom"/>
            <w:hideMark/>
          </w:tcPr>
          <w:p w14:paraId="47528C9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18564</w:t>
            </w:r>
          </w:p>
        </w:tc>
      </w:tr>
      <w:tr w:rsidR="008F3F7E" w:rsidRPr="008F3F7E" w14:paraId="3F0BE926"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187976BD"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06CCE71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0.0001</w:t>
            </w:r>
          </w:p>
        </w:tc>
        <w:tc>
          <w:tcPr>
            <w:tcW w:w="1113" w:type="dxa"/>
            <w:tcBorders>
              <w:top w:val="nil"/>
              <w:left w:val="nil"/>
              <w:bottom w:val="single" w:sz="4" w:space="0" w:color="auto"/>
              <w:right w:val="single" w:sz="4" w:space="0" w:color="auto"/>
            </w:tcBorders>
            <w:noWrap/>
            <w:vAlign w:val="bottom"/>
            <w:hideMark/>
          </w:tcPr>
          <w:p w14:paraId="7DC8FF5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0.0109</w:t>
            </w:r>
          </w:p>
        </w:tc>
        <w:tc>
          <w:tcPr>
            <w:tcW w:w="960" w:type="dxa"/>
            <w:tcBorders>
              <w:top w:val="nil"/>
              <w:left w:val="nil"/>
              <w:bottom w:val="single" w:sz="4" w:space="0" w:color="auto"/>
              <w:right w:val="single" w:sz="4" w:space="0" w:color="auto"/>
            </w:tcBorders>
            <w:noWrap/>
            <w:vAlign w:val="bottom"/>
            <w:hideMark/>
          </w:tcPr>
          <w:p w14:paraId="22F8A51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3.72</w:t>
            </w:r>
          </w:p>
        </w:tc>
        <w:tc>
          <w:tcPr>
            <w:tcW w:w="960" w:type="dxa"/>
            <w:tcBorders>
              <w:top w:val="nil"/>
              <w:left w:val="nil"/>
              <w:bottom w:val="single" w:sz="4" w:space="0" w:color="auto"/>
              <w:right w:val="single" w:sz="4" w:space="0" w:color="auto"/>
            </w:tcBorders>
            <w:noWrap/>
            <w:vAlign w:val="bottom"/>
            <w:hideMark/>
          </w:tcPr>
          <w:p w14:paraId="37E2403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299447</w:t>
            </w:r>
          </w:p>
        </w:tc>
        <w:tc>
          <w:tcPr>
            <w:tcW w:w="991" w:type="dxa"/>
            <w:tcBorders>
              <w:top w:val="nil"/>
              <w:left w:val="nil"/>
              <w:bottom w:val="single" w:sz="4" w:space="0" w:color="auto"/>
              <w:right w:val="single" w:sz="4" w:space="0" w:color="auto"/>
            </w:tcBorders>
            <w:noWrap/>
            <w:vAlign w:val="bottom"/>
            <w:hideMark/>
          </w:tcPr>
          <w:p w14:paraId="7DC573A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479405</w:t>
            </w:r>
          </w:p>
        </w:tc>
        <w:tc>
          <w:tcPr>
            <w:tcW w:w="984" w:type="dxa"/>
            <w:tcBorders>
              <w:top w:val="nil"/>
              <w:left w:val="nil"/>
              <w:bottom w:val="single" w:sz="4" w:space="0" w:color="auto"/>
              <w:right w:val="single" w:sz="4" w:space="0" w:color="auto"/>
            </w:tcBorders>
            <w:noWrap/>
            <w:vAlign w:val="bottom"/>
            <w:hideMark/>
          </w:tcPr>
          <w:p w14:paraId="1AF30EC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221040</w:t>
            </w:r>
          </w:p>
        </w:tc>
        <w:tc>
          <w:tcPr>
            <w:tcW w:w="960" w:type="dxa"/>
            <w:tcBorders>
              <w:top w:val="nil"/>
              <w:left w:val="nil"/>
              <w:bottom w:val="single" w:sz="4" w:space="0" w:color="auto"/>
              <w:right w:val="single" w:sz="4" w:space="0" w:color="auto"/>
            </w:tcBorders>
            <w:noWrap/>
            <w:vAlign w:val="bottom"/>
            <w:hideMark/>
          </w:tcPr>
          <w:p w14:paraId="798A05C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386105</w:t>
            </w:r>
          </w:p>
        </w:tc>
      </w:tr>
      <w:tr w:rsidR="008F3F7E" w:rsidRPr="008F3F7E" w14:paraId="08C31F58"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46FC3271"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5427F88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0.0002</w:t>
            </w:r>
          </w:p>
        </w:tc>
        <w:tc>
          <w:tcPr>
            <w:tcW w:w="1113" w:type="dxa"/>
            <w:tcBorders>
              <w:top w:val="nil"/>
              <w:left w:val="nil"/>
              <w:bottom w:val="single" w:sz="4" w:space="0" w:color="auto"/>
              <w:right w:val="single" w:sz="4" w:space="0" w:color="auto"/>
            </w:tcBorders>
            <w:noWrap/>
            <w:vAlign w:val="bottom"/>
            <w:hideMark/>
          </w:tcPr>
          <w:p w14:paraId="1C757CC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0.0092</w:t>
            </w:r>
          </w:p>
        </w:tc>
        <w:tc>
          <w:tcPr>
            <w:tcW w:w="960" w:type="dxa"/>
            <w:tcBorders>
              <w:top w:val="nil"/>
              <w:left w:val="nil"/>
              <w:bottom w:val="single" w:sz="4" w:space="0" w:color="auto"/>
              <w:right w:val="single" w:sz="4" w:space="0" w:color="auto"/>
            </w:tcBorders>
            <w:noWrap/>
            <w:vAlign w:val="bottom"/>
            <w:hideMark/>
          </w:tcPr>
          <w:p w14:paraId="62419BB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3.54</w:t>
            </w:r>
          </w:p>
        </w:tc>
        <w:tc>
          <w:tcPr>
            <w:tcW w:w="960" w:type="dxa"/>
            <w:tcBorders>
              <w:top w:val="nil"/>
              <w:left w:val="nil"/>
              <w:bottom w:val="single" w:sz="4" w:space="0" w:color="auto"/>
              <w:right w:val="single" w:sz="4" w:space="0" w:color="auto"/>
            </w:tcBorders>
            <w:noWrap/>
            <w:vAlign w:val="bottom"/>
            <w:hideMark/>
          </w:tcPr>
          <w:p w14:paraId="09FE994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276822</w:t>
            </w:r>
          </w:p>
        </w:tc>
        <w:tc>
          <w:tcPr>
            <w:tcW w:w="991" w:type="dxa"/>
            <w:tcBorders>
              <w:top w:val="nil"/>
              <w:left w:val="nil"/>
              <w:bottom w:val="single" w:sz="4" w:space="0" w:color="auto"/>
              <w:right w:val="single" w:sz="4" w:space="0" w:color="auto"/>
            </w:tcBorders>
            <w:noWrap/>
            <w:vAlign w:val="bottom"/>
            <w:hideMark/>
          </w:tcPr>
          <w:p w14:paraId="074A6F8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426187</w:t>
            </w:r>
          </w:p>
        </w:tc>
        <w:tc>
          <w:tcPr>
            <w:tcW w:w="984" w:type="dxa"/>
            <w:tcBorders>
              <w:top w:val="nil"/>
              <w:left w:val="nil"/>
              <w:bottom w:val="single" w:sz="4" w:space="0" w:color="auto"/>
              <w:right w:val="single" w:sz="4" w:space="0" w:color="auto"/>
            </w:tcBorders>
            <w:noWrap/>
            <w:vAlign w:val="bottom"/>
            <w:hideMark/>
          </w:tcPr>
          <w:p w14:paraId="4DA4DC1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209249</w:t>
            </w:r>
          </w:p>
        </w:tc>
        <w:tc>
          <w:tcPr>
            <w:tcW w:w="960" w:type="dxa"/>
            <w:tcBorders>
              <w:top w:val="nil"/>
              <w:left w:val="nil"/>
              <w:bottom w:val="single" w:sz="4" w:space="0" w:color="auto"/>
              <w:right w:val="single" w:sz="4" w:space="0" w:color="auto"/>
            </w:tcBorders>
            <w:noWrap/>
            <w:vAlign w:val="bottom"/>
            <w:hideMark/>
          </w:tcPr>
          <w:p w14:paraId="489B4C1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338896</w:t>
            </w:r>
          </w:p>
        </w:tc>
      </w:tr>
      <w:tr w:rsidR="008F3F7E" w:rsidRPr="008F3F7E" w14:paraId="0F5A1A5D"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409638A7"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5E0835A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0.0005</w:t>
            </w:r>
          </w:p>
        </w:tc>
        <w:tc>
          <w:tcPr>
            <w:tcW w:w="1113" w:type="dxa"/>
            <w:tcBorders>
              <w:top w:val="nil"/>
              <w:left w:val="nil"/>
              <w:bottom w:val="single" w:sz="4" w:space="0" w:color="auto"/>
              <w:right w:val="single" w:sz="4" w:space="0" w:color="auto"/>
            </w:tcBorders>
            <w:noWrap/>
            <w:vAlign w:val="bottom"/>
            <w:hideMark/>
          </w:tcPr>
          <w:p w14:paraId="7BFF69C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0.0072</w:t>
            </w:r>
          </w:p>
        </w:tc>
        <w:tc>
          <w:tcPr>
            <w:tcW w:w="960" w:type="dxa"/>
            <w:tcBorders>
              <w:top w:val="nil"/>
              <w:left w:val="nil"/>
              <w:bottom w:val="single" w:sz="4" w:space="0" w:color="auto"/>
              <w:right w:val="single" w:sz="4" w:space="0" w:color="auto"/>
            </w:tcBorders>
            <w:noWrap/>
            <w:vAlign w:val="bottom"/>
            <w:hideMark/>
          </w:tcPr>
          <w:p w14:paraId="108B2D1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3.29</w:t>
            </w:r>
          </w:p>
        </w:tc>
        <w:tc>
          <w:tcPr>
            <w:tcW w:w="960" w:type="dxa"/>
            <w:tcBorders>
              <w:top w:val="nil"/>
              <w:left w:val="nil"/>
              <w:bottom w:val="single" w:sz="4" w:space="0" w:color="auto"/>
              <w:right w:val="single" w:sz="4" w:space="0" w:color="auto"/>
            </w:tcBorders>
            <w:noWrap/>
            <w:vAlign w:val="bottom"/>
            <w:hideMark/>
          </w:tcPr>
          <w:p w14:paraId="464DFE8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247988</w:t>
            </w:r>
          </w:p>
        </w:tc>
        <w:tc>
          <w:tcPr>
            <w:tcW w:w="991" w:type="dxa"/>
            <w:tcBorders>
              <w:top w:val="nil"/>
              <w:left w:val="nil"/>
              <w:bottom w:val="single" w:sz="4" w:space="0" w:color="auto"/>
              <w:right w:val="single" w:sz="4" w:space="0" w:color="auto"/>
            </w:tcBorders>
            <w:noWrap/>
            <w:vAlign w:val="bottom"/>
            <w:hideMark/>
          </w:tcPr>
          <w:p w14:paraId="3929A6A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362832</w:t>
            </w:r>
          </w:p>
        </w:tc>
        <w:tc>
          <w:tcPr>
            <w:tcW w:w="984" w:type="dxa"/>
            <w:tcBorders>
              <w:top w:val="nil"/>
              <w:left w:val="nil"/>
              <w:bottom w:val="single" w:sz="4" w:space="0" w:color="auto"/>
              <w:right w:val="single" w:sz="4" w:space="0" w:color="auto"/>
            </w:tcBorders>
            <w:noWrap/>
            <w:vAlign w:val="bottom"/>
            <w:hideMark/>
          </w:tcPr>
          <w:p w14:paraId="0DEC38C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193367</w:t>
            </w:r>
          </w:p>
        </w:tc>
        <w:tc>
          <w:tcPr>
            <w:tcW w:w="960" w:type="dxa"/>
            <w:tcBorders>
              <w:top w:val="nil"/>
              <w:left w:val="nil"/>
              <w:bottom w:val="single" w:sz="4" w:space="0" w:color="auto"/>
              <w:right w:val="single" w:sz="4" w:space="0" w:color="auto"/>
            </w:tcBorders>
            <w:noWrap/>
            <w:vAlign w:val="bottom"/>
            <w:hideMark/>
          </w:tcPr>
          <w:p w14:paraId="3A4BF74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286800</w:t>
            </w:r>
          </w:p>
        </w:tc>
      </w:tr>
      <w:tr w:rsidR="008F3F7E" w:rsidRPr="008F3F7E" w14:paraId="22637BB7"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0EB224C6"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6339823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w:t>
            </w:r>
          </w:p>
        </w:tc>
        <w:tc>
          <w:tcPr>
            <w:tcW w:w="1113" w:type="dxa"/>
            <w:tcBorders>
              <w:top w:val="nil"/>
              <w:left w:val="nil"/>
              <w:bottom w:val="single" w:sz="4" w:space="0" w:color="auto"/>
              <w:right w:val="single" w:sz="4" w:space="0" w:color="auto"/>
            </w:tcBorders>
            <w:noWrap/>
            <w:vAlign w:val="bottom"/>
            <w:hideMark/>
          </w:tcPr>
          <w:p w14:paraId="304654D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0.0059</w:t>
            </w:r>
          </w:p>
        </w:tc>
        <w:tc>
          <w:tcPr>
            <w:tcW w:w="960" w:type="dxa"/>
            <w:tcBorders>
              <w:top w:val="nil"/>
              <w:left w:val="nil"/>
              <w:bottom w:val="single" w:sz="4" w:space="0" w:color="auto"/>
              <w:right w:val="single" w:sz="4" w:space="0" w:color="auto"/>
            </w:tcBorders>
            <w:noWrap/>
            <w:vAlign w:val="bottom"/>
            <w:hideMark/>
          </w:tcPr>
          <w:p w14:paraId="1531D7E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3.09</w:t>
            </w:r>
          </w:p>
        </w:tc>
        <w:tc>
          <w:tcPr>
            <w:tcW w:w="960" w:type="dxa"/>
            <w:tcBorders>
              <w:top w:val="nil"/>
              <w:left w:val="nil"/>
              <w:bottom w:val="single" w:sz="4" w:space="0" w:color="auto"/>
              <w:right w:val="single" w:sz="4" w:space="0" w:color="auto"/>
            </w:tcBorders>
            <w:noWrap/>
            <w:vAlign w:val="bottom"/>
            <w:hideMark/>
          </w:tcPr>
          <w:p w14:paraId="3433C4C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226952</w:t>
            </w:r>
          </w:p>
        </w:tc>
        <w:tc>
          <w:tcPr>
            <w:tcW w:w="991" w:type="dxa"/>
            <w:tcBorders>
              <w:top w:val="nil"/>
              <w:left w:val="nil"/>
              <w:bottom w:val="single" w:sz="4" w:space="0" w:color="auto"/>
              <w:right w:val="single" w:sz="4" w:space="0" w:color="auto"/>
            </w:tcBorders>
            <w:noWrap/>
            <w:vAlign w:val="bottom"/>
            <w:hideMark/>
          </w:tcPr>
          <w:p w14:paraId="4110F1A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319700</w:t>
            </w:r>
          </w:p>
        </w:tc>
        <w:tc>
          <w:tcPr>
            <w:tcW w:w="984" w:type="dxa"/>
            <w:tcBorders>
              <w:top w:val="nil"/>
              <w:left w:val="nil"/>
              <w:bottom w:val="single" w:sz="4" w:space="0" w:color="auto"/>
              <w:right w:val="single" w:sz="4" w:space="0" w:color="auto"/>
            </w:tcBorders>
            <w:noWrap/>
            <w:vAlign w:val="bottom"/>
            <w:hideMark/>
          </w:tcPr>
          <w:p w14:paraId="4213EBC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181106</w:t>
            </w:r>
          </w:p>
        </w:tc>
        <w:tc>
          <w:tcPr>
            <w:tcW w:w="960" w:type="dxa"/>
            <w:tcBorders>
              <w:top w:val="nil"/>
              <w:left w:val="nil"/>
              <w:bottom w:val="single" w:sz="4" w:space="0" w:color="auto"/>
              <w:right w:val="single" w:sz="4" w:space="0" w:color="auto"/>
            </w:tcBorders>
            <w:noWrap/>
            <w:vAlign w:val="bottom"/>
            <w:hideMark/>
          </w:tcPr>
          <w:p w14:paraId="11486BF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253245</w:t>
            </w:r>
          </w:p>
        </w:tc>
      </w:tr>
      <w:tr w:rsidR="008F3F7E" w:rsidRPr="008F3F7E" w14:paraId="7553A8BC"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5D8DD4CD"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2529949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0.002</w:t>
            </w:r>
          </w:p>
        </w:tc>
        <w:tc>
          <w:tcPr>
            <w:tcW w:w="1113" w:type="dxa"/>
            <w:tcBorders>
              <w:top w:val="nil"/>
              <w:left w:val="nil"/>
              <w:bottom w:val="single" w:sz="4" w:space="0" w:color="auto"/>
              <w:right w:val="single" w:sz="4" w:space="0" w:color="auto"/>
            </w:tcBorders>
            <w:noWrap/>
            <w:vAlign w:val="bottom"/>
            <w:hideMark/>
          </w:tcPr>
          <w:p w14:paraId="47362FB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0.0047</w:t>
            </w:r>
          </w:p>
        </w:tc>
        <w:tc>
          <w:tcPr>
            <w:tcW w:w="960" w:type="dxa"/>
            <w:tcBorders>
              <w:top w:val="nil"/>
              <w:left w:val="nil"/>
              <w:bottom w:val="single" w:sz="4" w:space="0" w:color="auto"/>
              <w:right w:val="single" w:sz="4" w:space="0" w:color="auto"/>
            </w:tcBorders>
            <w:noWrap/>
            <w:vAlign w:val="bottom"/>
            <w:hideMark/>
          </w:tcPr>
          <w:p w14:paraId="04D11E3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2.88</w:t>
            </w:r>
          </w:p>
        </w:tc>
        <w:tc>
          <w:tcPr>
            <w:tcW w:w="960" w:type="dxa"/>
            <w:tcBorders>
              <w:top w:val="nil"/>
              <w:left w:val="nil"/>
              <w:bottom w:val="single" w:sz="4" w:space="0" w:color="auto"/>
              <w:right w:val="single" w:sz="4" w:space="0" w:color="auto"/>
            </w:tcBorders>
            <w:noWrap/>
            <w:vAlign w:val="bottom"/>
            <w:hideMark/>
          </w:tcPr>
          <w:p w14:paraId="6580767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206550</w:t>
            </w:r>
          </w:p>
        </w:tc>
        <w:tc>
          <w:tcPr>
            <w:tcW w:w="991" w:type="dxa"/>
            <w:tcBorders>
              <w:top w:val="nil"/>
              <w:left w:val="nil"/>
              <w:bottom w:val="single" w:sz="4" w:space="0" w:color="auto"/>
              <w:right w:val="single" w:sz="4" w:space="0" w:color="auto"/>
            </w:tcBorders>
            <w:noWrap/>
            <w:vAlign w:val="bottom"/>
            <w:hideMark/>
          </w:tcPr>
          <w:p w14:paraId="0C4EDC8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280306</w:t>
            </w:r>
          </w:p>
        </w:tc>
        <w:tc>
          <w:tcPr>
            <w:tcW w:w="984" w:type="dxa"/>
            <w:tcBorders>
              <w:top w:val="nil"/>
              <w:left w:val="nil"/>
              <w:bottom w:val="single" w:sz="4" w:space="0" w:color="auto"/>
              <w:right w:val="single" w:sz="4" w:space="0" w:color="auto"/>
            </w:tcBorders>
            <w:noWrap/>
            <w:vAlign w:val="bottom"/>
            <w:hideMark/>
          </w:tcPr>
          <w:p w14:paraId="486EDA3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168605</w:t>
            </w:r>
          </w:p>
        </w:tc>
        <w:tc>
          <w:tcPr>
            <w:tcW w:w="960" w:type="dxa"/>
            <w:tcBorders>
              <w:top w:val="nil"/>
              <w:left w:val="nil"/>
              <w:bottom w:val="single" w:sz="4" w:space="0" w:color="auto"/>
              <w:right w:val="single" w:sz="4" w:space="0" w:color="auto"/>
            </w:tcBorders>
            <w:noWrap/>
            <w:vAlign w:val="bottom"/>
            <w:hideMark/>
          </w:tcPr>
          <w:p w14:paraId="5FB6728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223780</w:t>
            </w:r>
          </w:p>
        </w:tc>
      </w:tr>
      <w:tr w:rsidR="008F3F7E" w:rsidRPr="008F3F7E" w14:paraId="45B489AC"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257D2764"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4D5CDAC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0.005</w:t>
            </w:r>
          </w:p>
        </w:tc>
        <w:tc>
          <w:tcPr>
            <w:tcW w:w="1113" w:type="dxa"/>
            <w:tcBorders>
              <w:top w:val="nil"/>
              <w:left w:val="nil"/>
              <w:bottom w:val="single" w:sz="4" w:space="0" w:color="auto"/>
              <w:right w:val="single" w:sz="4" w:space="0" w:color="auto"/>
            </w:tcBorders>
            <w:noWrap/>
            <w:vAlign w:val="bottom"/>
            <w:hideMark/>
          </w:tcPr>
          <w:p w14:paraId="7E42E28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0.0034</w:t>
            </w:r>
          </w:p>
        </w:tc>
        <w:tc>
          <w:tcPr>
            <w:tcW w:w="960" w:type="dxa"/>
            <w:tcBorders>
              <w:top w:val="nil"/>
              <w:left w:val="nil"/>
              <w:bottom w:val="single" w:sz="4" w:space="0" w:color="auto"/>
              <w:right w:val="single" w:sz="4" w:space="0" w:color="auto"/>
            </w:tcBorders>
            <w:noWrap/>
            <w:vAlign w:val="bottom"/>
            <w:hideMark/>
          </w:tcPr>
          <w:p w14:paraId="66F86E9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2.58</w:t>
            </w:r>
          </w:p>
        </w:tc>
        <w:tc>
          <w:tcPr>
            <w:tcW w:w="960" w:type="dxa"/>
            <w:tcBorders>
              <w:top w:val="nil"/>
              <w:left w:val="nil"/>
              <w:bottom w:val="single" w:sz="4" w:space="0" w:color="auto"/>
              <w:right w:val="single" w:sz="4" w:space="0" w:color="auto"/>
            </w:tcBorders>
            <w:noWrap/>
            <w:vAlign w:val="bottom"/>
            <w:hideMark/>
          </w:tcPr>
          <w:p w14:paraId="63B871B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180481</w:t>
            </w:r>
          </w:p>
        </w:tc>
        <w:tc>
          <w:tcPr>
            <w:tcW w:w="991" w:type="dxa"/>
            <w:tcBorders>
              <w:top w:val="nil"/>
              <w:left w:val="nil"/>
              <w:bottom w:val="single" w:sz="4" w:space="0" w:color="auto"/>
              <w:right w:val="single" w:sz="4" w:space="0" w:color="auto"/>
            </w:tcBorders>
            <w:noWrap/>
            <w:vAlign w:val="bottom"/>
            <w:hideMark/>
          </w:tcPr>
          <w:p w14:paraId="35EEB2C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233404</w:t>
            </w:r>
          </w:p>
        </w:tc>
        <w:tc>
          <w:tcPr>
            <w:tcW w:w="984" w:type="dxa"/>
            <w:tcBorders>
              <w:top w:val="nil"/>
              <w:left w:val="nil"/>
              <w:bottom w:val="single" w:sz="4" w:space="0" w:color="auto"/>
              <w:right w:val="single" w:sz="4" w:space="0" w:color="auto"/>
            </w:tcBorders>
            <w:noWrap/>
            <w:vAlign w:val="bottom"/>
            <w:hideMark/>
          </w:tcPr>
          <w:p w14:paraId="214C379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151652</w:t>
            </w:r>
          </w:p>
        </w:tc>
        <w:tc>
          <w:tcPr>
            <w:tcW w:w="960" w:type="dxa"/>
            <w:tcBorders>
              <w:top w:val="nil"/>
              <w:left w:val="nil"/>
              <w:bottom w:val="single" w:sz="4" w:space="0" w:color="auto"/>
              <w:right w:val="single" w:sz="4" w:space="0" w:color="auto"/>
            </w:tcBorders>
            <w:noWrap/>
            <w:vAlign w:val="bottom"/>
            <w:hideMark/>
          </w:tcPr>
          <w:p w14:paraId="03FE169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189945</w:t>
            </w:r>
          </w:p>
        </w:tc>
      </w:tr>
      <w:tr w:rsidR="008F3F7E" w:rsidRPr="008F3F7E" w14:paraId="0A7084D9"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3A1272E3"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70CE3B6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0.01</w:t>
            </w:r>
          </w:p>
        </w:tc>
        <w:tc>
          <w:tcPr>
            <w:tcW w:w="1113" w:type="dxa"/>
            <w:tcBorders>
              <w:top w:val="nil"/>
              <w:left w:val="nil"/>
              <w:bottom w:val="single" w:sz="4" w:space="0" w:color="auto"/>
              <w:right w:val="single" w:sz="4" w:space="0" w:color="auto"/>
            </w:tcBorders>
            <w:noWrap/>
            <w:vAlign w:val="bottom"/>
            <w:hideMark/>
          </w:tcPr>
          <w:p w14:paraId="32CA404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0.0026</w:t>
            </w:r>
          </w:p>
        </w:tc>
        <w:tc>
          <w:tcPr>
            <w:tcW w:w="960" w:type="dxa"/>
            <w:tcBorders>
              <w:top w:val="nil"/>
              <w:left w:val="nil"/>
              <w:bottom w:val="single" w:sz="4" w:space="0" w:color="auto"/>
              <w:right w:val="single" w:sz="4" w:space="0" w:color="auto"/>
            </w:tcBorders>
            <w:noWrap/>
            <w:vAlign w:val="bottom"/>
            <w:hideMark/>
          </w:tcPr>
          <w:p w14:paraId="140FC31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2.33</w:t>
            </w:r>
          </w:p>
        </w:tc>
        <w:tc>
          <w:tcPr>
            <w:tcW w:w="960" w:type="dxa"/>
            <w:tcBorders>
              <w:top w:val="nil"/>
              <w:left w:val="nil"/>
              <w:bottom w:val="single" w:sz="4" w:space="0" w:color="auto"/>
              <w:right w:val="single" w:sz="4" w:space="0" w:color="auto"/>
            </w:tcBorders>
            <w:noWrap/>
            <w:vAlign w:val="bottom"/>
            <w:hideMark/>
          </w:tcPr>
          <w:p w14:paraId="3BBB71F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161378</w:t>
            </w:r>
          </w:p>
        </w:tc>
        <w:tc>
          <w:tcPr>
            <w:tcW w:w="991" w:type="dxa"/>
            <w:tcBorders>
              <w:top w:val="nil"/>
              <w:left w:val="nil"/>
              <w:bottom w:val="single" w:sz="4" w:space="0" w:color="auto"/>
              <w:right w:val="single" w:sz="4" w:space="0" w:color="auto"/>
            </w:tcBorders>
            <w:noWrap/>
            <w:vAlign w:val="bottom"/>
            <w:hideMark/>
          </w:tcPr>
          <w:p w14:paraId="2110D8B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201443</w:t>
            </w:r>
          </w:p>
        </w:tc>
        <w:tc>
          <w:tcPr>
            <w:tcW w:w="984" w:type="dxa"/>
            <w:tcBorders>
              <w:top w:val="nil"/>
              <w:left w:val="nil"/>
              <w:bottom w:val="single" w:sz="4" w:space="0" w:color="auto"/>
              <w:right w:val="single" w:sz="4" w:space="0" w:color="auto"/>
            </w:tcBorders>
            <w:noWrap/>
            <w:vAlign w:val="bottom"/>
            <w:hideMark/>
          </w:tcPr>
          <w:p w14:paraId="1E55D9B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138445</w:t>
            </w:r>
          </w:p>
        </w:tc>
        <w:tc>
          <w:tcPr>
            <w:tcW w:w="960" w:type="dxa"/>
            <w:tcBorders>
              <w:top w:val="nil"/>
              <w:left w:val="nil"/>
              <w:bottom w:val="single" w:sz="4" w:space="0" w:color="auto"/>
              <w:right w:val="single" w:sz="4" w:space="0" w:color="auto"/>
            </w:tcBorders>
            <w:noWrap/>
            <w:vAlign w:val="bottom"/>
            <w:hideMark/>
          </w:tcPr>
          <w:p w14:paraId="5E8E0C0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167060</w:t>
            </w:r>
          </w:p>
        </w:tc>
      </w:tr>
      <w:tr w:rsidR="008F3F7E" w:rsidRPr="008F3F7E" w14:paraId="74F3D2B1"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19A52890"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7011EAD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0.02</w:t>
            </w:r>
          </w:p>
        </w:tc>
        <w:tc>
          <w:tcPr>
            <w:tcW w:w="1113" w:type="dxa"/>
            <w:tcBorders>
              <w:top w:val="nil"/>
              <w:left w:val="nil"/>
              <w:bottom w:val="single" w:sz="4" w:space="0" w:color="auto"/>
              <w:right w:val="single" w:sz="4" w:space="0" w:color="auto"/>
            </w:tcBorders>
            <w:noWrap/>
            <w:vAlign w:val="bottom"/>
            <w:hideMark/>
          </w:tcPr>
          <w:p w14:paraId="7A6AFB5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0.0019</w:t>
            </w:r>
          </w:p>
        </w:tc>
        <w:tc>
          <w:tcPr>
            <w:tcW w:w="960" w:type="dxa"/>
            <w:tcBorders>
              <w:top w:val="nil"/>
              <w:left w:val="nil"/>
              <w:bottom w:val="single" w:sz="4" w:space="0" w:color="auto"/>
              <w:right w:val="single" w:sz="4" w:space="0" w:color="auto"/>
            </w:tcBorders>
            <w:noWrap/>
            <w:vAlign w:val="bottom"/>
            <w:hideMark/>
          </w:tcPr>
          <w:p w14:paraId="753A271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2.05</w:t>
            </w:r>
          </w:p>
        </w:tc>
        <w:tc>
          <w:tcPr>
            <w:tcW w:w="960" w:type="dxa"/>
            <w:tcBorders>
              <w:top w:val="nil"/>
              <w:left w:val="nil"/>
              <w:bottom w:val="single" w:sz="4" w:space="0" w:color="auto"/>
              <w:right w:val="single" w:sz="4" w:space="0" w:color="auto"/>
            </w:tcBorders>
            <w:noWrap/>
            <w:vAlign w:val="bottom"/>
            <w:hideMark/>
          </w:tcPr>
          <w:p w14:paraId="52FA13B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142727</w:t>
            </w:r>
          </w:p>
        </w:tc>
        <w:tc>
          <w:tcPr>
            <w:tcW w:w="991" w:type="dxa"/>
            <w:tcBorders>
              <w:top w:val="nil"/>
              <w:left w:val="nil"/>
              <w:bottom w:val="single" w:sz="4" w:space="0" w:color="auto"/>
              <w:right w:val="single" w:sz="4" w:space="0" w:color="auto"/>
            </w:tcBorders>
            <w:noWrap/>
            <w:vAlign w:val="bottom"/>
            <w:hideMark/>
          </w:tcPr>
          <w:p w14:paraId="5ED236A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172189</w:t>
            </w:r>
          </w:p>
        </w:tc>
        <w:tc>
          <w:tcPr>
            <w:tcW w:w="984" w:type="dxa"/>
            <w:tcBorders>
              <w:top w:val="nil"/>
              <w:left w:val="nil"/>
              <w:bottom w:val="single" w:sz="4" w:space="0" w:color="auto"/>
              <w:right w:val="single" w:sz="4" w:space="0" w:color="auto"/>
            </w:tcBorders>
            <w:noWrap/>
            <w:vAlign w:val="bottom"/>
            <w:hideMark/>
          </w:tcPr>
          <w:p w14:paraId="41879E3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124837</w:t>
            </w:r>
          </w:p>
        </w:tc>
        <w:tc>
          <w:tcPr>
            <w:tcW w:w="960" w:type="dxa"/>
            <w:tcBorders>
              <w:top w:val="nil"/>
              <w:left w:val="nil"/>
              <w:bottom w:val="single" w:sz="4" w:space="0" w:color="auto"/>
              <w:right w:val="single" w:sz="4" w:space="0" w:color="auto"/>
            </w:tcBorders>
            <w:noWrap/>
            <w:vAlign w:val="bottom"/>
            <w:hideMark/>
          </w:tcPr>
          <w:p w14:paraId="0ACCFC3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145949</w:t>
            </w:r>
          </w:p>
        </w:tc>
      </w:tr>
      <w:tr w:rsidR="008F3F7E" w:rsidRPr="008F3F7E" w14:paraId="0E202C16"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48E6C9E9"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58DCC1F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0.05</w:t>
            </w:r>
          </w:p>
        </w:tc>
        <w:tc>
          <w:tcPr>
            <w:tcW w:w="1113" w:type="dxa"/>
            <w:tcBorders>
              <w:top w:val="nil"/>
              <w:left w:val="nil"/>
              <w:bottom w:val="single" w:sz="4" w:space="0" w:color="auto"/>
              <w:right w:val="single" w:sz="4" w:space="0" w:color="auto"/>
            </w:tcBorders>
            <w:noWrap/>
            <w:vAlign w:val="bottom"/>
            <w:hideMark/>
          </w:tcPr>
          <w:p w14:paraId="280AF8A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0.0012</w:t>
            </w:r>
          </w:p>
        </w:tc>
        <w:tc>
          <w:tcPr>
            <w:tcW w:w="960" w:type="dxa"/>
            <w:tcBorders>
              <w:top w:val="nil"/>
              <w:left w:val="nil"/>
              <w:bottom w:val="single" w:sz="4" w:space="0" w:color="auto"/>
              <w:right w:val="single" w:sz="4" w:space="0" w:color="auto"/>
            </w:tcBorders>
            <w:noWrap/>
            <w:vAlign w:val="bottom"/>
            <w:hideMark/>
          </w:tcPr>
          <w:p w14:paraId="47F1EE2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1.64</w:t>
            </w:r>
          </w:p>
        </w:tc>
        <w:tc>
          <w:tcPr>
            <w:tcW w:w="960" w:type="dxa"/>
            <w:tcBorders>
              <w:top w:val="nil"/>
              <w:left w:val="nil"/>
              <w:bottom w:val="single" w:sz="4" w:space="0" w:color="auto"/>
              <w:right w:val="single" w:sz="4" w:space="0" w:color="auto"/>
            </w:tcBorders>
            <w:noWrap/>
            <w:vAlign w:val="bottom"/>
            <w:hideMark/>
          </w:tcPr>
          <w:p w14:paraId="274AB6B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118581</w:t>
            </w:r>
          </w:p>
        </w:tc>
        <w:tc>
          <w:tcPr>
            <w:tcW w:w="991" w:type="dxa"/>
            <w:tcBorders>
              <w:top w:val="nil"/>
              <w:left w:val="nil"/>
              <w:bottom w:val="single" w:sz="4" w:space="0" w:color="auto"/>
              <w:right w:val="single" w:sz="4" w:space="0" w:color="auto"/>
            </w:tcBorders>
            <w:noWrap/>
            <w:vAlign w:val="bottom"/>
            <w:hideMark/>
          </w:tcPr>
          <w:p w14:paraId="7851900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137189</w:t>
            </w:r>
          </w:p>
        </w:tc>
        <w:tc>
          <w:tcPr>
            <w:tcW w:w="984" w:type="dxa"/>
            <w:tcBorders>
              <w:top w:val="nil"/>
              <w:left w:val="nil"/>
              <w:bottom w:val="single" w:sz="4" w:space="0" w:color="auto"/>
              <w:right w:val="single" w:sz="4" w:space="0" w:color="auto"/>
            </w:tcBorders>
            <w:noWrap/>
            <w:vAlign w:val="bottom"/>
            <w:hideMark/>
          </w:tcPr>
          <w:p w14:paraId="6C0F6A2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106070</w:t>
            </w:r>
          </w:p>
        </w:tc>
        <w:tc>
          <w:tcPr>
            <w:tcW w:w="960" w:type="dxa"/>
            <w:tcBorders>
              <w:top w:val="nil"/>
              <w:left w:val="nil"/>
              <w:bottom w:val="single" w:sz="4" w:space="0" w:color="auto"/>
              <w:right w:val="single" w:sz="4" w:space="0" w:color="auto"/>
            </w:tcBorders>
            <w:noWrap/>
            <w:vAlign w:val="bottom"/>
            <w:hideMark/>
          </w:tcPr>
          <w:p w14:paraId="2668661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119937</w:t>
            </w:r>
          </w:p>
        </w:tc>
      </w:tr>
      <w:tr w:rsidR="008F3F7E" w:rsidRPr="008F3F7E" w14:paraId="5ECF1FCE"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03480B48"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7DE580F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0.1</w:t>
            </w:r>
          </w:p>
        </w:tc>
        <w:tc>
          <w:tcPr>
            <w:tcW w:w="1113" w:type="dxa"/>
            <w:tcBorders>
              <w:top w:val="nil"/>
              <w:left w:val="nil"/>
              <w:bottom w:val="single" w:sz="4" w:space="0" w:color="auto"/>
              <w:right w:val="single" w:sz="4" w:space="0" w:color="auto"/>
            </w:tcBorders>
            <w:noWrap/>
            <w:vAlign w:val="bottom"/>
            <w:hideMark/>
          </w:tcPr>
          <w:p w14:paraId="6891DD0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0.0009</w:t>
            </w:r>
          </w:p>
        </w:tc>
        <w:tc>
          <w:tcPr>
            <w:tcW w:w="960" w:type="dxa"/>
            <w:tcBorders>
              <w:top w:val="nil"/>
              <w:left w:val="nil"/>
              <w:bottom w:val="single" w:sz="4" w:space="0" w:color="auto"/>
              <w:right w:val="single" w:sz="4" w:space="0" w:color="auto"/>
            </w:tcBorders>
            <w:noWrap/>
            <w:vAlign w:val="bottom"/>
            <w:hideMark/>
          </w:tcPr>
          <w:p w14:paraId="3ED916C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1.28</w:t>
            </w:r>
          </w:p>
        </w:tc>
        <w:tc>
          <w:tcPr>
            <w:tcW w:w="960" w:type="dxa"/>
            <w:tcBorders>
              <w:top w:val="nil"/>
              <w:left w:val="nil"/>
              <w:bottom w:val="single" w:sz="4" w:space="0" w:color="auto"/>
              <w:right w:val="single" w:sz="4" w:space="0" w:color="auto"/>
            </w:tcBorders>
            <w:noWrap/>
            <w:vAlign w:val="bottom"/>
            <w:hideMark/>
          </w:tcPr>
          <w:p w14:paraId="294CBEB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100464</w:t>
            </w:r>
          </w:p>
        </w:tc>
        <w:tc>
          <w:tcPr>
            <w:tcW w:w="991" w:type="dxa"/>
            <w:tcBorders>
              <w:top w:val="nil"/>
              <w:left w:val="nil"/>
              <w:bottom w:val="single" w:sz="4" w:space="0" w:color="auto"/>
              <w:right w:val="single" w:sz="4" w:space="0" w:color="auto"/>
            </w:tcBorders>
            <w:noWrap/>
            <w:vAlign w:val="bottom"/>
            <w:hideMark/>
          </w:tcPr>
          <w:p w14:paraId="003C6EB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113080</w:t>
            </w:r>
          </w:p>
        </w:tc>
        <w:tc>
          <w:tcPr>
            <w:tcW w:w="984" w:type="dxa"/>
            <w:tcBorders>
              <w:top w:val="nil"/>
              <w:left w:val="nil"/>
              <w:bottom w:val="single" w:sz="4" w:space="0" w:color="auto"/>
              <w:right w:val="single" w:sz="4" w:space="0" w:color="auto"/>
            </w:tcBorders>
            <w:noWrap/>
            <w:vAlign w:val="bottom"/>
            <w:hideMark/>
          </w:tcPr>
          <w:p w14:paraId="296EF60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91102</w:t>
            </w:r>
          </w:p>
        </w:tc>
        <w:tc>
          <w:tcPr>
            <w:tcW w:w="960" w:type="dxa"/>
            <w:tcBorders>
              <w:top w:val="nil"/>
              <w:left w:val="nil"/>
              <w:bottom w:val="single" w:sz="4" w:space="0" w:color="auto"/>
              <w:right w:val="single" w:sz="4" w:space="0" w:color="auto"/>
            </w:tcBorders>
            <w:noWrap/>
            <w:vAlign w:val="bottom"/>
            <w:hideMark/>
          </w:tcPr>
          <w:p w14:paraId="20E07AA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101103</w:t>
            </w:r>
          </w:p>
        </w:tc>
      </w:tr>
      <w:tr w:rsidR="008F3F7E" w:rsidRPr="008F3F7E" w14:paraId="4A6D06C2"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4B03FD53"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731A2AA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0.2</w:t>
            </w:r>
          </w:p>
        </w:tc>
        <w:tc>
          <w:tcPr>
            <w:tcW w:w="1113" w:type="dxa"/>
            <w:tcBorders>
              <w:top w:val="nil"/>
              <w:left w:val="nil"/>
              <w:bottom w:val="single" w:sz="4" w:space="0" w:color="auto"/>
              <w:right w:val="single" w:sz="4" w:space="0" w:color="auto"/>
            </w:tcBorders>
            <w:noWrap/>
            <w:vAlign w:val="bottom"/>
            <w:hideMark/>
          </w:tcPr>
          <w:p w14:paraId="4DE3FA4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0.0006</w:t>
            </w:r>
          </w:p>
        </w:tc>
        <w:tc>
          <w:tcPr>
            <w:tcW w:w="960" w:type="dxa"/>
            <w:tcBorders>
              <w:top w:val="nil"/>
              <w:left w:val="nil"/>
              <w:bottom w:val="single" w:sz="4" w:space="0" w:color="auto"/>
              <w:right w:val="single" w:sz="4" w:space="0" w:color="auto"/>
            </w:tcBorders>
            <w:noWrap/>
            <w:vAlign w:val="bottom"/>
            <w:hideMark/>
          </w:tcPr>
          <w:p w14:paraId="3E06328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0.84</w:t>
            </w:r>
          </w:p>
        </w:tc>
        <w:tc>
          <w:tcPr>
            <w:tcW w:w="960" w:type="dxa"/>
            <w:tcBorders>
              <w:top w:val="nil"/>
              <w:left w:val="nil"/>
              <w:bottom w:val="single" w:sz="4" w:space="0" w:color="auto"/>
              <w:right w:val="single" w:sz="4" w:space="0" w:color="auto"/>
            </w:tcBorders>
            <w:noWrap/>
            <w:vAlign w:val="bottom"/>
            <w:hideMark/>
          </w:tcPr>
          <w:p w14:paraId="0ECCC3E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82073</w:t>
            </w:r>
          </w:p>
        </w:tc>
        <w:tc>
          <w:tcPr>
            <w:tcW w:w="991" w:type="dxa"/>
            <w:tcBorders>
              <w:top w:val="nil"/>
              <w:left w:val="nil"/>
              <w:bottom w:val="single" w:sz="4" w:space="0" w:color="auto"/>
              <w:right w:val="single" w:sz="4" w:space="0" w:color="auto"/>
            </w:tcBorders>
            <w:noWrap/>
            <w:vAlign w:val="bottom"/>
            <w:hideMark/>
          </w:tcPr>
          <w:p w14:paraId="608529F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90457</w:t>
            </w:r>
          </w:p>
        </w:tc>
        <w:tc>
          <w:tcPr>
            <w:tcW w:w="984" w:type="dxa"/>
            <w:tcBorders>
              <w:top w:val="nil"/>
              <w:left w:val="nil"/>
              <w:bottom w:val="single" w:sz="4" w:space="0" w:color="auto"/>
              <w:right w:val="single" w:sz="4" w:space="0" w:color="auto"/>
            </w:tcBorders>
            <w:noWrap/>
            <w:vAlign w:val="bottom"/>
            <w:hideMark/>
          </w:tcPr>
          <w:p w14:paraId="6FA8FFB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75165</w:t>
            </w:r>
          </w:p>
        </w:tc>
        <w:tc>
          <w:tcPr>
            <w:tcW w:w="960" w:type="dxa"/>
            <w:tcBorders>
              <w:top w:val="nil"/>
              <w:left w:val="nil"/>
              <w:bottom w:val="single" w:sz="4" w:space="0" w:color="auto"/>
              <w:right w:val="single" w:sz="4" w:space="0" w:color="auto"/>
            </w:tcBorders>
            <w:noWrap/>
            <w:vAlign w:val="bottom"/>
            <w:hideMark/>
          </w:tcPr>
          <w:p w14:paraId="4167E94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82324</w:t>
            </w:r>
          </w:p>
        </w:tc>
      </w:tr>
      <w:tr w:rsidR="008F3F7E" w:rsidRPr="008F3F7E" w14:paraId="45A1ED55"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53A922A2"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1AA278B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0.5</w:t>
            </w:r>
          </w:p>
        </w:tc>
        <w:tc>
          <w:tcPr>
            <w:tcW w:w="1113" w:type="dxa"/>
            <w:tcBorders>
              <w:top w:val="nil"/>
              <w:left w:val="nil"/>
              <w:bottom w:val="single" w:sz="4" w:space="0" w:color="auto"/>
              <w:right w:val="single" w:sz="4" w:space="0" w:color="auto"/>
            </w:tcBorders>
            <w:noWrap/>
            <w:vAlign w:val="bottom"/>
            <w:hideMark/>
          </w:tcPr>
          <w:p w14:paraId="65FEED5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0.0005</w:t>
            </w:r>
          </w:p>
        </w:tc>
        <w:tc>
          <w:tcPr>
            <w:tcW w:w="960" w:type="dxa"/>
            <w:tcBorders>
              <w:top w:val="nil"/>
              <w:left w:val="nil"/>
              <w:bottom w:val="single" w:sz="4" w:space="0" w:color="auto"/>
              <w:right w:val="single" w:sz="4" w:space="0" w:color="auto"/>
            </w:tcBorders>
            <w:noWrap/>
            <w:vAlign w:val="bottom"/>
            <w:hideMark/>
          </w:tcPr>
          <w:p w14:paraId="7FE3CDB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w:t>
            </w:r>
          </w:p>
        </w:tc>
        <w:tc>
          <w:tcPr>
            <w:tcW w:w="960" w:type="dxa"/>
            <w:tcBorders>
              <w:top w:val="nil"/>
              <w:left w:val="nil"/>
              <w:bottom w:val="single" w:sz="4" w:space="0" w:color="auto"/>
              <w:right w:val="single" w:sz="4" w:space="0" w:color="auto"/>
            </w:tcBorders>
            <w:noWrap/>
            <w:vAlign w:val="bottom"/>
            <w:hideMark/>
          </w:tcPr>
          <w:p w14:paraId="6156C3C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55503</w:t>
            </w:r>
          </w:p>
        </w:tc>
        <w:tc>
          <w:tcPr>
            <w:tcW w:w="991" w:type="dxa"/>
            <w:tcBorders>
              <w:top w:val="nil"/>
              <w:left w:val="nil"/>
              <w:bottom w:val="single" w:sz="4" w:space="0" w:color="auto"/>
              <w:right w:val="single" w:sz="4" w:space="0" w:color="auto"/>
            </w:tcBorders>
            <w:noWrap/>
            <w:vAlign w:val="bottom"/>
            <w:hideMark/>
          </w:tcPr>
          <w:p w14:paraId="58A1D0C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60349</w:t>
            </w:r>
          </w:p>
        </w:tc>
        <w:tc>
          <w:tcPr>
            <w:tcW w:w="984" w:type="dxa"/>
            <w:tcBorders>
              <w:top w:val="nil"/>
              <w:left w:val="nil"/>
              <w:bottom w:val="single" w:sz="4" w:space="0" w:color="auto"/>
              <w:right w:val="single" w:sz="4" w:space="0" w:color="auto"/>
            </w:tcBorders>
            <w:noWrap/>
            <w:vAlign w:val="bottom"/>
            <w:hideMark/>
          </w:tcPr>
          <w:p w14:paraId="52D27B0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51025</w:t>
            </w:r>
          </w:p>
        </w:tc>
        <w:tc>
          <w:tcPr>
            <w:tcW w:w="960" w:type="dxa"/>
            <w:tcBorders>
              <w:top w:val="nil"/>
              <w:left w:val="nil"/>
              <w:bottom w:val="single" w:sz="4" w:space="0" w:color="auto"/>
              <w:right w:val="single" w:sz="4" w:space="0" w:color="auto"/>
            </w:tcBorders>
            <w:noWrap/>
            <w:vAlign w:val="bottom"/>
            <w:hideMark/>
          </w:tcPr>
          <w:p w14:paraId="6FC7234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55470</w:t>
            </w:r>
          </w:p>
        </w:tc>
      </w:tr>
      <w:tr w:rsidR="008F3F7E" w:rsidRPr="008F3F7E" w14:paraId="712097F8"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701A9DBC"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4822168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0.8</w:t>
            </w:r>
          </w:p>
        </w:tc>
        <w:tc>
          <w:tcPr>
            <w:tcW w:w="1113" w:type="dxa"/>
            <w:tcBorders>
              <w:top w:val="nil"/>
              <w:left w:val="nil"/>
              <w:bottom w:val="single" w:sz="4" w:space="0" w:color="auto"/>
              <w:right w:val="single" w:sz="4" w:space="0" w:color="auto"/>
            </w:tcBorders>
            <w:noWrap/>
            <w:vAlign w:val="bottom"/>
            <w:hideMark/>
          </w:tcPr>
          <w:p w14:paraId="5EC816B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0.0006</w:t>
            </w:r>
          </w:p>
        </w:tc>
        <w:tc>
          <w:tcPr>
            <w:tcW w:w="960" w:type="dxa"/>
            <w:tcBorders>
              <w:top w:val="nil"/>
              <w:left w:val="nil"/>
              <w:bottom w:val="single" w:sz="4" w:space="0" w:color="auto"/>
              <w:right w:val="single" w:sz="4" w:space="0" w:color="auto"/>
            </w:tcBorders>
            <w:noWrap/>
            <w:vAlign w:val="bottom"/>
            <w:hideMark/>
          </w:tcPr>
          <w:p w14:paraId="3D1CF94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-0.84</w:t>
            </w:r>
          </w:p>
        </w:tc>
        <w:tc>
          <w:tcPr>
            <w:tcW w:w="960" w:type="dxa"/>
            <w:tcBorders>
              <w:top w:val="nil"/>
              <w:left w:val="nil"/>
              <w:bottom w:val="single" w:sz="4" w:space="0" w:color="auto"/>
              <w:right w:val="single" w:sz="4" w:space="0" w:color="auto"/>
            </w:tcBorders>
            <w:noWrap/>
            <w:vAlign w:val="bottom"/>
            <w:hideMark/>
          </w:tcPr>
          <w:p w14:paraId="1B93B72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37319</w:t>
            </w:r>
          </w:p>
        </w:tc>
        <w:tc>
          <w:tcPr>
            <w:tcW w:w="991" w:type="dxa"/>
            <w:tcBorders>
              <w:top w:val="nil"/>
              <w:left w:val="nil"/>
              <w:bottom w:val="single" w:sz="4" w:space="0" w:color="auto"/>
              <w:right w:val="single" w:sz="4" w:space="0" w:color="auto"/>
            </w:tcBorders>
            <w:noWrap/>
            <w:vAlign w:val="bottom"/>
            <w:hideMark/>
          </w:tcPr>
          <w:p w14:paraId="0CE5A93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40830</w:t>
            </w:r>
          </w:p>
        </w:tc>
        <w:tc>
          <w:tcPr>
            <w:tcW w:w="984" w:type="dxa"/>
            <w:tcBorders>
              <w:top w:val="nil"/>
              <w:left w:val="nil"/>
              <w:bottom w:val="single" w:sz="4" w:space="0" w:color="auto"/>
              <w:right w:val="single" w:sz="4" w:space="0" w:color="auto"/>
            </w:tcBorders>
            <w:noWrap/>
            <w:vAlign w:val="bottom"/>
            <w:hideMark/>
          </w:tcPr>
          <w:p w14:paraId="61993AE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33739</w:t>
            </w:r>
          </w:p>
        </w:tc>
        <w:tc>
          <w:tcPr>
            <w:tcW w:w="960" w:type="dxa"/>
            <w:tcBorders>
              <w:top w:val="nil"/>
              <w:left w:val="nil"/>
              <w:bottom w:val="single" w:sz="4" w:space="0" w:color="auto"/>
              <w:right w:val="single" w:sz="4" w:space="0" w:color="auto"/>
            </w:tcBorders>
            <w:noWrap/>
            <w:vAlign w:val="bottom"/>
            <w:hideMark/>
          </w:tcPr>
          <w:p w14:paraId="4E74C7C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37176</w:t>
            </w:r>
          </w:p>
        </w:tc>
      </w:tr>
      <w:tr w:rsidR="008F3F7E" w:rsidRPr="008F3F7E" w14:paraId="72BE4EE6"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0A730945"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7A375F6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0.9</w:t>
            </w:r>
          </w:p>
        </w:tc>
        <w:tc>
          <w:tcPr>
            <w:tcW w:w="1113" w:type="dxa"/>
            <w:tcBorders>
              <w:top w:val="nil"/>
              <w:left w:val="nil"/>
              <w:bottom w:val="single" w:sz="4" w:space="0" w:color="auto"/>
              <w:right w:val="single" w:sz="4" w:space="0" w:color="auto"/>
            </w:tcBorders>
            <w:noWrap/>
            <w:vAlign w:val="bottom"/>
            <w:hideMark/>
          </w:tcPr>
          <w:p w14:paraId="3954BDC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0.0008</w:t>
            </w:r>
          </w:p>
        </w:tc>
        <w:tc>
          <w:tcPr>
            <w:tcW w:w="960" w:type="dxa"/>
            <w:tcBorders>
              <w:top w:val="nil"/>
              <w:left w:val="nil"/>
              <w:bottom w:val="single" w:sz="4" w:space="0" w:color="auto"/>
              <w:right w:val="single" w:sz="4" w:space="0" w:color="auto"/>
            </w:tcBorders>
            <w:noWrap/>
            <w:vAlign w:val="bottom"/>
            <w:hideMark/>
          </w:tcPr>
          <w:p w14:paraId="030050F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-1.28</w:t>
            </w:r>
          </w:p>
        </w:tc>
        <w:tc>
          <w:tcPr>
            <w:tcW w:w="960" w:type="dxa"/>
            <w:tcBorders>
              <w:top w:val="nil"/>
              <w:left w:val="nil"/>
              <w:bottom w:val="single" w:sz="4" w:space="0" w:color="auto"/>
              <w:right w:val="single" w:sz="4" w:space="0" w:color="auto"/>
            </w:tcBorders>
            <w:noWrap/>
            <w:vAlign w:val="bottom"/>
            <w:hideMark/>
          </w:tcPr>
          <w:p w14:paraId="3E2F8C0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30257</w:t>
            </w:r>
          </w:p>
        </w:tc>
        <w:tc>
          <w:tcPr>
            <w:tcW w:w="991" w:type="dxa"/>
            <w:tcBorders>
              <w:top w:val="nil"/>
              <w:left w:val="nil"/>
              <w:bottom w:val="single" w:sz="4" w:space="0" w:color="auto"/>
              <w:right w:val="single" w:sz="4" w:space="0" w:color="auto"/>
            </w:tcBorders>
            <w:noWrap/>
            <w:vAlign w:val="bottom"/>
            <w:hideMark/>
          </w:tcPr>
          <w:p w14:paraId="411C5A3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33490</w:t>
            </w:r>
          </w:p>
        </w:tc>
        <w:tc>
          <w:tcPr>
            <w:tcW w:w="984" w:type="dxa"/>
            <w:tcBorders>
              <w:top w:val="nil"/>
              <w:left w:val="nil"/>
              <w:bottom w:val="single" w:sz="4" w:space="0" w:color="auto"/>
              <w:right w:val="single" w:sz="4" w:space="0" w:color="auto"/>
            </w:tcBorders>
            <w:noWrap/>
            <w:vAlign w:val="bottom"/>
            <w:hideMark/>
          </w:tcPr>
          <w:p w14:paraId="77BCCC4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26713</w:t>
            </w:r>
          </w:p>
        </w:tc>
        <w:tc>
          <w:tcPr>
            <w:tcW w:w="960" w:type="dxa"/>
            <w:tcBorders>
              <w:top w:val="nil"/>
              <w:left w:val="nil"/>
              <w:bottom w:val="single" w:sz="4" w:space="0" w:color="auto"/>
              <w:right w:val="single" w:sz="4" w:space="0" w:color="auto"/>
            </w:tcBorders>
            <w:noWrap/>
            <w:vAlign w:val="bottom"/>
            <w:hideMark/>
          </w:tcPr>
          <w:p w14:paraId="20F5049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30053</w:t>
            </w:r>
          </w:p>
        </w:tc>
      </w:tr>
      <w:tr w:rsidR="008F3F7E" w:rsidRPr="008F3F7E" w14:paraId="544E3D9B"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09E5CE49"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50277C6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0.95</w:t>
            </w:r>
          </w:p>
        </w:tc>
        <w:tc>
          <w:tcPr>
            <w:tcW w:w="1113" w:type="dxa"/>
            <w:tcBorders>
              <w:top w:val="nil"/>
              <w:left w:val="nil"/>
              <w:bottom w:val="single" w:sz="4" w:space="0" w:color="auto"/>
              <w:right w:val="single" w:sz="4" w:space="0" w:color="auto"/>
            </w:tcBorders>
            <w:noWrap/>
            <w:vAlign w:val="bottom"/>
            <w:hideMark/>
          </w:tcPr>
          <w:p w14:paraId="15DBF92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0.0011</w:t>
            </w:r>
          </w:p>
        </w:tc>
        <w:tc>
          <w:tcPr>
            <w:tcW w:w="960" w:type="dxa"/>
            <w:tcBorders>
              <w:top w:val="nil"/>
              <w:left w:val="nil"/>
              <w:bottom w:val="single" w:sz="4" w:space="0" w:color="auto"/>
              <w:right w:val="single" w:sz="4" w:space="0" w:color="auto"/>
            </w:tcBorders>
            <w:noWrap/>
            <w:vAlign w:val="bottom"/>
            <w:hideMark/>
          </w:tcPr>
          <w:p w14:paraId="32F2D59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-1.64</w:t>
            </w:r>
          </w:p>
        </w:tc>
        <w:tc>
          <w:tcPr>
            <w:tcW w:w="960" w:type="dxa"/>
            <w:tcBorders>
              <w:top w:val="nil"/>
              <w:left w:val="nil"/>
              <w:bottom w:val="single" w:sz="4" w:space="0" w:color="auto"/>
              <w:right w:val="single" w:sz="4" w:space="0" w:color="auto"/>
            </w:tcBorders>
            <w:noWrap/>
            <w:vAlign w:val="bottom"/>
            <w:hideMark/>
          </w:tcPr>
          <w:p w14:paraId="28F8DC1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25414</w:t>
            </w:r>
          </w:p>
        </w:tc>
        <w:tc>
          <w:tcPr>
            <w:tcW w:w="991" w:type="dxa"/>
            <w:tcBorders>
              <w:top w:val="nil"/>
              <w:left w:val="nil"/>
              <w:bottom w:val="single" w:sz="4" w:space="0" w:color="auto"/>
              <w:right w:val="single" w:sz="4" w:space="0" w:color="auto"/>
            </w:tcBorders>
            <w:noWrap/>
            <w:vAlign w:val="bottom"/>
            <w:hideMark/>
          </w:tcPr>
          <w:p w14:paraId="6E1F6CB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28563</w:t>
            </w:r>
          </w:p>
        </w:tc>
        <w:tc>
          <w:tcPr>
            <w:tcW w:w="984" w:type="dxa"/>
            <w:tcBorders>
              <w:top w:val="nil"/>
              <w:left w:val="nil"/>
              <w:bottom w:val="single" w:sz="4" w:space="0" w:color="auto"/>
              <w:right w:val="single" w:sz="4" w:space="0" w:color="auto"/>
            </w:tcBorders>
            <w:noWrap/>
            <w:vAlign w:val="bottom"/>
            <w:hideMark/>
          </w:tcPr>
          <w:p w14:paraId="4699871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21767</w:t>
            </w:r>
          </w:p>
        </w:tc>
        <w:tc>
          <w:tcPr>
            <w:tcW w:w="960" w:type="dxa"/>
            <w:tcBorders>
              <w:top w:val="nil"/>
              <w:left w:val="nil"/>
              <w:bottom w:val="single" w:sz="4" w:space="0" w:color="auto"/>
              <w:right w:val="single" w:sz="4" w:space="0" w:color="auto"/>
            </w:tcBorders>
            <w:noWrap/>
            <w:vAlign w:val="bottom"/>
            <w:hideMark/>
          </w:tcPr>
          <w:p w14:paraId="0AE0273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25130</w:t>
            </w:r>
          </w:p>
        </w:tc>
      </w:tr>
      <w:tr w:rsidR="008F3F7E" w:rsidRPr="008F3F7E" w14:paraId="48BFE049"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589E331B"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1-Day</w:t>
            </w:r>
          </w:p>
        </w:tc>
        <w:tc>
          <w:tcPr>
            <w:tcW w:w="960" w:type="dxa"/>
            <w:tcBorders>
              <w:top w:val="nil"/>
              <w:left w:val="nil"/>
              <w:bottom w:val="single" w:sz="4" w:space="0" w:color="auto"/>
              <w:right w:val="single" w:sz="4" w:space="0" w:color="auto"/>
            </w:tcBorders>
            <w:noWrap/>
            <w:vAlign w:val="bottom"/>
            <w:hideMark/>
          </w:tcPr>
          <w:p w14:paraId="481B7DC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0.99</w:t>
            </w:r>
          </w:p>
        </w:tc>
        <w:tc>
          <w:tcPr>
            <w:tcW w:w="1113" w:type="dxa"/>
            <w:tcBorders>
              <w:top w:val="nil"/>
              <w:left w:val="nil"/>
              <w:bottom w:val="single" w:sz="4" w:space="0" w:color="auto"/>
              <w:right w:val="single" w:sz="4" w:space="0" w:color="auto"/>
            </w:tcBorders>
            <w:noWrap/>
            <w:vAlign w:val="bottom"/>
            <w:hideMark/>
          </w:tcPr>
          <w:p w14:paraId="61B6305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0.0022</w:t>
            </w:r>
          </w:p>
        </w:tc>
        <w:tc>
          <w:tcPr>
            <w:tcW w:w="960" w:type="dxa"/>
            <w:tcBorders>
              <w:top w:val="nil"/>
              <w:left w:val="nil"/>
              <w:bottom w:val="single" w:sz="4" w:space="0" w:color="auto"/>
              <w:right w:val="single" w:sz="4" w:space="0" w:color="auto"/>
            </w:tcBorders>
            <w:noWrap/>
            <w:vAlign w:val="bottom"/>
            <w:hideMark/>
          </w:tcPr>
          <w:p w14:paraId="256A222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-2.33</w:t>
            </w:r>
          </w:p>
        </w:tc>
        <w:tc>
          <w:tcPr>
            <w:tcW w:w="960" w:type="dxa"/>
            <w:tcBorders>
              <w:top w:val="nil"/>
              <w:left w:val="nil"/>
              <w:bottom w:val="single" w:sz="4" w:space="0" w:color="auto"/>
              <w:right w:val="single" w:sz="4" w:space="0" w:color="auto"/>
            </w:tcBorders>
            <w:noWrap/>
            <w:vAlign w:val="bottom"/>
            <w:hideMark/>
          </w:tcPr>
          <w:p w14:paraId="73ADC94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18268</w:t>
            </w:r>
          </w:p>
        </w:tc>
        <w:tc>
          <w:tcPr>
            <w:tcW w:w="991" w:type="dxa"/>
            <w:tcBorders>
              <w:top w:val="nil"/>
              <w:left w:val="nil"/>
              <w:bottom w:val="single" w:sz="4" w:space="0" w:color="auto"/>
              <w:right w:val="single" w:sz="4" w:space="0" w:color="auto"/>
            </w:tcBorders>
            <w:noWrap/>
            <w:vAlign w:val="bottom"/>
            <w:hideMark/>
          </w:tcPr>
          <w:p w14:paraId="6D0F73B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21476</w:t>
            </w:r>
          </w:p>
        </w:tc>
        <w:tc>
          <w:tcPr>
            <w:tcW w:w="984" w:type="dxa"/>
            <w:tcBorders>
              <w:top w:val="nil"/>
              <w:left w:val="nil"/>
              <w:bottom w:val="single" w:sz="4" w:space="0" w:color="auto"/>
              <w:right w:val="single" w:sz="4" w:space="0" w:color="auto"/>
            </w:tcBorders>
            <w:noWrap/>
            <w:vAlign w:val="bottom"/>
            <w:hideMark/>
          </w:tcPr>
          <w:p w14:paraId="04D74C4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14392</w:t>
            </w:r>
          </w:p>
        </w:tc>
        <w:tc>
          <w:tcPr>
            <w:tcW w:w="960" w:type="dxa"/>
            <w:tcBorders>
              <w:top w:val="nil"/>
              <w:left w:val="nil"/>
              <w:bottom w:val="single" w:sz="4" w:space="0" w:color="auto"/>
              <w:right w:val="single" w:sz="4" w:space="0" w:color="auto"/>
            </w:tcBorders>
            <w:noWrap/>
            <w:vAlign w:val="bottom"/>
            <w:hideMark/>
          </w:tcPr>
          <w:p w14:paraId="529567E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17638</w:t>
            </w:r>
          </w:p>
        </w:tc>
      </w:tr>
      <w:tr w:rsidR="008F3F7E" w:rsidRPr="008F3F7E" w14:paraId="04F3E1B8"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040C226C"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60912AC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0.0001</w:t>
            </w:r>
          </w:p>
        </w:tc>
        <w:tc>
          <w:tcPr>
            <w:tcW w:w="1113" w:type="dxa"/>
            <w:tcBorders>
              <w:top w:val="nil"/>
              <w:left w:val="nil"/>
              <w:bottom w:val="single" w:sz="4" w:space="0" w:color="auto"/>
              <w:right w:val="single" w:sz="4" w:space="0" w:color="auto"/>
            </w:tcBorders>
            <w:noWrap/>
            <w:vAlign w:val="bottom"/>
            <w:hideMark/>
          </w:tcPr>
          <w:p w14:paraId="3C23E2B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0.0092</w:t>
            </w:r>
          </w:p>
        </w:tc>
        <w:tc>
          <w:tcPr>
            <w:tcW w:w="960" w:type="dxa"/>
            <w:tcBorders>
              <w:top w:val="nil"/>
              <w:left w:val="nil"/>
              <w:bottom w:val="single" w:sz="4" w:space="0" w:color="auto"/>
              <w:right w:val="single" w:sz="4" w:space="0" w:color="auto"/>
            </w:tcBorders>
            <w:noWrap/>
            <w:vAlign w:val="bottom"/>
            <w:hideMark/>
          </w:tcPr>
          <w:p w14:paraId="47BCB9E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3.72</w:t>
            </w:r>
          </w:p>
        </w:tc>
        <w:tc>
          <w:tcPr>
            <w:tcW w:w="960" w:type="dxa"/>
            <w:tcBorders>
              <w:top w:val="nil"/>
              <w:left w:val="nil"/>
              <w:bottom w:val="single" w:sz="4" w:space="0" w:color="auto"/>
              <w:right w:val="single" w:sz="4" w:space="0" w:color="auto"/>
            </w:tcBorders>
            <w:noWrap/>
            <w:vAlign w:val="bottom"/>
            <w:hideMark/>
          </w:tcPr>
          <w:p w14:paraId="2E34BAB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235398</w:t>
            </w:r>
          </w:p>
        </w:tc>
        <w:tc>
          <w:tcPr>
            <w:tcW w:w="991" w:type="dxa"/>
            <w:tcBorders>
              <w:top w:val="nil"/>
              <w:left w:val="nil"/>
              <w:bottom w:val="single" w:sz="4" w:space="0" w:color="auto"/>
              <w:right w:val="single" w:sz="4" w:space="0" w:color="auto"/>
            </w:tcBorders>
            <w:noWrap/>
            <w:vAlign w:val="bottom"/>
            <w:hideMark/>
          </w:tcPr>
          <w:p w14:paraId="37EB081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368086</w:t>
            </w:r>
          </w:p>
        </w:tc>
        <w:tc>
          <w:tcPr>
            <w:tcW w:w="984" w:type="dxa"/>
            <w:tcBorders>
              <w:top w:val="nil"/>
              <w:left w:val="nil"/>
              <w:bottom w:val="single" w:sz="4" w:space="0" w:color="auto"/>
              <w:right w:val="single" w:sz="4" w:space="0" w:color="auto"/>
            </w:tcBorders>
            <w:noWrap/>
            <w:vAlign w:val="bottom"/>
            <w:hideMark/>
          </w:tcPr>
          <w:p w14:paraId="4EA25AD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176954</w:t>
            </w:r>
          </w:p>
        </w:tc>
        <w:tc>
          <w:tcPr>
            <w:tcW w:w="960" w:type="dxa"/>
            <w:tcBorders>
              <w:top w:val="nil"/>
              <w:left w:val="nil"/>
              <w:bottom w:val="single" w:sz="4" w:space="0" w:color="auto"/>
              <w:right w:val="single" w:sz="4" w:space="0" w:color="auto"/>
            </w:tcBorders>
            <w:noWrap/>
            <w:vAlign w:val="bottom"/>
            <w:hideMark/>
          </w:tcPr>
          <w:p w14:paraId="4584711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292617</w:t>
            </w:r>
          </w:p>
        </w:tc>
      </w:tr>
      <w:tr w:rsidR="008F3F7E" w:rsidRPr="008F3F7E" w14:paraId="28E5DC4A"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1B26F935"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413323E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0.0002</w:t>
            </w:r>
          </w:p>
        </w:tc>
        <w:tc>
          <w:tcPr>
            <w:tcW w:w="1113" w:type="dxa"/>
            <w:tcBorders>
              <w:top w:val="nil"/>
              <w:left w:val="nil"/>
              <w:bottom w:val="single" w:sz="4" w:space="0" w:color="auto"/>
              <w:right w:val="single" w:sz="4" w:space="0" w:color="auto"/>
            </w:tcBorders>
            <w:noWrap/>
            <w:vAlign w:val="bottom"/>
            <w:hideMark/>
          </w:tcPr>
          <w:p w14:paraId="61F5DB0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0.0078</w:t>
            </w:r>
          </w:p>
        </w:tc>
        <w:tc>
          <w:tcPr>
            <w:tcW w:w="960" w:type="dxa"/>
            <w:tcBorders>
              <w:top w:val="nil"/>
              <w:left w:val="nil"/>
              <w:bottom w:val="single" w:sz="4" w:space="0" w:color="auto"/>
              <w:right w:val="single" w:sz="4" w:space="0" w:color="auto"/>
            </w:tcBorders>
            <w:noWrap/>
            <w:vAlign w:val="bottom"/>
            <w:hideMark/>
          </w:tcPr>
          <w:p w14:paraId="2FE010D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3.54</w:t>
            </w:r>
          </w:p>
        </w:tc>
        <w:tc>
          <w:tcPr>
            <w:tcW w:w="960" w:type="dxa"/>
            <w:tcBorders>
              <w:top w:val="nil"/>
              <w:left w:val="nil"/>
              <w:bottom w:val="single" w:sz="4" w:space="0" w:color="auto"/>
              <w:right w:val="single" w:sz="4" w:space="0" w:color="auto"/>
            </w:tcBorders>
            <w:noWrap/>
            <w:vAlign w:val="bottom"/>
            <w:hideMark/>
          </w:tcPr>
          <w:p w14:paraId="41F26FD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217611</w:t>
            </w:r>
          </w:p>
        </w:tc>
        <w:tc>
          <w:tcPr>
            <w:tcW w:w="991" w:type="dxa"/>
            <w:tcBorders>
              <w:top w:val="nil"/>
              <w:left w:val="nil"/>
              <w:bottom w:val="single" w:sz="4" w:space="0" w:color="auto"/>
              <w:right w:val="single" w:sz="4" w:space="0" w:color="auto"/>
            </w:tcBorders>
            <w:noWrap/>
            <w:vAlign w:val="bottom"/>
            <w:hideMark/>
          </w:tcPr>
          <w:p w14:paraId="0CB8F78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327938</w:t>
            </w:r>
          </w:p>
        </w:tc>
        <w:tc>
          <w:tcPr>
            <w:tcW w:w="984" w:type="dxa"/>
            <w:tcBorders>
              <w:top w:val="nil"/>
              <w:left w:val="nil"/>
              <w:bottom w:val="single" w:sz="4" w:space="0" w:color="auto"/>
              <w:right w:val="single" w:sz="4" w:space="0" w:color="auto"/>
            </w:tcBorders>
            <w:noWrap/>
            <w:vAlign w:val="bottom"/>
            <w:hideMark/>
          </w:tcPr>
          <w:p w14:paraId="2EFDA66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167179</w:t>
            </w:r>
          </w:p>
        </w:tc>
        <w:tc>
          <w:tcPr>
            <w:tcW w:w="960" w:type="dxa"/>
            <w:tcBorders>
              <w:top w:val="nil"/>
              <w:left w:val="nil"/>
              <w:bottom w:val="single" w:sz="4" w:space="0" w:color="auto"/>
              <w:right w:val="single" w:sz="4" w:space="0" w:color="auto"/>
            </w:tcBorders>
            <w:noWrap/>
            <w:vAlign w:val="bottom"/>
            <w:hideMark/>
          </w:tcPr>
          <w:p w14:paraId="53E5908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259048</w:t>
            </w:r>
          </w:p>
        </w:tc>
      </w:tr>
      <w:tr w:rsidR="008F3F7E" w:rsidRPr="008F3F7E" w14:paraId="31EAF356"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1540CF8A"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72668DA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0.0005</w:t>
            </w:r>
          </w:p>
        </w:tc>
        <w:tc>
          <w:tcPr>
            <w:tcW w:w="1113" w:type="dxa"/>
            <w:tcBorders>
              <w:top w:val="nil"/>
              <w:left w:val="nil"/>
              <w:bottom w:val="single" w:sz="4" w:space="0" w:color="auto"/>
              <w:right w:val="single" w:sz="4" w:space="0" w:color="auto"/>
            </w:tcBorders>
            <w:noWrap/>
            <w:vAlign w:val="bottom"/>
            <w:hideMark/>
          </w:tcPr>
          <w:p w14:paraId="6354A25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0.0061</w:t>
            </w:r>
          </w:p>
        </w:tc>
        <w:tc>
          <w:tcPr>
            <w:tcW w:w="960" w:type="dxa"/>
            <w:tcBorders>
              <w:top w:val="nil"/>
              <w:left w:val="nil"/>
              <w:bottom w:val="single" w:sz="4" w:space="0" w:color="auto"/>
              <w:right w:val="single" w:sz="4" w:space="0" w:color="auto"/>
            </w:tcBorders>
            <w:noWrap/>
            <w:vAlign w:val="bottom"/>
            <w:hideMark/>
          </w:tcPr>
          <w:p w14:paraId="40E5EF9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3.29</w:t>
            </w:r>
          </w:p>
        </w:tc>
        <w:tc>
          <w:tcPr>
            <w:tcW w:w="960" w:type="dxa"/>
            <w:tcBorders>
              <w:top w:val="nil"/>
              <w:left w:val="nil"/>
              <w:bottom w:val="single" w:sz="4" w:space="0" w:color="auto"/>
              <w:right w:val="single" w:sz="4" w:space="0" w:color="auto"/>
            </w:tcBorders>
            <w:noWrap/>
            <w:vAlign w:val="bottom"/>
            <w:hideMark/>
          </w:tcPr>
          <w:p w14:paraId="5025BFA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195015</w:t>
            </w:r>
          </w:p>
        </w:tc>
        <w:tc>
          <w:tcPr>
            <w:tcW w:w="991" w:type="dxa"/>
            <w:tcBorders>
              <w:top w:val="nil"/>
              <w:left w:val="nil"/>
              <w:bottom w:val="single" w:sz="4" w:space="0" w:color="auto"/>
              <w:right w:val="single" w:sz="4" w:space="0" w:color="auto"/>
            </w:tcBorders>
            <w:noWrap/>
            <w:vAlign w:val="bottom"/>
            <w:hideMark/>
          </w:tcPr>
          <w:p w14:paraId="533692A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280087</w:t>
            </w:r>
          </w:p>
        </w:tc>
        <w:tc>
          <w:tcPr>
            <w:tcW w:w="984" w:type="dxa"/>
            <w:tcBorders>
              <w:top w:val="nil"/>
              <w:left w:val="nil"/>
              <w:bottom w:val="single" w:sz="4" w:space="0" w:color="auto"/>
              <w:right w:val="single" w:sz="4" w:space="0" w:color="auto"/>
            </w:tcBorders>
            <w:noWrap/>
            <w:vAlign w:val="bottom"/>
            <w:hideMark/>
          </w:tcPr>
          <w:p w14:paraId="6FA41B5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154142</w:t>
            </w:r>
          </w:p>
        </w:tc>
        <w:tc>
          <w:tcPr>
            <w:tcW w:w="960" w:type="dxa"/>
            <w:tcBorders>
              <w:top w:val="nil"/>
              <w:left w:val="nil"/>
              <w:bottom w:val="single" w:sz="4" w:space="0" w:color="auto"/>
              <w:right w:val="single" w:sz="4" w:space="0" w:color="auto"/>
            </w:tcBorders>
            <w:noWrap/>
            <w:vAlign w:val="bottom"/>
            <w:hideMark/>
          </w:tcPr>
          <w:p w14:paraId="05B9547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221219</w:t>
            </w:r>
          </w:p>
        </w:tc>
      </w:tr>
      <w:tr w:rsidR="008F3F7E" w:rsidRPr="008F3F7E" w14:paraId="0A358060"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1D85FF5D"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38A2537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w:t>
            </w:r>
          </w:p>
        </w:tc>
        <w:tc>
          <w:tcPr>
            <w:tcW w:w="1113" w:type="dxa"/>
            <w:tcBorders>
              <w:top w:val="nil"/>
              <w:left w:val="nil"/>
              <w:bottom w:val="single" w:sz="4" w:space="0" w:color="auto"/>
              <w:right w:val="single" w:sz="4" w:space="0" w:color="auto"/>
            </w:tcBorders>
            <w:noWrap/>
            <w:vAlign w:val="bottom"/>
            <w:hideMark/>
          </w:tcPr>
          <w:p w14:paraId="4668334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0.0050</w:t>
            </w:r>
          </w:p>
        </w:tc>
        <w:tc>
          <w:tcPr>
            <w:tcW w:w="960" w:type="dxa"/>
            <w:tcBorders>
              <w:top w:val="nil"/>
              <w:left w:val="nil"/>
              <w:bottom w:val="single" w:sz="4" w:space="0" w:color="auto"/>
              <w:right w:val="single" w:sz="4" w:space="0" w:color="auto"/>
            </w:tcBorders>
            <w:noWrap/>
            <w:vAlign w:val="bottom"/>
            <w:hideMark/>
          </w:tcPr>
          <w:p w14:paraId="2682FB3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3.09</w:t>
            </w:r>
          </w:p>
        </w:tc>
        <w:tc>
          <w:tcPr>
            <w:tcW w:w="960" w:type="dxa"/>
            <w:tcBorders>
              <w:top w:val="nil"/>
              <w:left w:val="nil"/>
              <w:bottom w:val="single" w:sz="4" w:space="0" w:color="auto"/>
              <w:right w:val="single" w:sz="4" w:space="0" w:color="auto"/>
            </w:tcBorders>
            <w:noWrap/>
            <w:vAlign w:val="bottom"/>
            <w:hideMark/>
          </w:tcPr>
          <w:p w14:paraId="09ED169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178580</w:t>
            </w:r>
          </w:p>
        </w:tc>
        <w:tc>
          <w:tcPr>
            <w:tcW w:w="991" w:type="dxa"/>
            <w:tcBorders>
              <w:top w:val="nil"/>
              <w:left w:val="nil"/>
              <w:bottom w:val="single" w:sz="4" w:space="0" w:color="auto"/>
              <w:right w:val="single" w:sz="4" w:space="0" w:color="auto"/>
            </w:tcBorders>
            <w:noWrap/>
            <w:vAlign w:val="bottom"/>
            <w:hideMark/>
          </w:tcPr>
          <w:p w14:paraId="6788B15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247469</w:t>
            </w:r>
          </w:p>
        </w:tc>
        <w:tc>
          <w:tcPr>
            <w:tcW w:w="984" w:type="dxa"/>
            <w:tcBorders>
              <w:top w:val="nil"/>
              <w:left w:val="nil"/>
              <w:bottom w:val="single" w:sz="4" w:space="0" w:color="auto"/>
              <w:right w:val="single" w:sz="4" w:space="0" w:color="auto"/>
            </w:tcBorders>
            <w:noWrap/>
            <w:vAlign w:val="bottom"/>
            <w:hideMark/>
          </w:tcPr>
          <w:p w14:paraId="0208349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144176</w:t>
            </w:r>
          </w:p>
        </w:tc>
        <w:tc>
          <w:tcPr>
            <w:tcW w:w="960" w:type="dxa"/>
            <w:tcBorders>
              <w:top w:val="nil"/>
              <w:left w:val="nil"/>
              <w:bottom w:val="single" w:sz="4" w:space="0" w:color="auto"/>
              <w:right w:val="single" w:sz="4" w:space="0" w:color="auto"/>
            </w:tcBorders>
            <w:noWrap/>
            <w:vAlign w:val="bottom"/>
            <w:hideMark/>
          </w:tcPr>
          <w:p w14:paraId="0FD56FF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196491</w:t>
            </w:r>
          </w:p>
        </w:tc>
      </w:tr>
      <w:tr w:rsidR="008F3F7E" w:rsidRPr="008F3F7E" w14:paraId="336E1DC9"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418A8FFB"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7BC2775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0.002</w:t>
            </w:r>
          </w:p>
        </w:tc>
        <w:tc>
          <w:tcPr>
            <w:tcW w:w="1113" w:type="dxa"/>
            <w:tcBorders>
              <w:top w:val="nil"/>
              <w:left w:val="nil"/>
              <w:bottom w:val="single" w:sz="4" w:space="0" w:color="auto"/>
              <w:right w:val="single" w:sz="4" w:space="0" w:color="auto"/>
            </w:tcBorders>
            <w:noWrap/>
            <w:vAlign w:val="bottom"/>
            <w:hideMark/>
          </w:tcPr>
          <w:p w14:paraId="6E69E2D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0.0041</w:t>
            </w:r>
          </w:p>
        </w:tc>
        <w:tc>
          <w:tcPr>
            <w:tcW w:w="960" w:type="dxa"/>
            <w:tcBorders>
              <w:top w:val="nil"/>
              <w:left w:val="nil"/>
              <w:bottom w:val="single" w:sz="4" w:space="0" w:color="auto"/>
              <w:right w:val="single" w:sz="4" w:space="0" w:color="auto"/>
            </w:tcBorders>
            <w:noWrap/>
            <w:vAlign w:val="bottom"/>
            <w:hideMark/>
          </w:tcPr>
          <w:p w14:paraId="6F2FDA1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2.88</w:t>
            </w:r>
          </w:p>
        </w:tc>
        <w:tc>
          <w:tcPr>
            <w:tcW w:w="960" w:type="dxa"/>
            <w:tcBorders>
              <w:top w:val="nil"/>
              <w:left w:val="nil"/>
              <w:bottom w:val="single" w:sz="4" w:space="0" w:color="auto"/>
              <w:right w:val="single" w:sz="4" w:space="0" w:color="auto"/>
            </w:tcBorders>
            <w:noWrap/>
            <w:vAlign w:val="bottom"/>
            <w:hideMark/>
          </w:tcPr>
          <w:p w14:paraId="19CFC1E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162679</w:t>
            </w:r>
          </w:p>
        </w:tc>
        <w:tc>
          <w:tcPr>
            <w:tcW w:w="991" w:type="dxa"/>
            <w:tcBorders>
              <w:top w:val="nil"/>
              <w:left w:val="nil"/>
              <w:bottom w:val="single" w:sz="4" w:space="0" w:color="auto"/>
              <w:right w:val="single" w:sz="4" w:space="0" w:color="auto"/>
            </w:tcBorders>
            <w:noWrap/>
            <w:vAlign w:val="bottom"/>
            <w:hideMark/>
          </w:tcPr>
          <w:p w14:paraId="524DE73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217639</w:t>
            </w:r>
          </w:p>
        </w:tc>
        <w:tc>
          <w:tcPr>
            <w:tcW w:w="984" w:type="dxa"/>
            <w:tcBorders>
              <w:top w:val="nil"/>
              <w:left w:val="nil"/>
              <w:bottom w:val="single" w:sz="4" w:space="0" w:color="auto"/>
              <w:right w:val="single" w:sz="4" w:space="0" w:color="auto"/>
            </w:tcBorders>
            <w:noWrap/>
            <w:vAlign w:val="bottom"/>
            <w:hideMark/>
          </w:tcPr>
          <w:p w14:paraId="11AC53A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134098</w:t>
            </w:r>
          </w:p>
        </w:tc>
        <w:tc>
          <w:tcPr>
            <w:tcW w:w="960" w:type="dxa"/>
            <w:tcBorders>
              <w:top w:val="nil"/>
              <w:left w:val="nil"/>
              <w:bottom w:val="single" w:sz="4" w:space="0" w:color="auto"/>
              <w:right w:val="single" w:sz="4" w:space="0" w:color="auto"/>
            </w:tcBorders>
            <w:noWrap/>
            <w:vAlign w:val="bottom"/>
            <w:hideMark/>
          </w:tcPr>
          <w:p w14:paraId="1B12986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174635</w:t>
            </w:r>
          </w:p>
        </w:tc>
      </w:tr>
      <w:tr w:rsidR="008F3F7E" w:rsidRPr="008F3F7E" w14:paraId="1D432F0A"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2279647D"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2610D94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0.005</w:t>
            </w:r>
          </w:p>
        </w:tc>
        <w:tc>
          <w:tcPr>
            <w:tcW w:w="1113" w:type="dxa"/>
            <w:tcBorders>
              <w:top w:val="nil"/>
              <w:left w:val="nil"/>
              <w:bottom w:val="single" w:sz="4" w:space="0" w:color="auto"/>
              <w:right w:val="single" w:sz="4" w:space="0" w:color="auto"/>
            </w:tcBorders>
            <w:noWrap/>
            <w:vAlign w:val="bottom"/>
            <w:hideMark/>
          </w:tcPr>
          <w:p w14:paraId="6F6CC97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0.0029</w:t>
            </w:r>
          </w:p>
        </w:tc>
        <w:tc>
          <w:tcPr>
            <w:tcW w:w="960" w:type="dxa"/>
            <w:tcBorders>
              <w:top w:val="nil"/>
              <w:left w:val="nil"/>
              <w:bottom w:val="single" w:sz="4" w:space="0" w:color="auto"/>
              <w:right w:val="single" w:sz="4" w:space="0" w:color="auto"/>
            </w:tcBorders>
            <w:noWrap/>
            <w:vAlign w:val="bottom"/>
            <w:hideMark/>
          </w:tcPr>
          <w:p w14:paraId="3B79D56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2.58</w:t>
            </w:r>
          </w:p>
        </w:tc>
        <w:tc>
          <w:tcPr>
            <w:tcW w:w="960" w:type="dxa"/>
            <w:tcBorders>
              <w:top w:val="nil"/>
              <w:left w:val="nil"/>
              <w:bottom w:val="single" w:sz="4" w:space="0" w:color="auto"/>
              <w:right w:val="single" w:sz="4" w:space="0" w:color="auto"/>
            </w:tcBorders>
            <w:noWrap/>
            <w:vAlign w:val="bottom"/>
            <w:hideMark/>
          </w:tcPr>
          <w:p w14:paraId="4BFD0EA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142416</w:t>
            </w:r>
          </w:p>
        </w:tc>
        <w:tc>
          <w:tcPr>
            <w:tcW w:w="991" w:type="dxa"/>
            <w:tcBorders>
              <w:top w:val="nil"/>
              <w:left w:val="nil"/>
              <w:bottom w:val="single" w:sz="4" w:space="0" w:color="auto"/>
              <w:right w:val="single" w:sz="4" w:space="0" w:color="auto"/>
            </w:tcBorders>
            <w:noWrap/>
            <w:vAlign w:val="bottom"/>
            <w:hideMark/>
          </w:tcPr>
          <w:p w14:paraId="46284A5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182067</w:t>
            </w:r>
          </w:p>
        </w:tc>
        <w:tc>
          <w:tcPr>
            <w:tcW w:w="984" w:type="dxa"/>
            <w:tcBorders>
              <w:top w:val="nil"/>
              <w:left w:val="nil"/>
              <w:bottom w:val="single" w:sz="4" w:space="0" w:color="auto"/>
              <w:right w:val="single" w:sz="4" w:space="0" w:color="auto"/>
            </w:tcBorders>
            <w:noWrap/>
            <w:vAlign w:val="bottom"/>
            <w:hideMark/>
          </w:tcPr>
          <w:p w14:paraId="12B93A3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120563</w:t>
            </w:r>
          </w:p>
        </w:tc>
        <w:tc>
          <w:tcPr>
            <w:tcW w:w="960" w:type="dxa"/>
            <w:tcBorders>
              <w:top w:val="nil"/>
              <w:left w:val="nil"/>
              <w:bottom w:val="single" w:sz="4" w:space="0" w:color="auto"/>
              <w:right w:val="single" w:sz="4" w:space="0" w:color="auto"/>
            </w:tcBorders>
            <w:noWrap/>
            <w:vAlign w:val="bottom"/>
            <w:hideMark/>
          </w:tcPr>
          <w:p w14:paraId="66F9EE9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149084</w:t>
            </w:r>
          </w:p>
        </w:tc>
      </w:tr>
      <w:tr w:rsidR="008F3F7E" w:rsidRPr="008F3F7E" w14:paraId="40361722"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357042BD"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2EBD17A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0.01</w:t>
            </w:r>
          </w:p>
        </w:tc>
        <w:tc>
          <w:tcPr>
            <w:tcW w:w="1113" w:type="dxa"/>
            <w:tcBorders>
              <w:top w:val="nil"/>
              <w:left w:val="nil"/>
              <w:bottom w:val="single" w:sz="4" w:space="0" w:color="auto"/>
              <w:right w:val="single" w:sz="4" w:space="0" w:color="auto"/>
            </w:tcBorders>
            <w:noWrap/>
            <w:vAlign w:val="bottom"/>
            <w:hideMark/>
          </w:tcPr>
          <w:p w14:paraId="2741A7C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0.0023</w:t>
            </w:r>
          </w:p>
        </w:tc>
        <w:tc>
          <w:tcPr>
            <w:tcW w:w="960" w:type="dxa"/>
            <w:tcBorders>
              <w:top w:val="nil"/>
              <w:left w:val="nil"/>
              <w:bottom w:val="single" w:sz="4" w:space="0" w:color="auto"/>
              <w:right w:val="single" w:sz="4" w:space="0" w:color="auto"/>
            </w:tcBorders>
            <w:noWrap/>
            <w:vAlign w:val="bottom"/>
            <w:hideMark/>
          </w:tcPr>
          <w:p w14:paraId="1CCE610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2.33</w:t>
            </w:r>
          </w:p>
        </w:tc>
        <w:tc>
          <w:tcPr>
            <w:tcW w:w="960" w:type="dxa"/>
            <w:tcBorders>
              <w:top w:val="nil"/>
              <w:left w:val="nil"/>
              <w:bottom w:val="single" w:sz="4" w:space="0" w:color="auto"/>
              <w:right w:val="single" w:sz="4" w:space="0" w:color="auto"/>
            </w:tcBorders>
            <w:noWrap/>
            <w:vAlign w:val="bottom"/>
            <w:hideMark/>
          </w:tcPr>
          <w:p w14:paraId="346CF3F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127601</w:t>
            </w:r>
          </w:p>
        </w:tc>
        <w:tc>
          <w:tcPr>
            <w:tcW w:w="991" w:type="dxa"/>
            <w:tcBorders>
              <w:top w:val="nil"/>
              <w:left w:val="nil"/>
              <w:bottom w:val="single" w:sz="4" w:space="0" w:color="auto"/>
              <w:right w:val="single" w:sz="4" w:space="0" w:color="auto"/>
            </w:tcBorders>
            <w:noWrap/>
            <w:vAlign w:val="bottom"/>
            <w:hideMark/>
          </w:tcPr>
          <w:p w14:paraId="52D7AA2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157781</w:t>
            </w:r>
          </w:p>
        </w:tc>
        <w:tc>
          <w:tcPr>
            <w:tcW w:w="984" w:type="dxa"/>
            <w:tcBorders>
              <w:top w:val="nil"/>
              <w:left w:val="nil"/>
              <w:bottom w:val="single" w:sz="4" w:space="0" w:color="auto"/>
              <w:right w:val="single" w:sz="4" w:space="0" w:color="auto"/>
            </w:tcBorders>
            <w:noWrap/>
            <w:vAlign w:val="bottom"/>
            <w:hideMark/>
          </w:tcPr>
          <w:p w14:paraId="36A6DA0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110117</w:t>
            </w:r>
          </w:p>
        </w:tc>
        <w:tc>
          <w:tcPr>
            <w:tcW w:w="960" w:type="dxa"/>
            <w:tcBorders>
              <w:top w:val="nil"/>
              <w:left w:val="nil"/>
              <w:bottom w:val="single" w:sz="4" w:space="0" w:color="auto"/>
              <w:right w:val="single" w:sz="4" w:space="0" w:color="auto"/>
            </w:tcBorders>
            <w:noWrap/>
            <w:vAlign w:val="bottom"/>
            <w:hideMark/>
          </w:tcPr>
          <w:p w14:paraId="3A072C2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131656</w:t>
            </w:r>
          </w:p>
        </w:tc>
      </w:tr>
      <w:tr w:rsidR="008F3F7E" w:rsidRPr="008F3F7E" w14:paraId="5AD51AA7"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76223EF4"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1AD5FB0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0.02</w:t>
            </w:r>
          </w:p>
        </w:tc>
        <w:tc>
          <w:tcPr>
            <w:tcW w:w="1113" w:type="dxa"/>
            <w:tcBorders>
              <w:top w:val="nil"/>
              <w:left w:val="nil"/>
              <w:bottom w:val="single" w:sz="4" w:space="0" w:color="auto"/>
              <w:right w:val="single" w:sz="4" w:space="0" w:color="auto"/>
            </w:tcBorders>
            <w:noWrap/>
            <w:vAlign w:val="bottom"/>
            <w:hideMark/>
          </w:tcPr>
          <w:p w14:paraId="1E0CBE1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0.0017</w:t>
            </w:r>
          </w:p>
        </w:tc>
        <w:tc>
          <w:tcPr>
            <w:tcW w:w="960" w:type="dxa"/>
            <w:tcBorders>
              <w:top w:val="nil"/>
              <w:left w:val="nil"/>
              <w:bottom w:val="single" w:sz="4" w:space="0" w:color="auto"/>
              <w:right w:val="single" w:sz="4" w:space="0" w:color="auto"/>
            </w:tcBorders>
            <w:noWrap/>
            <w:vAlign w:val="bottom"/>
            <w:hideMark/>
          </w:tcPr>
          <w:p w14:paraId="69E67F0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2.05</w:t>
            </w:r>
          </w:p>
        </w:tc>
        <w:tc>
          <w:tcPr>
            <w:tcW w:w="960" w:type="dxa"/>
            <w:tcBorders>
              <w:top w:val="nil"/>
              <w:left w:val="nil"/>
              <w:bottom w:val="single" w:sz="4" w:space="0" w:color="auto"/>
              <w:right w:val="single" w:sz="4" w:space="0" w:color="auto"/>
            </w:tcBorders>
            <w:noWrap/>
            <w:vAlign w:val="bottom"/>
            <w:hideMark/>
          </w:tcPr>
          <w:p w14:paraId="4AA4329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113162</w:t>
            </w:r>
          </w:p>
        </w:tc>
        <w:tc>
          <w:tcPr>
            <w:tcW w:w="991" w:type="dxa"/>
            <w:tcBorders>
              <w:top w:val="nil"/>
              <w:left w:val="nil"/>
              <w:bottom w:val="single" w:sz="4" w:space="0" w:color="auto"/>
              <w:right w:val="single" w:sz="4" w:space="0" w:color="auto"/>
            </w:tcBorders>
            <w:noWrap/>
            <w:vAlign w:val="bottom"/>
            <w:hideMark/>
          </w:tcPr>
          <w:p w14:paraId="1835BF2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135506</w:t>
            </w:r>
          </w:p>
        </w:tc>
        <w:tc>
          <w:tcPr>
            <w:tcW w:w="984" w:type="dxa"/>
            <w:tcBorders>
              <w:top w:val="nil"/>
              <w:left w:val="nil"/>
              <w:bottom w:val="single" w:sz="4" w:space="0" w:color="auto"/>
              <w:right w:val="single" w:sz="4" w:space="0" w:color="auto"/>
            </w:tcBorders>
            <w:noWrap/>
            <w:vAlign w:val="bottom"/>
            <w:hideMark/>
          </w:tcPr>
          <w:p w14:paraId="60F2C4A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99436</w:t>
            </w:r>
          </w:p>
        </w:tc>
        <w:tc>
          <w:tcPr>
            <w:tcW w:w="960" w:type="dxa"/>
            <w:tcBorders>
              <w:top w:val="nil"/>
              <w:left w:val="nil"/>
              <w:bottom w:val="single" w:sz="4" w:space="0" w:color="auto"/>
              <w:right w:val="single" w:sz="4" w:space="0" w:color="auto"/>
            </w:tcBorders>
            <w:noWrap/>
            <w:vAlign w:val="bottom"/>
            <w:hideMark/>
          </w:tcPr>
          <w:p w14:paraId="5C704A0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115547</w:t>
            </w:r>
          </w:p>
        </w:tc>
      </w:tr>
      <w:tr w:rsidR="008F3F7E" w:rsidRPr="008F3F7E" w14:paraId="636F5E87"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3C6C5B46"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23F667C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0.05</w:t>
            </w:r>
          </w:p>
        </w:tc>
        <w:tc>
          <w:tcPr>
            <w:tcW w:w="1113" w:type="dxa"/>
            <w:tcBorders>
              <w:top w:val="nil"/>
              <w:left w:val="nil"/>
              <w:bottom w:val="single" w:sz="4" w:space="0" w:color="auto"/>
              <w:right w:val="single" w:sz="4" w:space="0" w:color="auto"/>
            </w:tcBorders>
            <w:noWrap/>
            <w:vAlign w:val="bottom"/>
            <w:hideMark/>
          </w:tcPr>
          <w:p w14:paraId="3EF7B42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0.0011</w:t>
            </w:r>
          </w:p>
        </w:tc>
        <w:tc>
          <w:tcPr>
            <w:tcW w:w="960" w:type="dxa"/>
            <w:tcBorders>
              <w:top w:val="nil"/>
              <w:left w:val="nil"/>
              <w:bottom w:val="single" w:sz="4" w:space="0" w:color="auto"/>
              <w:right w:val="single" w:sz="4" w:space="0" w:color="auto"/>
            </w:tcBorders>
            <w:noWrap/>
            <w:vAlign w:val="bottom"/>
            <w:hideMark/>
          </w:tcPr>
          <w:p w14:paraId="3FC70FD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1.64</w:t>
            </w:r>
          </w:p>
        </w:tc>
        <w:tc>
          <w:tcPr>
            <w:tcW w:w="960" w:type="dxa"/>
            <w:tcBorders>
              <w:top w:val="nil"/>
              <w:left w:val="nil"/>
              <w:bottom w:val="single" w:sz="4" w:space="0" w:color="auto"/>
              <w:right w:val="single" w:sz="4" w:space="0" w:color="auto"/>
            </w:tcBorders>
            <w:noWrap/>
            <w:vAlign w:val="bottom"/>
            <w:hideMark/>
          </w:tcPr>
          <w:p w14:paraId="52B8670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94495</w:t>
            </w:r>
          </w:p>
        </w:tc>
        <w:tc>
          <w:tcPr>
            <w:tcW w:w="991" w:type="dxa"/>
            <w:tcBorders>
              <w:top w:val="nil"/>
              <w:left w:val="nil"/>
              <w:bottom w:val="single" w:sz="4" w:space="0" w:color="auto"/>
              <w:right w:val="single" w:sz="4" w:space="0" w:color="auto"/>
            </w:tcBorders>
            <w:noWrap/>
            <w:vAlign w:val="bottom"/>
            <w:hideMark/>
          </w:tcPr>
          <w:p w14:paraId="0754636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108771</w:t>
            </w:r>
          </w:p>
        </w:tc>
        <w:tc>
          <w:tcPr>
            <w:tcW w:w="984" w:type="dxa"/>
            <w:tcBorders>
              <w:top w:val="nil"/>
              <w:left w:val="nil"/>
              <w:bottom w:val="single" w:sz="4" w:space="0" w:color="auto"/>
              <w:right w:val="single" w:sz="4" w:space="0" w:color="auto"/>
            </w:tcBorders>
            <w:noWrap/>
            <w:vAlign w:val="bottom"/>
            <w:hideMark/>
          </w:tcPr>
          <w:p w14:paraId="4B76890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84824</w:t>
            </w:r>
          </w:p>
        </w:tc>
        <w:tc>
          <w:tcPr>
            <w:tcW w:w="960" w:type="dxa"/>
            <w:tcBorders>
              <w:top w:val="nil"/>
              <w:left w:val="nil"/>
              <w:bottom w:val="single" w:sz="4" w:space="0" w:color="auto"/>
              <w:right w:val="single" w:sz="4" w:space="0" w:color="auto"/>
            </w:tcBorders>
            <w:noWrap/>
            <w:vAlign w:val="bottom"/>
            <w:hideMark/>
          </w:tcPr>
          <w:p w14:paraId="1D73181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95531</w:t>
            </w:r>
          </w:p>
        </w:tc>
      </w:tr>
      <w:tr w:rsidR="008F3F7E" w:rsidRPr="008F3F7E" w14:paraId="722FCC0C"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428A41C7"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4D0A35E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0.1</w:t>
            </w:r>
          </w:p>
        </w:tc>
        <w:tc>
          <w:tcPr>
            <w:tcW w:w="1113" w:type="dxa"/>
            <w:tcBorders>
              <w:top w:val="nil"/>
              <w:left w:val="nil"/>
              <w:bottom w:val="single" w:sz="4" w:space="0" w:color="auto"/>
              <w:right w:val="single" w:sz="4" w:space="0" w:color="auto"/>
            </w:tcBorders>
            <w:noWrap/>
            <w:vAlign w:val="bottom"/>
            <w:hideMark/>
          </w:tcPr>
          <w:p w14:paraId="1BC1B04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0.0008</w:t>
            </w:r>
          </w:p>
        </w:tc>
        <w:tc>
          <w:tcPr>
            <w:tcW w:w="960" w:type="dxa"/>
            <w:tcBorders>
              <w:top w:val="nil"/>
              <w:left w:val="nil"/>
              <w:bottom w:val="single" w:sz="4" w:space="0" w:color="auto"/>
              <w:right w:val="single" w:sz="4" w:space="0" w:color="auto"/>
            </w:tcBorders>
            <w:noWrap/>
            <w:vAlign w:val="bottom"/>
            <w:hideMark/>
          </w:tcPr>
          <w:p w14:paraId="7093C4A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1.28</w:t>
            </w:r>
          </w:p>
        </w:tc>
        <w:tc>
          <w:tcPr>
            <w:tcW w:w="960" w:type="dxa"/>
            <w:tcBorders>
              <w:top w:val="nil"/>
              <w:left w:val="nil"/>
              <w:bottom w:val="single" w:sz="4" w:space="0" w:color="auto"/>
              <w:right w:val="single" w:sz="4" w:space="0" w:color="auto"/>
            </w:tcBorders>
            <w:noWrap/>
            <w:vAlign w:val="bottom"/>
            <w:hideMark/>
          </w:tcPr>
          <w:p w14:paraId="6FECB52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80498</w:t>
            </w:r>
          </w:p>
        </w:tc>
        <w:tc>
          <w:tcPr>
            <w:tcW w:w="991" w:type="dxa"/>
            <w:tcBorders>
              <w:top w:val="nil"/>
              <w:left w:val="nil"/>
              <w:bottom w:val="single" w:sz="4" w:space="0" w:color="auto"/>
              <w:right w:val="single" w:sz="4" w:space="0" w:color="auto"/>
            </w:tcBorders>
            <w:noWrap/>
            <w:vAlign w:val="bottom"/>
            <w:hideMark/>
          </w:tcPr>
          <w:p w14:paraId="66EE7BB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90270</w:t>
            </w:r>
          </w:p>
        </w:tc>
        <w:tc>
          <w:tcPr>
            <w:tcW w:w="984" w:type="dxa"/>
            <w:tcBorders>
              <w:top w:val="nil"/>
              <w:left w:val="nil"/>
              <w:bottom w:val="single" w:sz="4" w:space="0" w:color="auto"/>
              <w:right w:val="single" w:sz="4" w:space="0" w:color="auto"/>
            </w:tcBorders>
            <w:noWrap/>
            <w:vAlign w:val="bottom"/>
            <w:hideMark/>
          </w:tcPr>
          <w:p w14:paraId="660C567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73238</w:t>
            </w:r>
          </w:p>
        </w:tc>
        <w:tc>
          <w:tcPr>
            <w:tcW w:w="960" w:type="dxa"/>
            <w:tcBorders>
              <w:top w:val="nil"/>
              <w:left w:val="nil"/>
              <w:bottom w:val="single" w:sz="4" w:space="0" w:color="auto"/>
              <w:right w:val="single" w:sz="4" w:space="0" w:color="auto"/>
            </w:tcBorders>
            <w:noWrap/>
            <w:vAlign w:val="bottom"/>
            <w:hideMark/>
          </w:tcPr>
          <w:p w14:paraId="025E2EA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80991</w:t>
            </w:r>
          </w:p>
        </w:tc>
      </w:tr>
      <w:tr w:rsidR="008F3F7E" w:rsidRPr="008F3F7E" w14:paraId="6944A1A6"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2EB3E857"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46E5257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0.2</w:t>
            </w:r>
          </w:p>
        </w:tc>
        <w:tc>
          <w:tcPr>
            <w:tcW w:w="1113" w:type="dxa"/>
            <w:tcBorders>
              <w:top w:val="nil"/>
              <w:left w:val="nil"/>
              <w:bottom w:val="single" w:sz="4" w:space="0" w:color="auto"/>
              <w:right w:val="single" w:sz="4" w:space="0" w:color="auto"/>
            </w:tcBorders>
            <w:noWrap/>
            <w:vAlign w:val="bottom"/>
            <w:hideMark/>
          </w:tcPr>
          <w:p w14:paraId="5FDA906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0.0006</w:t>
            </w:r>
          </w:p>
        </w:tc>
        <w:tc>
          <w:tcPr>
            <w:tcW w:w="960" w:type="dxa"/>
            <w:tcBorders>
              <w:top w:val="nil"/>
              <w:left w:val="nil"/>
              <w:bottom w:val="single" w:sz="4" w:space="0" w:color="auto"/>
              <w:right w:val="single" w:sz="4" w:space="0" w:color="auto"/>
            </w:tcBorders>
            <w:noWrap/>
            <w:vAlign w:val="bottom"/>
            <w:hideMark/>
          </w:tcPr>
          <w:p w14:paraId="5EE3BC2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0.84</w:t>
            </w:r>
          </w:p>
        </w:tc>
        <w:tc>
          <w:tcPr>
            <w:tcW w:w="960" w:type="dxa"/>
            <w:tcBorders>
              <w:top w:val="nil"/>
              <w:left w:val="nil"/>
              <w:bottom w:val="single" w:sz="4" w:space="0" w:color="auto"/>
              <w:right w:val="single" w:sz="4" w:space="0" w:color="auto"/>
            </w:tcBorders>
            <w:noWrap/>
            <w:vAlign w:val="bottom"/>
            <w:hideMark/>
          </w:tcPr>
          <w:p w14:paraId="61B5149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66282</w:t>
            </w:r>
          </w:p>
        </w:tc>
        <w:tc>
          <w:tcPr>
            <w:tcW w:w="991" w:type="dxa"/>
            <w:tcBorders>
              <w:top w:val="nil"/>
              <w:left w:val="nil"/>
              <w:bottom w:val="single" w:sz="4" w:space="0" w:color="auto"/>
              <w:right w:val="single" w:sz="4" w:space="0" w:color="auto"/>
            </w:tcBorders>
            <w:noWrap/>
            <w:vAlign w:val="bottom"/>
            <w:hideMark/>
          </w:tcPr>
          <w:p w14:paraId="7AE4573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72810</w:t>
            </w:r>
          </w:p>
        </w:tc>
        <w:tc>
          <w:tcPr>
            <w:tcW w:w="984" w:type="dxa"/>
            <w:tcBorders>
              <w:top w:val="nil"/>
              <w:left w:val="nil"/>
              <w:bottom w:val="single" w:sz="4" w:space="0" w:color="auto"/>
              <w:right w:val="single" w:sz="4" w:space="0" w:color="auto"/>
            </w:tcBorders>
            <w:noWrap/>
            <w:vAlign w:val="bottom"/>
            <w:hideMark/>
          </w:tcPr>
          <w:p w14:paraId="24F3FD0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60924</w:t>
            </w:r>
          </w:p>
        </w:tc>
        <w:tc>
          <w:tcPr>
            <w:tcW w:w="960" w:type="dxa"/>
            <w:tcBorders>
              <w:top w:val="nil"/>
              <w:left w:val="nil"/>
              <w:bottom w:val="single" w:sz="4" w:space="0" w:color="auto"/>
              <w:right w:val="single" w:sz="4" w:space="0" w:color="auto"/>
            </w:tcBorders>
            <w:noWrap/>
            <w:vAlign w:val="bottom"/>
            <w:hideMark/>
          </w:tcPr>
          <w:p w14:paraId="3F3EDA2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66491</w:t>
            </w:r>
          </w:p>
        </w:tc>
      </w:tr>
      <w:tr w:rsidR="008F3F7E" w:rsidRPr="008F3F7E" w14:paraId="295270EB"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08FA4B14"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051EF5B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0.5</w:t>
            </w:r>
          </w:p>
        </w:tc>
        <w:tc>
          <w:tcPr>
            <w:tcW w:w="1113" w:type="dxa"/>
            <w:tcBorders>
              <w:top w:val="nil"/>
              <w:left w:val="nil"/>
              <w:bottom w:val="single" w:sz="4" w:space="0" w:color="auto"/>
              <w:right w:val="single" w:sz="4" w:space="0" w:color="auto"/>
            </w:tcBorders>
            <w:noWrap/>
            <w:vAlign w:val="bottom"/>
            <w:hideMark/>
          </w:tcPr>
          <w:p w14:paraId="0FC530D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0.0004</w:t>
            </w:r>
          </w:p>
        </w:tc>
        <w:tc>
          <w:tcPr>
            <w:tcW w:w="960" w:type="dxa"/>
            <w:tcBorders>
              <w:top w:val="nil"/>
              <w:left w:val="nil"/>
              <w:bottom w:val="single" w:sz="4" w:space="0" w:color="auto"/>
              <w:right w:val="single" w:sz="4" w:space="0" w:color="auto"/>
            </w:tcBorders>
            <w:noWrap/>
            <w:vAlign w:val="bottom"/>
            <w:hideMark/>
          </w:tcPr>
          <w:p w14:paraId="1AEF8D4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w:t>
            </w:r>
          </w:p>
        </w:tc>
        <w:tc>
          <w:tcPr>
            <w:tcW w:w="960" w:type="dxa"/>
            <w:tcBorders>
              <w:top w:val="nil"/>
              <w:left w:val="nil"/>
              <w:bottom w:val="single" w:sz="4" w:space="0" w:color="auto"/>
              <w:right w:val="single" w:sz="4" w:space="0" w:color="auto"/>
            </w:tcBorders>
            <w:noWrap/>
            <w:vAlign w:val="bottom"/>
            <w:hideMark/>
          </w:tcPr>
          <w:p w14:paraId="730AFF0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45680</w:t>
            </w:r>
          </w:p>
        </w:tc>
        <w:tc>
          <w:tcPr>
            <w:tcW w:w="991" w:type="dxa"/>
            <w:tcBorders>
              <w:top w:val="nil"/>
              <w:left w:val="nil"/>
              <w:bottom w:val="single" w:sz="4" w:space="0" w:color="auto"/>
              <w:right w:val="single" w:sz="4" w:space="0" w:color="auto"/>
            </w:tcBorders>
            <w:noWrap/>
            <w:vAlign w:val="bottom"/>
            <w:hideMark/>
          </w:tcPr>
          <w:p w14:paraId="07E7B36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49454</w:t>
            </w:r>
          </w:p>
        </w:tc>
        <w:tc>
          <w:tcPr>
            <w:tcW w:w="984" w:type="dxa"/>
            <w:tcBorders>
              <w:top w:val="nil"/>
              <w:left w:val="nil"/>
              <w:bottom w:val="single" w:sz="4" w:space="0" w:color="auto"/>
              <w:right w:val="single" w:sz="4" w:space="0" w:color="auto"/>
            </w:tcBorders>
            <w:noWrap/>
            <w:vAlign w:val="bottom"/>
            <w:hideMark/>
          </w:tcPr>
          <w:p w14:paraId="5ED923F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42192</w:t>
            </w:r>
          </w:p>
        </w:tc>
        <w:tc>
          <w:tcPr>
            <w:tcW w:w="960" w:type="dxa"/>
            <w:tcBorders>
              <w:top w:val="nil"/>
              <w:left w:val="nil"/>
              <w:bottom w:val="single" w:sz="4" w:space="0" w:color="auto"/>
              <w:right w:val="single" w:sz="4" w:space="0" w:color="auto"/>
            </w:tcBorders>
            <w:noWrap/>
            <w:vAlign w:val="bottom"/>
            <w:hideMark/>
          </w:tcPr>
          <w:p w14:paraId="4B44CBF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45674</w:t>
            </w:r>
          </w:p>
        </w:tc>
      </w:tr>
      <w:tr w:rsidR="008F3F7E" w:rsidRPr="008F3F7E" w14:paraId="01BE9918"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5AC2B033"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79EE83A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0.8</w:t>
            </w:r>
          </w:p>
        </w:tc>
        <w:tc>
          <w:tcPr>
            <w:tcW w:w="1113" w:type="dxa"/>
            <w:tcBorders>
              <w:top w:val="nil"/>
              <w:left w:val="nil"/>
              <w:bottom w:val="single" w:sz="4" w:space="0" w:color="auto"/>
              <w:right w:val="single" w:sz="4" w:space="0" w:color="auto"/>
            </w:tcBorders>
            <w:noWrap/>
            <w:vAlign w:val="bottom"/>
            <w:hideMark/>
          </w:tcPr>
          <w:p w14:paraId="4E3D391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0.0005</w:t>
            </w:r>
          </w:p>
        </w:tc>
        <w:tc>
          <w:tcPr>
            <w:tcW w:w="960" w:type="dxa"/>
            <w:tcBorders>
              <w:top w:val="nil"/>
              <w:left w:val="nil"/>
              <w:bottom w:val="single" w:sz="4" w:space="0" w:color="auto"/>
              <w:right w:val="single" w:sz="4" w:space="0" w:color="auto"/>
            </w:tcBorders>
            <w:noWrap/>
            <w:vAlign w:val="bottom"/>
            <w:hideMark/>
          </w:tcPr>
          <w:p w14:paraId="1DC413C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-0.84</w:t>
            </w:r>
          </w:p>
        </w:tc>
        <w:tc>
          <w:tcPr>
            <w:tcW w:w="960" w:type="dxa"/>
            <w:tcBorders>
              <w:top w:val="nil"/>
              <w:left w:val="nil"/>
              <w:bottom w:val="single" w:sz="4" w:space="0" w:color="auto"/>
              <w:right w:val="single" w:sz="4" w:space="0" w:color="auto"/>
            </w:tcBorders>
            <w:noWrap/>
            <w:vAlign w:val="bottom"/>
            <w:hideMark/>
          </w:tcPr>
          <w:p w14:paraId="06378CC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31459</w:t>
            </w:r>
          </w:p>
        </w:tc>
        <w:tc>
          <w:tcPr>
            <w:tcW w:w="991" w:type="dxa"/>
            <w:tcBorders>
              <w:top w:val="nil"/>
              <w:left w:val="nil"/>
              <w:bottom w:val="single" w:sz="4" w:space="0" w:color="auto"/>
              <w:right w:val="single" w:sz="4" w:space="0" w:color="auto"/>
            </w:tcBorders>
            <w:noWrap/>
            <w:vAlign w:val="bottom"/>
            <w:hideMark/>
          </w:tcPr>
          <w:p w14:paraId="1C1FFC0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34234</w:t>
            </w:r>
          </w:p>
        </w:tc>
        <w:tc>
          <w:tcPr>
            <w:tcW w:w="984" w:type="dxa"/>
            <w:tcBorders>
              <w:top w:val="nil"/>
              <w:left w:val="nil"/>
              <w:bottom w:val="single" w:sz="4" w:space="0" w:color="auto"/>
              <w:right w:val="single" w:sz="4" w:space="0" w:color="auto"/>
            </w:tcBorders>
            <w:noWrap/>
            <w:vAlign w:val="bottom"/>
            <w:hideMark/>
          </w:tcPr>
          <w:p w14:paraId="121403D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28626</w:t>
            </w:r>
          </w:p>
        </w:tc>
        <w:tc>
          <w:tcPr>
            <w:tcW w:w="960" w:type="dxa"/>
            <w:tcBorders>
              <w:top w:val="nil"/>
              <w:left w:val="nil"/>
              <w:bottom w:val="single" w:sz="4" w:space="0" w:color="auto"/>
              <w:right w:val="single" w:sz="4" w:space="0" w:color="auto"/>
            </w:tcBorders>
            <w:noWrap/>
            <w:vAlign w:val="bottom"/>
            <w:hideMark/>
          </w:tcPr>
          <w:p w14:paraId="24E50A0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31353</w:t>
            </w:r>
          </w:p>
        </w:tc>
      </w:tr>
      <w:tr w:rsidR="008F3F7E" w:rsidRPr="008F3F7E" w14:paraId="15CD699E"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0803EC70"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1992397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0.9</w:t>
            </w:r>
          </w:p>
        </w:tc>
        <w:tc>
          <w:tcPr>
            <w:tcW w:w="1113" w:type="dxa"/>
            <w:tcBorders>
              <w:top w:val="nil"/>
              <w:left w:val="nil"/>
              <w:bottom w:val="single" w:sz="4" w:space="0" w:color="auto"/>
              <w:right w:val="single" w:sz="4" w:space="0" w:color="auto"/>
            </w:tcBorders>
            <w:noWrap/>
            <w:vAlign w:val="bottom"/>
            <w:hideMark/>
          </w:tcPr>
          <w:p w14:paraId="19B269B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0.0007</w:t>
            </w:r>
          </w:p>
        </w:tc>
        <w:tc>
          <w:tcPr>
            <w:tcW w:w="960" w:type="dxa"/>
            <w:tcBorders>
              <w:top w:val="nil"/>
              <w:left w:val="nil"/>
              <w:bottom w:val="single" w:sz="4" w:space="0" w:color="auto"/>
              <w:right w:val="single" w:sz="4" w:space="0" w:color="auto"/>
            </w:tcBorders>
            <w:noWrap/>
            <w:vAlign w:val="bottom"/>
            <w:hideMark/>
          </w:tcPr>
          <w:p w14:paraId="6C8ECC5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-1.28</w:t>
            </w:r>
          </w:p>
        </w:tc>
        <w:tc>
          <w:tcPr>
            <w:tcW w:w="960" w:type="dxa"/>
            <w:tcBorders>
              <w:top w:val="nil"/>
              <w:left w:val="nil"/>
              <w:bottom w:val="single" w:sz="4" w:space="0" w:color="auto"/>
              <w:right w:val="single" w:sz="4" w:space="0" w:color="auto"/>
            </w:tcBorders>
            <w:noWrap/>
            <w:vAlign w:val="bottom"/>
            <w:hideMark/>
          </w:tcPr>
          <w:p w14:paraId="3D41030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25879</w:t>
            </w:r>
          </w:p>
        </w:tc>
        <w:tc>
          <w:tcPr>
            <w:tcW w:w="991" w:type="dxa"/>
            <w:tcBorders>
              <w:top w:val="nil"/>
              <w:left w:val="nil"/>
              <w:bottom w:val="single" w:sz="4" w:space="0" w:color="auto"/>
              <w:right w:val="single" w:sz="4" w:space="0" w:color="auto"/>
            </w:tcBorders>
            <w:noWrap/>
            <w:vAlign w:val="bottom"/>
            <w:hideMark/>
          </w:tcPr>
          <w:p w14:paraId="021ECDD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28457</w:t>
            </w:r>
          </w:p>
        </w:tc>
        <w:tc>
          <w:tcPr>
            <w:tcW w:w="984" w:type="dxa"/>
            <w:tcBorders>
              <w:top w:val="nil"/>
              <w:left w:val="nil"/>
              <w:bottom w:val="single" w:sz="4" w:space="0" w:color="auto"/>
              <w:right w:val="single" w:sz="4" w:space="0" w:color="auto"/>
            </w:tcBorders>
            <w:noWrap/>
            <w:vAlign w:val="bottom"/>
            <w:hideMark/>
          </w:tcPr>
          <w:p w14:paraId="72CB427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23061</w:t>
            </w:r>
          </w:p>
        </w:tc>
        <w:tc>
          <w:tcPr>
            <w:tcW w:w="960" w:type="dxa"/>
            <w:tcBorders>
              <w:top w:val="nil"/>
              <w:left w:val="nil"/>
              <w:bottom w:val="single" w:sz="4" w:space="0" w:color="auto"/>
              <w:right w:val="single" w:sz="4" w:space="0" w:color="auto"/>
            </w:tcBorders>
            <w:noWrap/>
            <w:vAlign w:val="bottom"/>
            <w:hideMark/>
          </w:tcPr>
          <w:p w14:paraId="7AC294A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25718</w:t>
            </w:r>
          </w:p>
        </w:tc>
      </w:tr>
      <w:tr w:rsidR="008F3F7E" w:rsidRPr="008F3F7E" w14:paraId="1A343330"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045986A1"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798E72C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0.95</w:t>
            </w:r>
          </w:p>
        </w:tc>
        <w:tc>
          <w:tcPr>
            <w:tcW w:w="1113" w:type="dxa"/>
            <w:tcBorders>
              <w:top w:val="nil"/>
              <w:left w:val="nil"/>
              <w:bottom w:val="single" w:sz="4" w:space="0" w:color="auto"/>
              <w:right w:val="single" w:sz="4" w:space="0" w:color="auto"/>
            </w:tcBorders>
            <w:noWrap/>
            <w:vAlign w:val="bottom"/>
            <w:hideMark/>
          </w:tcPr>
          <w:p w14:paraId="68D52CA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0.0010</w:t>
            </w:r>
          </w:p>
        </w:tc>
        <w:tc>
          <w:tcPr>
            <w:tcW w:w="960" w:type="dxa"/>
            <w:tcBorders>
              <w:top w:val="nil"/>
              <w:left w:val="nil"/>
              <w:bottom w:val="single" w:sz="4" w:space="0" w:color="auto"/>
              <w:right w:val="single" w:sz="4" w:space="0" w:color="auto"/>
            </w:tcBorders>
            <w:noWrap/>
            <w:vAlign w:val="bottom"/>
            <w:hideMark/>
          </w:tcPr>
          <w:p w14:paraId="551EFB1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-1.64</w:t>
            </w:r>
          </w:p>
        </w:tc>
        <w:tc>
          <w:tcPr>
            <w:tcW w:w="960" w:type="dxa"/>
            <w:tcBorders>
              <w:top w:val="nil"/>
              <w:left w:val="nil"/>
              <w:bottom w:val="single" w:sz="4" w:space="0" w:color="auto"/>
              <w:right w:val="single" w:sz="4" w:space="0" w:color="auto"/>
            </w:tcBorders>
            <w:noWrap/>
            <w:vAlign w:val="bottom"/>
            <w:hideMark/>
          </w:tcPr>
          <w:p w14:paraId="2093042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22022</w:t>
            </w:r>
          </w:p>
        </w:tc>
        <w:tc>
          <w:tcPr>
            <w:tcW w:w="991" w:type="dxa"/>
            <w:tcBorders>
              <w:top w:val="nil"/>
              <w:left w:val="nil"/>
              <w:bottom w:val="single" w:sz="4" w:space="0" w:color="auto"/>
              <w:right w:val="single" w:sz="4" w:space="0" w:color="auto"/>
            </w:tcBorders>
            <w:noWrap/>
            <w:vAlign w:val="bottom"/>
            <w:hideMark/>
          </w:tcPr>
          <w:p w14:paraId="43126C5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24550</w:t>
            </w:r>
          </w:p>
        </w:tc>
        <w:tc>
          <w:tcPr>
            <w:tcW w:w="984" w:type="dxa"/>
            <w:tcBorders>
              <w:top w:val="nil"/>
              <w:left w:val="nil"/>
              <w:bottom w:val="single" w:sz="4" w:space="0" w:color="auto"/>
              <w:right w:val="single" w:sz="4" w:space="0" w:color="auto"/>
            </w:tcBorders>
            <w:noWrap/>
            <w:vAlign w:val="bottom"/>
            <w:hideMark/>
          </w:tcPr>
          <w:p w14:paraId="34D2ECD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19114</w:t>
            </w:r>
          </w:p>
        </w:tc>
        <w:tc>
          <w:tcPr>
            <w:tcW w:w="960" w:type="dxa"/>
            <w:tcBorders>
              <w:top w:val="nil"/>
              <w:left w:val="nil"/>
              <w:bottom w:val="single" w:sz="4" w:space="0" w:color="auto"/>
              <w:right w:val="single" w:sz="4" w:space="0" w:color="auto"/>
            </w:tcBorders>
            <w:noWrap/>
            <w:vAlign w:val="bottom"/>
            <w:hideMark/>
          </w:tcPr>
          <w:p w14:paraId="1AD5E16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21789</w:t>
            </w:r>
          </w:p>
        </w:tc>
      </w:tr>
      <w:tr w:rsidR="008F3F7E" w:rsidRPr="008F3F7E" w14:paraId="086A8BAD"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5F9C6FF5"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3-Day</w:t>
            </w:r>
          </w:p>
        </w:tc>
        <w:tc>
          <w:tcPr>
            <w:tcW w:w="960" w:type="dxa"/>
            <w:tcBorders>
              <w:top w:val="nil"/>
              <w:left w:val="nil"/>
              <w:bottom w:val="single" w:sz="4" w:space="0" w:color="auto"/>
              <w:right w:val="single" w:sz="4" w:space="0" w:color="auto"/>
            </w:tcBorders>
            <w:noWrap/>
            <w:vAlign w:val="bottom"/>
            <w:hideMark/>
          </w:tcPr>
          <w:p w14:paraId="0F7FFAB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0.99</w:t>
            </w:r>
          </w:p>
        </w:tc>
        <w:tc>
          <w:tcPr>
            <w:tcW w:w="1113" w:type="dxa"/>
            <w:tcBorders>
              <w:top w:val="nil"/>
              <w:left w:val="nil"/>
              <w:bottom w:val="single" w:sz="4" w:space="0" w:color="auto"/>
              <w:right w:val="single" w:sz="4" w:space="0" w:color="auto"/>
            </w:tcBorders>
            <w:noWrap/>
            <w:vAlign w:val="bottom"/>
            <w:hideMark/>
          </w:tcPr>
          <w:p w14:paraId="3BC15FB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0.0019</w:t>
            </w:r>
          </w:p>
        </w:tc>
        <w:tc>
          <w:tcPr>
            <w:tcW w:w="960" w:type="dxa"/>
            <w:tcBorders>
              <w:top w:val="nil"/>
              <w:left w:val="nil"/>
              <w:bottom w:val="single" w:sz="4" w:space="0" w:color="auto"/>
              <w:right w:val="single" w:sz="4" w:space="0" w:color="auto"/>
            </w:tcBorders>
            <w:noWrap/>
            <w:vAlign w:val="bottom"/>
            <w:hideMark/>
          </w:tcPr>
          <w:p w14:paraId="0481122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-2.33</w:t>
            </w:r>
          </w:p>
        </w:tc>
        <w:tc>
          <w:tcPr>
            <w:tcW w:w="960" w:type="dxa"/>
            <w:tcBorders>
              <w:top w:val="nil"/>
              <w:left w:val="nil"/>
              <w:bottom w:val="single" w:sz="4" w:space="0" w:color="auto"/>
              <w:right w:val="single" w:sz="4" w:space="0" w:color="auto"/>
            </w:tcBorders>
            <w:noWrap/>
            <w:vAlign w:val="bottom"/>
            <w:hideMark/>
          </w:tcPr>
          <w:p w14:paraId="66A0FCA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16264</w:t>
            </w:r>
          </w:p>
        </w:tc>
        <w:tc>
          <w:tcPr>
            <w:tcW w:w="991" w:type="dxa"/>
            <w:tcBorders>
              <w:top w:val="nil"/>
              <w:left w:val="nil"/>
              <w:bottom w:val="single" w:sz="4" w:space="0" w:color="auto"/>
              <w:right w:val="single" w:sz="4" w:space="0" w:color="auto"/>
            </w:tcBorders>
            <w:noWrap/>
            <w:vAlign w:val="bottom"/>
            <w:hideMark/>
          </w:tcPr>
          <w:p w14:paraId="4909D19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18871</w:t>
            </w:r>
          </w:p>
        </w:tc>
        <w:tc>
          <w:tcPr>
            <w:tcW w:w="984" w:type="dxa"/>
            <w:tcBorders>
              <w:top w:val="nil"/>
              <w:left w:val="nil"/>
              <w:bottom w:val="single" w:sz="4" w:space="0" w:color="auto"/>
              <w:right w:val="single" w:sz="4" w:space="0" w:color="auto"/>
            </w:tcBorders>
            <w:noWrap/>
            <w:vAlign w:val="bottom"/>
            <w:hideMark/>
          </w:tcPr>
          <w:p w14:paraId="18BA3A7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13139</w:t>
            </w:r>
          </w:p>
        </w:tc>
        <w:tc>
          <w:tcPr>
            <w:tcW w:w="960" w:type="dxa"/>
            <w:tcBorders>
              <w:top w:val="nil"/>
              <w:left w:val="nil"/>
              <w:bottom w:val="single" w:sz="4" w:space="0" w:color="auto"/>
              <w:right w:val="single" w:sz="4" w:space="0" w:color="auto"/>
            </w:tcBorders>
            <w:noWrap/>
            <w:vAlign w:val="bottom"/>
            <w:hideMark/>
          </w:tcPr>
          <w:p w14:paraId="3B60B77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15740</w:t>
            </w:r>
          </w:p>
        </w:tc>
      </w:tr>
      <w:tr w:rsidR="008F3F7E" w:rsidRPr="008F3F7E" w14:paraId="1C3CF8DA"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7A7D179A"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lastRenderedPageBreak/>
              <w:t>5-Day</w:t>
            </w:r>
          </w:p>
        </w:tc>
        <w:tc>
          <w:tcPr>
            <w:tcW w:w="960" w:type="dxa"/>
            <w:tcBorders>
              <w:top w:val="nil"/>
              <w:left w:val="nil"/>
              <w:bottom w:val="single" w:sz="4" w:space="0" w:color="auto"/>
              <w:right w:val="single" w:sz="4" w:space="0" w:color="auto"/>
            </w:tcBorders>
            <w:noWrap/>
            <w:vAlign w:val="bottom"/>
            <w:hideMark/>
          </w:tcPr>
          <w:p w14:paraId="2BFF722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0.0001</w:t>
            </w:r>
          </w:p>
        </w:tc>
        <w:tc>
          <w:tcPr>
            <w:tcW w:w="1113" w:type="dxa"/>
            <w:tcBorders>
              <w:top w:val="nil"/>
              <w:left w:val="nil"/>
              <w:bottom w:val="single" w:sz="4" w:space="0" w:color="auto"/>
              <w:right w:val="single" w:sz="4" w:space="0" w:color="auto"/>
            </w:tcBorders>
            <w:noWrap/>
            <w:vAlign w:val="bottom"/>
            <w:hideMark/>
          </w:tcPr>
          <w:p w14:paraId="01CAD16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0.0085</w:t>
            </w:r>
          </w:p>
        </w:tc>
        <w:tc>
          <w:tcPr>
            <w:tcW w:w="960" w:type="dxa"/>
            <w:tcBorders>
              <w:top w:val="nil"/>
              <w:left w:val="nil"/>
              <w:bottom w:val="single" w:sz="4" w:space="0" w:color="auto"/>
              <w:right w:val="single" w:sz="4" w:space="0" w:color="auto"/>
            </w:tcBorders>
            <w:noWrap/>
            <w:vAlign w:val="bottom"/>
            <w:hideMark/>
          </w:tcPr>
          <w:p w14:paraId="5CCF4B3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3.72</w:t>
            </w:r>
          </w:p>
        </w:tc>
        <w:tc>
          <w:tcPr>
            <w:tcW w:w="960" w:type="dxa"/>
            <w:tcBorders>
              <w:top w:val="nil"/>
              <w:left w:val="nil"/>
              <w:bottom w:val="single" w:sz="4" w:space="0" w:color="auto"/>
              <w:right w:val="single" w:sz="4" w:space="0" w:color="auto"/>
            </w:tcBorders>
            <w:noWrap/>
            <w:vAlign w:val="bottom"/>
            <w:hideMark/>
          </w:tcPr>
          <w:p w14:paraId="1785095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177615</w:t>
            </w:r>
          </w:p>
        </w:tc>
        <w:tc>
          <w:tcPr>
            <w:tcW w:w="991" w:type="dxa"/>
            <w:tcBorders>
              <w:top w:val="nil"/>
              <w:left w:val="nil"/>
              <w:bottom w:val="single" w:sz="4" w:space="0" w:color="auto"/>
              <w:right w:val="single" w:sz="4" w:space="0" w:color="auto"/>
            </w:tcBorders>
            <w:noWrap/>
            <w:vAlign w:val="bottom"/>
            <w:hideMark/>
          </w:tcPr>
          <w:p w14:paraId="65C464A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271167</w:t>
            </w:r>
          </w:p>
        </w:tc>
        <w:tc>
          <w:tcPr>
            <w:tcW w:w="984" w:type="dxa"/>
            <w:tcBorders>
              <w:top w:val="nil"/>
              <w:left w:val="nil"/>
              <w:bottom w:val="single" w:sz="4" w:space="0" w:color="auto"/>
              <w:right w:val="single" w:sz="4" w:space="0" w:color="auto"/>
            </w:tcBorders>
            <w:noWrap/>
            <w:vAlign w:val="bottom"/>
            <w:hideMark/>
          </w:tcPr>
          <w:p w14:paraId="3A57871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135644</w:t>
            </w:r>
          </w:p>
        </w:tc>
        <w:tc>
          <w:tcPr>
            <w:tcW w:w="960" w:type="dxa"/>
            <w:tcBorders>
              <w:top w:val="nil"/>
              <w:left w:val="nil"/>
              <w:bottom w:val="single" w:sz="4" w:space="0" w:color="auto"/>
              <w:right w:val="single" w:sz="4" w:space="0" w:color="auto"/>
            </w:tcBorders>
            <w:noWrap/>
            <w:vAlign w:val="bottom"/>
            <w:hideMark/>
          </w:tcPr>
          <w:p w14:paraId="4AE7087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221032</w:t>
            </w:r>
          </w:p>
        </w:tc>
      </w:tr>
      <w:tr w:rsidR="008F3F7E" w:rsidRPr="008F3F7E" w14:paraId="528863DB"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6A239670"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724F3F5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0.0002</w:t>
            </w:r>
          </w:p>
        </w:tc>
        <w:tc>
          <w:tcPr>
            <w:tcW w:w="1113" w:type="dxa"/>
            <w:tcBorders>
              <w:top w:val="nil"/>
              <w:left w:val="nil"/>
              <w:bottom w:val="single" w:sz="4" w:space="0" w:color="auto"/>
              <w:right w:val="single" w:sz="4" w:space="0" w:color="auto"/>
            </w:tcBorders>
            <w:noWrap/>
            <w:vAlign w:val="bottom"/>
            <w:hideMark/>
          </w:tcPr>
          <w:p w14:paraId="653D178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0.0072</w:t>
            </w:r>
          </w:p>
        </w:tc>
        <w:tc>
          <w:tcPr>
            <w:tcW w:w="960" w:type="dxa"/>
            <w:tcBorders>
              <w:top w:val="nil"/>
              <w:left w:val="nil"/>
              <w:bottom w:val="single" w:sz="4" w:space="0" w:color="auto"/>
              <w:right w:val="single" w:sz="4" w:space="0" w:color="auto"/>
            </w:tcBorders>
            <w:noWrap/>
            <w:vAlign w:val="bottom"/>
            <w:hideMark/>
          </w:tcPr>
          <w:p w14:paraId="73BDC30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3.54</w:t>
            </w:r>
          </w:p>
        </w:tc>
        <w:tc>
          <w:tcPr>
            <w:tcW w:w="960" w:type="dxa"/>
            <w:tcBorders>
              <w:top w:val="nil"/>
              <w:left w:val="nil"/>
              <w:bottom w:val="single" w:sz="4" w:space="0" w:color="auto"/>
              <w:right w:val="single" w:sz="4" w:space="0" w:color="auto"/>
            </w:tcBorders>
            <w:noWrap/>
            <w:vAlign w:val="bottom"/>
            <w:hideMark/>
          </w:tcPr>
          <w:p w14:paraId="51EEF97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165384</w:t>
            </w:r>
          </w:p>
        </w:tc>
        <w:tc>
          <w:tcPr>
            <w:tcW w:w="991" w:type="dxa"/>
            <w:tcBorders>
              <w:top w:val="nil"/>
              <w:left w:val="nil"/>
              <w:bottom w:val="single" w:sz="4" w:space="0" w:color="auto"/>
              <w:right w:val="single" w:sz="4" w:space="0" w:color="auto"/>
            </w:tcBorders>
            <w:noWrap/>
            <w:vAlign w:val="bottom"/>
            <w:hideMark/>
          </w:tcPr>
          <w:p w14:paraId="57E45C7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243746</w:t>
            </w:r>
          </w:p>
        </w:tc>
        <w:tc>
          <w:tcPr>
            <w:tcW w:w="984" w:type="dxa"/>
            <w:tcBorders>
              <w:top w:val="nil"/>
              <w:left w:val="nil"/>
              <w:bottom w:val="single" w:sz="4" w:space="0" w:color="auto"/>
              <w:right w:val="single" w:sz="4" w:space="0" w:color="auto"/>
            </w:tcBorders>
            <w:noWrap/>
            <w:vAlign w:val="bottom"/>
            <w:hideMark/>
          </w:tcPr>
          <w:p w14:paraId="6EBBF0B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128970</w:t>
            </w:r>
          </w:p>
        </w:tc>
        <w:tc>
          <w:tcPr>
            <w:tcW w:w="960" w:type="dxa"/>
            <w:tcBorders>
              <w:top w:val="nil"/>
              <w:left w:val="nil"/>
              <w:bottom w:val="single" w:sz="4" w:space="0" w:color="auto"/>
              <w:right w:val="single" w:sz="4" w:space="0" w:color="auto"/>
            </w:tcBorders>
            <w:noWrap/>
            <w:vAlign w:val="bottom"/>
            <w:hideMark/>
          </w:tcPr>
          <w:p w14:paraId="3B0F3C4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196967</w:t>
            </w:r>
          </w:p>
        </w:tc>
      </w:tr>
      <w:tr w:rsidR="008F3F7E" w:rsidRPr="008F3F7E" w14:paraId="625A072B"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556BB042"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1F55BCC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0.0005</w:t>
            </w:r>
          </w:p>
        </w:tc>
        <w:tc>
          <w:tcPr>
            <w:tcW w:w="1113" w:type="dxa"/>
            <w:tcBorders>
              <w:top w:val="nil"/>
              <w:left w:val="nil"/>
              <w:bottom w:val="single" w:sz="4" w:space="0" w:color="auto"/>
              <w:right w:val="single" w:sz="4" w:space="0" w:color="auto"/>
            </w:tcBorders>
            <w:noWrap/>
            <w:vAlign w:val="bottom"/>
            <w:hideMark/>
          </w:tcPr>
          <w:p w14:paraId="3738E2B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0.0056</w:t>
            </w:r>
          </w:p>
        </w:tc>
        <w:tc>
          <w:tcPr>
            <w:tcW w:w="960" w:type="dxa"/>
            <w:tcBorders>
              <w:top w:val="nil"/>
              <w:left w:val="nil"/>
              <w:bottom w:val="single" w:sz="4" w:space="0" w:color="auto"/>
              <w:right w:val="single" w:sz="4" w:space="0" w:color="auto"/>
            </w:tcBorders>
            <w:noWrap/>
            <w:vAlign w:val="bottom"/>
            <w:hideMark/>
          </w:tcPr>
          <w:p w14:paraId="1C5F0D1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3.29</w:t>
            </w:r>
          </w:p>
        </w:tc>
        <w:tc>
          <w:tcPr>
            <w:tcW w:w="960" w:type="dxa"/>
            <w:tcBorders>
              <w:top w:val="nil"/>
              <w:left w:val="nil"/>
              <w:bottom w:val="single" w:sz="4" w:space="0" w:color="auto"/>
              <w:right w:val="single" w:sz="4" w:space="0" w:color="auto"/>
            </w:tcBorders>
            <w:noWrap/>
            <w:vAlign w:val="bottom"/>
            <w:hideMark/>
          </w:tcPr>
          <w:p w14:paraId="0586913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149687</w:t>
            </w:r>
          </w:p>
        </w:tc>
        <w:tc>
          <w:tcPr>
            <w:tcW w:w="991" w:type="dxa"/>
            <w:tcBorders>
              <w:top w:val="nil"/>
              <w:left w:val="nil"/>
              <w:bottom w:val="single" w:sz="4" w:space="0" w:color="auto"/>
              <w:right w:val="single" w:sz="4" w:space="0" w:color="auto"/>
            </w:tcBorders>
            <w:noWrap/>
            <w:vAlign w:val="bottom"/>
            <w:hideMark/>
          </w:tcPr>
          <w:p w14:paraId="167E8F2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210711</w:t>
            </w:r>
          </w:p>
        </w:tc>
        <w:tc>
          <w:tcPr>
            <w:tcW w:w="984" w:type="dxa"/>
            <w:tcBorders>
              <w:top w:val="nil"/>
              <w:left w:val="nil"/>
              <w:bottom w:val="single" w:sz="4" w:space="0" w:color="auto"/>
              <w:right w:val="single" w:sz="4" w:space="0" w:color="auto"/>
            </w:tcBorders>
            <w:noWrap/>
            <w:vAlign w:val="bottom"/>
            <w:hideMark/>
          </w:tcPr>
          <w:p w14:paraId="1045A0C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119965</w:t>
            </w:r>
          </w:p>
        </w:tc>
        <w:tc>
          <w:tcPr>
            <w:tcW w:w="960" w:type="dxa"/>
            <w:tcBorders>
              <w:top w:val="nil"/>
              <w:left w:val="nil"/>
              <w:bottom w:val="single" w:sz="4" w:space="0" w:color="auto"/>
              <w:right w:val="single" w:sz="4" w:space="0" w:color="auto"/>
            </w:tcBorders>
            <w:noWrap/>
            <w:vAlign w:val="bottom"/>
            <w:hideMark/>
          </w:tcPr>
          <w:p w14:paraId="5A35F08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169699</w:t>
            </w:r>
          </w:p>
        </w:tc>
      </w:tr>
      <w:tr w:rsidR="008F3F7E" w:rsidRPr="008F3F7E" w14:paraId="37B0178D"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32D1F46F"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3B9B0AC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w:t>
            </w:r>
          </w:p>
        </w:tc>
        <w:tc>
          <w:tcPr>
            <w:tcW w:w="1113" w:type="dxa"/>
            <w:tcBorders>
              <w:top w:val="nil"/>
              <w:left w:val="nil"/>
              <w:bottom w:val="single" w:sz="4" w:space="0" w:color="auto"/>
              <w:right w:val="single" w:sz="4" w:space="0" w:color="auto"/>
            </w:tcBorders>
            <w:noWrap/>
            <w:vAlign w:val="bottom"/>
            <w:hideMark/>
          </w:tcPr>
          <w:p w14:paraId="45FA81C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0.0046</w:t>
            </w:r>
          </w:p>
        </w:tc>
        <w:tc>
          <w:tcPr>
            <w:tcW w:w="960" w:type="dxa"/>
            <w:tcBorders>
              <w:top w:val="nil"/>
              <w:left w:val="nil"/>
              <w:bottom w:val="single" w:sz="4" w:space="0" w:color="auto"/>
              <w:right w:val="single" w:sz="4" w:space="0" w:color="auto"/>
            </w:tcBorders>
            <w:noWrap/>
            <w:vAlign w:val="bottom"/>
            <w:hideMark/>
          </w:tcPr>
          <w:p w14:paraId="3651ED0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3.09</w:t>
            </w:r>
          </w:p>
        </w:tc>
        <w:tc>
          <w:tcPr>
            <w:tcW w:w="960" w:type="dxa"/>
            <w:tcBorders>
              <w:top w:val="nil"/>
              <w:left w:val="nil"/>
              <w:bottom w:val="single" w:sz="4" w:space="0" w:color="auto"/>
              <w:right w:val="single" w:sz="4" w:space="0" w:color="auto"/>
            </w:tcBorders>
            <w:noWrap/>
            <w:vAlign w:val="bottom"/>
            <w:hideMark/>
          </w:tcPr>
          <w:p w14:paraId="7FFE62A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138149</w:t>
            </w:r>
          </w:p>
        </w:tc>
        <w:tc>
          <w:tcPr>
            <w:tcW w:w="991" w:type="dxa"/>
            <w:tcBorders>
              <w:top w:val="nil"/>
              <w:left w:val="nil"/>
              <w:bottom w:val="single" w:sz="4" w:space="0" w:color="auto"/>
              <w:right w:val="single" w:sz="4" w:space="0" w:color="auto"/>
            </w:tcBorders>
            <w:noWrap/>
            <w:vAlign w:val="bottom"/>
            <w:hideMark/>
          </w:tcPr>
          <w:p w14:paraId="5D1AB2D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187940</w:t>
            </w:r>
          </w:p>
        </w:tc>
        <w:tc>
          <w:tcPr>
            <w:tcW w:w="984" w:type="dxa"/>
            <w:tcBorders>
              <w:top w:val="nil"/>
              <w:left w:val="nil"/>
              <w:bottom w:val="single" w:sz="4" w:space="0" w:color="auto"/>
              <w:right w:val="single" w:sz="4" w:space="0" w:color="auto"/>
            </w:tcBorders>
            <w:noWrap/>
            <w:vAlign w:val="bottom"/>
            <w:hideMark/>
          </w:tcPr>
          <w:p w14:paraId="644B17B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112997</w:t>
            </w:r>
          </w:p>
        </w:tc>
        <w:tc>
          <w:tcPr>
            <w:tcW w:w="960" w:type="dxa"/>
            <w:tcBorders>
              <w:top w:val="nil"/>
              <w:left w:val="nil"/>
              <w:bottom w:val="single" w:sz="4" w:space="0" w:color="auto"/>
              <w:right w:val="single" w:sz="4" w:space="0" w:color="auto"/>
            </w:tcBorders>
            <w:noWrap/>
            <w:vAlign w:val="bottom"/>
            <w:hideMark/>
          </w:tcPr>
          <w:p w14:paraId="2FD9201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151853</w:t>
            </w:r>
          </w:p>
        </w:tc>
      </w:tr>
      <w:tr w:rsidR="008F3F7E" w:rsidRPr="008F3F7E" w14:paraId="4DD02BE6"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79843ADC"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60D3046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0.002</w:t>
            </w:r>
          </w:p>
        </w:tc>
        <w:tc>
          <w:tcPr>
            <w:tcW w:w="1113" w:type="dxa"/>
            <w:tcBorders>
              <w:top w:val="nil"/>
              <w:left w:val="nil"/>
              <w:bottom w:val="single" w:sz="4" w:space="0" w:color="auto"/>
              <w:right w:val="single" w:sz="4" w:space="0" w:color="auto"/>
            </w:tcBorders>
            <w:noWrap/>
            <w:vAlign w:val="bottom"/>
            <w:hideMark/>
          </w:tcPr>
          <w:p w14:paraId="1A5DC93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0.0037</w:t>
            </w:r>
          </w:p>
        </w:tc>
        <w:tc>
          <w:tcPr>
            <w:tcW w:w="960" w:type="dxa"/>
            <w:tcBorders>
              <w:top w:val="nil"/>
              <w:left w:val="nil"/>
              <w:bottom w:val="single" w:sz="4" w:space="0" w:color="auto"/>
              <w:right w:val="single" w:sz="4" w:space="0" w:color="auto"/>
            </w:tcBorders>
            <w:noWrap/>
            <w:vAlign w:val="bottom"/>
            <w:hideMark/>
          </w:tcPr>
          <w:p w14:paraId="1AFC902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2.88</w:t>
            </w:r>
          </w:p>
        </w:tc>
        <w:tc>
          <w:tcPr>
            <w:tcW w:w="960" w:type="dxa"/>
            <w:tcBorders>
              <w:top w:val="nil"/>
              <w:left w:val="nil"/>
              <w:bottom w:val="single" w:sz="4" w:space="0" w:color="auto"/>
              <w:right w:val="single" w:sz="4" w:space="0" w:color="auto"/>
            </w:tcBorders>
            <w:noWrap/>
            <w:vAlign w:val="bottom"/>
            <w:hideMark/>
          </w:tcPr>
          <w:p w14:paraId="663408B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126878</w:t>
            </w:r>
          </w:p>
        </w:tc>
        <w:tc>
          <w:tcPr>
            <w:tcW w:w="991" w:type="dxa"/>
            <w:tcBorders>
              <w:top w:val="nil"/>
              <w:left w:val="nil"/>
              <w:bottom w:val="single" w:sz="4" w:space="0" w:color="auto"/>
              <w:right w:val="single" w:sz="4" w:space="0" w:color="auto"/>
            </w:tcBorders>
            <w:noWrap/>
            <w:vAlign w:val="bottom"/>
            <w:hideMark/>
          </w:tcPr>
          <w:p w14:paraId="753ED2F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166907</w:t>
            </w:r>
          </w:p>
        </w:tc>
        <w:tc>
          <w:tcPr>
            <w:tcW w:w="984" w:type="dxa"/>
            <w:tcBorders>
              <w:top w:val="nil"/>
              <w:left w:val="nil"/>
              <w:bottom w:val="single" w:sz="4" w:space="0" w:color="auto"/>
              <w:right w:val="single" w:sz="4" w:space="0" w:color="auto"/>
            </w:tcBorders>
            <w:noWrap/>
            <w:vAlign w:val="bottom"/>
            <w:hideMark/>
          </w:tcPr>
          <w:p w14:paraId="0630CF1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105872</w:t>
            </w:r>
          </w:p>
        </w:tc>
        <w:tc>
          <w:tcPr>
            <w:tcW w:w="960" w:type="dxa"/>
            <w:tcBorders>
              <w:top w:val="nil"/>
              <w:left w:val="nil"/>
              <w:bottom w:val="single" w:sz="4" w:space="0" w:color="auto"/>
              <w:right w:val="single" w:sz="4" w:space="0" w:color="auto"/>
            </w:tcBorders>
            <w:noWrap/>
            <w:vAlign w:val="bottom"/>
            <w:hideMark/>
          </w:tcPr>
          <w:p w14:paraId="19863C9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136061</w:t>
            </w:r>
          </w:p>
        </w:tc>
      </w:tr>
      <w:tr w:rsidR="008F3F7E" w:rsidRPr="008F3F7E" w14:paraId="6AE2BBD0"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463100BA"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60F5C82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0.005</w:t>
            </w:r>
          </w:p>
        </w:tc>
        <w:tc>
          <w:tcPr>
            <w:tcW w:w="1113" w:type="dxa"/>
            <w:tcBorders>
              <w:top w:val="nil"/>
              <w:left w:val="nil"/>
              <w:bottom w:val="single" w:sz="4" w:space="0" w:color="auto"/>
              <w:right w:val="single" w:sz="4" w:space="0" w:color="auto"/>
            </w:tcBorders>
            <w:noWrap/>
            <w:vAlign w:val="bottom"/>
            <w:hideMark/>
          </w:tcPr>
          <w:p w14:paraId="500D095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0.0027</w:t>
            </w:r>
          </w:p>
        </w:tc>
        <w:tc>
          <w:tcPr>
            <w:tcW w:w="960" w:type="dxa"/>
            <w:tcBorders>
              <w:top w:val="nil"/>
              <w:left w:val="nil"/>
              <w:bottom w:val="single" w:sz="4" w:space="0" w:color="auto"/>
              <w:right w:val="single" w:sz="4" w:space="0" w:color="auto"/>
            </w:tcBorders>
            <w:noWrap/>
            <w:vAlign w:val="bottom"/>
            <w:hideMark/>
          </w:tcPr>
          <w:p w14:paraId="1F2C21C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2.58</w:t>
            </w:r>
          </w:p>
        </w:tc>
        <w:tc>
          <w:tcPr>
            <w:tcW w:w="960" w:type="dxa"/>
            <w:tcBorders>
              <w:top w:val="nil"/>
              <w:left w:val="nil"/>
              <w:bottom w:val="single" w:sz="4" w:space="0" w:color="auto"/>
              <w:right w:val="single" w:sz="4" w:space="0" w:color="auto"/>
            </w:tcBorders>
            <w:noWrap/>
            <w:vAlign w:val="bottom"/>
            <w:hideMark/>
          </w:tcPr>
          <w:p w14:paraId="7B189A9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112347</w:t>
            </w:r>
          </w:p>
        </w:tc>
        <w:tc>
          <w:tcPr>
            <w:tcW w:w="991" w:type="dxa"/>
            <w:tcBorders>
              <w:top w:val="nil"/>
              <w:left w:val="nil"/>
              <w:bottom w:val="single" w:sz="4" w:space="0" w:color="auto"/>
              <w:right w:val="single" w:sz="4" w:space="0" w:color="auto"/>
            </w:tcBorders>
            <w:noWrap/>
            <w:vAlign w:val="bottom"/>
            <w:hideMark/>
          </w:tcPr>
          <w:p w14:paraId="79EFA81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141520</w:t>
            </w:r>
          </w:p>
        </w:tc>
        <w:tc>
          <w:tcPr>
            <w:tcW w:w="984" w:type="dxa"/>
            <w:tcBorders>
              <w:top w:val="nil"/>
              <w:left w:val="nil"/>
              <w:bottom w:val="single" w:sz="4" w:space="0" w:color="auto"/>
              <w:right w:val="single" w:sz="4" w:space="0" w:color="auto"/>
            </w:tcBorders>
            <w:noWrap/>
            <w:vAlign w:val="bottom"/>
            <w:hideMark/>
          </w:tcPr>
          <w:p w14:paraId="7A1133C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96171</w:t>
            </w:r>
          </w:p>
        </w:tc>
        <w:tc>
          <w:tcPr>
            <w:tcW w:w="960" w:type="dxa"/>
            <w:tcBorders>
              <w:top w:val="nil"/>
              <w:left w:val="nil"/>
              <w:bottom w:val="single" w:sz="4" w:space="0" w:color="auto"/>
              <w:right w:val="single" w:sz="4" w:space="0" w:color="auto"/>
            </w:tcBorders>
            <w:noWrap/>
            <w:vAlign w:val="bottom"/>
            <w:hideMark/>
          </w:tcPr>
          <w:p w14:paraId="00FC520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117463</w:t>
            </w:r>
          </w:p>
        </w:tc>
      </w:tr>
      <w:tr w:rsidR="008F3F7E" w:rsidRPr="008F3F7E" w14:paraId="34BA9AF2"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174C1766"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5D2A543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0.01</w:t>
            </w:r>
          </w:p>
        </w:tc>
        <w:tc>
          <w:tcPr>
            <w:tcW w:w="1113" w:type="dxa"/>
            <w:tcBorders>
              <w:top w:val="nil"/>
              <w:left w:val="nil"/>
              <w:bottom w:val="single" w:sz="4" w:space="0" w:color="auto"/>
              <w:right w:val="single" w:sz="4" w:space="0" w:color="auto"/>
            </w:tcBorders>
            <w:noWrap/>
            <w:vAlign w:val="bottom"/>
            <w:hideMark/>
          </w:tcPr>
          <w:p w14:paraId="3BEE53C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0.0020</w:t>
            </w:r>
          </w:p>
        </w:tc>
        <w:tc>
          <w:tcPr>
            <w:tcW w:w="960" w:type="dxa"/>
            <w:tcBorders>
              <w:top w:val="nil"/>
              <w:left w:val="nil"/>
              <w:bottom w:val="single" w:sz="4" w:space="0" w:color="auto"/>
              <w:right w:val="single" w:sz="4" w:space="0" w:color="auto"/>
            </w:tcBorders>
            <w:noWrap/>
            <w:vAlign w:val="bottom"/>
            <w:hideMark/>
          </w:tcPr>
          <w:p w14:paraId="41107B7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2.33</w:t>
            </w:r>
          </w:p>
        </w:tc>
        <w:tc>
          <w:tcPr>
            <w:tcW w:w="960" w:type="dxa"/>
            <w:tcBorders>
              <w:top w:val="nil"/>
              <w:left w:val="nil"/>
              <w:bottom w:val="single" w:sz="4" w:space="0" w:color="auto"/>
              <w:right w:val="single" w:sz="4" w:space="0" w:color="auto"/>
            </w:tcBorders>
            <w:noWrap/>
            <w:vAlign w:val="bottom"/>
            <w:hideMark/>
          </w:tcPr>
          <w:p w14:paraId="305D685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101590</w:t>
            </w:r>
          </w:p>
        </w:tc>
        <w:tc>
          <w:tcPr>
            <w:tcW w:w="991" w:type="dxa"/>
            <w:tcBorders>
              <w:top w:val="nil"/>
              <w:left w:val="nil"/>
              <w:bottom w:val="single" w:sz="4" w:space="0" w:color="auto"/>
              <w:right w:val="single" w:sz="4" w:space="0" w:color="auto"/>
            </w:tcBorders>
            <w:noWrap/>
            <w:vAlign w:val="bottom"/>
            <w:hideMark/>
          </w:tcPr>
          <w:p w14:paraId="0A78787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123964</w:t>
            </w:r>
          </w:p>
        </w:tc>
        <w:tc>
          <w:tcPr>
            <w:tcW w:w="984" w:type="dxa"/>
            <w:tcBorders>
              <w:top w:val="nil"/>
              <w:left w:val="nil"/>
              <w:bottom w:val="single" w:sz="4" w:space="0" w:color="auto"/>
              <w:right w:val="single" w:sz="4" w:space="0" w:color="auto"/>
            </w:tcBorders>
            <w:noWrap/>
            <w:vAlign w:val="bottom"/>
            <w:hideMark/>
          </w:tcPr>
          <w:p w14:paraId="4AB35E0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88574</w:t>
            </w:r>
          </w:p>
        </w:tc>
        <w:tc>
          <w:tcPr>
            <w:tcW w:w="960" w:type="dxa"/>
            <w:tcBorders>
              <w:top w:val="nil"/>
              <w:left w:val="nil"/>
              <w:bottom w:val="single" w:sz="4" w:space="0" w:color="auto"/>
              <w:right w:val="single" w:sz="4" w:space="0" w:color="auto"/>
            </w:tcBorders>
            <w:noWrap/>
            <w:vAlign w:val="bottom"/>
            <w:hideMark/>
          </w:tcPr>
          <w:p w14:paraId="5E2B0DB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104702</w:t>
            </w:r>
          </w:p>
        </w:tc>
      </w:tr>
      <w:tr w:rsidR="008F3F7E" w:rsidRPr="008F3F7E" w14:paraId="79022773"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75D711D9"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56D4AD2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0.02</w:t>
            </w:r>
          </w:p>
        </w:tc>
        <w:tc>
          <w:tcPr>
            <w:tcW w:w="1113" w:type="dxa"/>
            <w:tcBorders>
              <w:top w:val="nil"/>
              <w:left w:val="nil"/>
              <w:bottom w:val="single" w:sz="4" w:space="0" w:color="auto"/>
              <w:right w:val="single" w:sz="4" w:space="0" w:color="auto"/>
            </w:tcBorders>
            <w:noWrap/>
            <w:vAlign w:val="bottom"/>
            <w:hideMark/>
          </w:tcPr>
          <w:p w14:paraId="3803FD8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0.0015</w:t>
            </w:r>
          </w:p>
        </w:tc>
        <w:tc>
          <w:tcPr>
            <w:tcW w:w="960" w:type="dxa"/>
            <w:tcBorders>
              <w:top w:val="nil"/>
              <w:left w:val="nil"/>
              <w:bottom w:val="single" w:sz="4" w:space="0" w:color="auto"/>
              <w:right w:val="single" w:sz="4" w:space="0" w:color="auto"/>
            </w:tcBorders>
            <w:noWrap/>
            <w:vAlign w:val="bottom"/>
            <w:hideMark/>
          </w:tcPr>
          <w:p w14:paraId="0C20D7C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2.05</w:t>
            </w:r>
          </w:p>
        </w:tc>
        <w:tc>
          <w:tcPr>
            <w:tcW w:w="960" w:type="dxa"/>
            <w:tcBorders>
              <w:top w:val="nil"/>
              <w:left w:val="nil"/>
              <w:bottom w:val="single" w:sz="4" w:space="0" w:color="auto"/>
              <w:right w:val="single" w:sz="4" w:space="0" w:color="auto"/>
            </w:tcBorders>
            <w:noWrap/>
            <w:vAlign w:val="bottom"/>
            <w:hideMark/>
          </w:tcPr>
          <w:p w14:paraId="6303346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90984</w:t>
            </w:r>
          </w:p>
        </w:tc>
        <w:tc>
          <w:tcPr>
            <w:tcW w:w="991" w:type="dxa"/>
            <w:tcBorders>
              <w:top w:val="nil"/>
              <w:left w:val="nil"/>
              <w:bottom w:val="single" w:sz="4" w:space="0" w:color="auto"/>
              <w:right w:val="single" w:sz="4" w:space="0" w:color="auto"/>
            </w:tcBorders>
            <w:noWrap/>
            <w:vAlign w:val="bottom"/>
            <w:hideMark/>
          </w:tcPr>
          <w:p w14:paraId="0CFD387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107674</w:t>
            </w:r>
          </w:p>
        </w:tc>
        <w:tc>
          <w:tcPr>
            <w:tcW w:w="984" w:type="dxa"/>
            <w:tcBorders>
              <w:top w:val="nil"/>
              <w:left w:val="nil"/>
              <w:bottom w:val="single" w:sz="4" w:space="0" w:color="auto"/>
              <w:right w:val="single" w:sz="4" w:space="0" w:color="auto"/>
            </w:tcBorders>
            <w:noWrap/>
            <w:vAlign w:val="bottom"/>
            <w:hideMark/>
          </w:tcPr>
          <w:p w14:paraId="696C152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80701</w:t>
            </w:r>
          </w:p>
        </w:tc>
        <w:tc>
          <w:tcPr>
            <w:tcW w:w="960" w:type="dxa"/>
            <w:tcBorders>
              <w:top w:val="nil"/>
              <w:left w:val="nil"/>
              <w:bottom w:val="single" w:sz="4" w:space="0" w:color="auto"/>
              <w:right w:val="single" w:sz="4" w:space="0" w:color="auto"/>
            </w:tcBorders>
            <w:noWrap/>
            <w:vAlign w:val="bottom"/>
            <w:hideMark/>
          </w:tcPr>
          <w:p w14:paraId="727476E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92812</w:t>
            </w:r>
          </w:p>
        </w:tc>
      </w:tr>
      <w:tr w:rsidR="008F3F7E" w:rsidRPr="008F3F7E" w14:paraId="2CD45953"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62B05525"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21BF5BB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0.05</w:t>
            </w:r>
          </w:p>
        </w:tc>
        <w:tc>
          <w:tcPr>
            <w:tcW w:w="1113" w:type="dxa"/>
            <w:tcBorders>
              <w:top w:val="nil"/>
              <w:left w:val="nil"/>
              <w:bottom w:val="single" w:sz="4" w:space="0" w:color="auto"/>
              <w:right w:val="single" w:sz="4" w:space="0" w:color="auto"/>
            </w:tcBorders>
            <w:noWrap/>
            <w:vAlign w:val="bottom"/>
            <w:hideMark/>
          </w:tcPr>
          <w:p w14:paraId="452E24D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0.0010</w:t>
            </w:r>
          </w:p>
        </w:tc>
        <w:tc>
          <w:tcPr>
            <w:tcW w:w="960" w:type="dxa"/>
            <w:tcBorders>
              <w:top w:val="nil"/>
              <w:left w:val="nil"/>
              <w:bottom w:val="single" w:sz="4" w:space="0" w:color="auto"/>
              <w:right w:val="single" w:sz="4" w:space="0" w:color="auto"/>
            </w:tcBorders>
            <w:noWrap/>
            <w:vAlign w:val="bottom"/>
            <w:hideMark/>
          </w:tcPr>
          <w:p w14:paraId="1648302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1.64</w:t>
            </w:r>
          </w:p>
        </w:tc>
        <w:tc>
          <w:tcPr>
            <w:tcW w:w="960" w:type="dxa"/>
            <w:tcBorders>
              <w:top w:val="nil"/>
              <w:left w:val="nil"/>
              <w:bottom w:val="single" w:sz="4" w:space="0" w:color="auto"/>
              <w:right w:val="single" w:sz="4" w:space="0" w:color="auto"/>
            </w:tcBorders>
            <w:noWrap/>
            <w:vAlign w:val="bottom"/>
            <w:hideMark/>
          </w:tcPr>
          <w:p w14:paraId="6A6B74F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77073</w:t>
            </w:r>
          </w:p>
        </w:tc>
        <w:tc>
          <w:tcPr>
            <w:tcW w:w="991" w:type="dxa"/>
            <w:tcBorders>
              <w:top w:val="nil"/>
              <w:left w:val="nil"/>
              <w:bottom w:val="single" w:sz="4" w:space="0" w:color="auto"/>
              <w:right w:val="single" w:sz="4" w:space="0" w:color="auto"/>
            </w:tcBorders>
            <w:noWrap/>
            <w:vAlign w:val="bottom"/>
            <w:hideMark/>
          </w:tcPr>
          <w:p w14:paraId="3774430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87844</w:t>
            </w:r>
          </w:p>
        </w:tc>
        <w:tc>
          <w:tcPr>
            <w:tcW w:w="984" w:type="dxa"/>
            <w:tcBorders>
              <w:top w:val="nil"/>
              <w:left w:val="nil"/>
              <w:bottom w:val="single" w:sz="4" w:space="0" w:color="auto"/>
              <w:right w:val="single" w:sz="4" w:space="0" w:color="auto"/>
            </w:tcBorders>
            <w:noWrap/>
            <w:vAlign w:val="bottom"/>
            <w:hideMark/>
          </w:tcPr>
          <w:p w14:paraId="023BA4E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69746</w:t>
            </w:r>
          </w:p>
        </w:tc>
        <w:tc>
          <w:tcPr>
            <w:tcW w:w="960" w:type="dxa"/>
            <w:tcBorders>
              <w:top w:val="nil"/>
              <w:left w:val="nil"/>
              <w:bottom w:val="single" w:sz="4" w:space="0" w:color="auto"/>
              <w:right w:val="single" w:sz="4" w:space="0" w:color="auto"/>
            </w:tcBorders>
            <w:noWrap/>
            <w:vAlign w:val="bottom"/>
            <w:hideMark/>
          </w:tcPr>
          <w:p w14:paraId="4532117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77864</w:t>
            </w:r>
          </w:p>
        </w:tc>
      </w:tr>
      <w:tr w:rsidR="008F3F7E" w:rsidRPr="008F3F7E" w14:paraId="3C656ABD"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697388E3"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10574E1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0.1</w:t>
            </w:r>
          </w:p>
        </w:tc>
        <w:tc>
          <w:tcPr>
            <w:tcW w:w="1113" w:type="dxa"/>
            <w:tcBorders>
              <w:top w:val="nil"/>
              <w:left w:val="nil"/>
              <w:bottom w:val="single" w:sz="4" w:space="0" w:color="auto"/>
              <w:right w:val="single" w:sz="4" w:space="0" w:color="auto"/>
            </w:tcBorders>
            <w:noWrap/>
            <w:vAlign w:val="bottom"/>
            <w:hideMark/>
          </w:tcPr>
          <w:p w14:paraId="005BE29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0.0007</w:t>
            </w:r>
          </w:p>
        </w:tc>
        <w:tc>
          <w:tcPr>
            <w:tcW w:w="960" w:type="dxa"/>
            <w:tcBorders>
              <w:top w:val="nil"/>
              <w:left w:val="nil"/>
              <w:bottom w:val="single" w:sz="4" w:space="0" w:color="auto"/>
              <w:right w:val="single" w:sz="4" w:space="0" w:color="auto"/>
            </w:tcBorders>
            <w:noWrap/>
            <w:vAlign w:val="bottom"/>
            <w:hideMark/>
          </w:tcPr>
          <w:p w14:paraId="600F5AB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1.28</w:t>
            </w:r>
          </w:p>
        </w:tc>
        <w:tc>
          <w:tcPr>
            <w:tcW w:w="960" w:type="dxa"/>
            <w:tcBorders>
              <w:top w:val="nil"/>
              <w:left w:val="nil"/>
              <w:bottom w:val="single" w:sz="4" w:space="0" w:color="auto"/>
              <w:right w:val="single" w:sz="4" w:space="0" w:color="auto"/>
            </w:tcBorders>
            <w:noWrap/>
            <w:vAlign w:val="bottom"/>
            <w:hideMark/>
          </w:tcPr>
          <w:p w14:paraId="4819203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66470</w:t>
            </w:r>
          </w:p>
        </w:tc>
        <w:tc>
          <w:tcPr>
            <w:tcW w:w="991" w:type="dxa"/>
            <w:tcBorders>
              <w:top w:val="nil"/>
              <w:left w:val="nil"/>
              <w:bottom w:val="single" w:sz="4" w:space="0" w:color="auto"/>
              <w:right w:val="single" w:sz="4" w:space="0" w:color="auto"/>
            </w:tcBorders>
            <w:noWrap/>
            <w:vAlign w:val="bottom"/>
            <w:hideMark/>
          </w:tcPr>
          <w:p w14:paraId="06F5A325"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73912</w:t>
            </w:r>
          </w:p>
        </w:tc>
        <w:tc>
          <w:tcPr>
            <w:tcW w:w="984" w:type="dxa"/>
            <w:tcBorders>
              <w:top w:val="nil"/>
              <w:left w:val="nil"/>
              <w:bottom w:val="single" w:sz="4" w:space="0" w:color="auto"/>
              <w:right w:val="single" w:sz="4" w:space="0" w:color="auto"/>
            </w:tcBorders>
            <w:noWrap/>
            <w:vAlign w:val="bottom"/>
            <w:hideMark/>
          </w:tcPr>
          <w:p w14:paraId="188068A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60900</w:t>
            </w:r>
          </w:p>
        </w:tc>
        <w:tc>
          <w:tcPr>
            <w:tcW w:w="960" w:type="dxa"/>
            <w:tcBorders>
              <w:top w:val="nil"/>
              <w:left w:val="nil"/>
              <w:bottom w:val="single" w:sz="4" w:space="0" w:color="auto"/>
              <w:right w:val="single" w:sz="4" w:space="0" w:color="auto"/>
            </w:tcBorders>
            <w:noWrap/>
            <w:vAlign w:val="bottom"/>
            <w:hideMark/>
          </w:tcPr>
          <w:p w14:paraId="113BC0F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66850</w:t>
            </w:r>
          </w:p>
        </w:tc>
      </w:tr>
      <w:tr w:rsidR="008F3F7E" w:rsidRPr="008F3F7E" w14:paraId="3E086924"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19BCAD4E"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7651383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0.2</w:t>
            </w:r>
          </w:p>
        </w:tc>
        <w:tc>
          <w:tcPr>
            <w:tcW w:w="1113" w:type="dxa"/>
            <w:tcBorders>
              <w:top w:val="nil"/>
              <w:left w:val="nil"/>
              <w:bottom w:val="single" w:sz="4" w:space="0" w:color="auto"/>
              <w:right w:val="single" w:sz="4" w:space="0" w:color="auto"/>
            </w:tcBorders>
            <w:noWrap/>
            <w:vAlign w:val="bottom"/>
            <w:hideMark/>
          </w:tcPr>
          <w:p w14:paraId="24E7712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0.0005</w:t>
            </w:r>
          </w:p>
        </w:tc>
        <w:tc>
          <w:tcPr>
            <w:tcW w:w="960" w:type="dxa"/>
            <w:tcBorders>
              <w:top w:val="nil"/>
              <w:left w:val="nil"/>
              <w:bottom w:val="single" w:sz="4" w:space="0" w:color="auto"/>
              <w:right w:val="single" w:sz="4" w:space="0" w:color="auto"/>
            </w:tcBorders>
            <w:noWrap/>
            <w:vAlign w:val="bottom"/>
            <w:hideMark/>
          </w:tcPr>
          <w:p w14:paraId="5DEBA0E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0.84</w:t>
            </w:r>
          </w:p>
        </w:tc>
        <w:tc>
          <w:tcPr>
            <w:tcW w:w="960" w:type="dxa"/>
            <w:tcBorders>
              <w:top w:val="nil"/>
              <w:left w:val="nil"/>
              <w:bottom w:val="single" w:sz="4" w:space="0" w:color="auto"/>
              <w:right w:val="single" w:sz="4" w:space="0" w:color="auto"/>
            </w:tcBorders>
            <w:noWrap/>
            <w:vAlign w:val="bottom"/>
            <w:hideMark/>
          </w:tcPr>
          <w:p w14:paraId="3389AF2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55525</w:t>
            </w:r>
          </w:p>
        </w:tc>
        <w:tc>
          <w:tcPr>
            <w:tcW w:w="991" w:type="dxa"/>
            <w:tcBorders>
              <w:top w:val="nil"/>
              <w:left w:val="nil"/>
              <w:bottom w:val="single" w:sz="4" w:space="0" w:color="auto"/>
              <w:right w:val="single" w:sz="4" w:space="0" w:color="auto"/>
            </w:tcBorders>
            <w:noWrap/>
            <w:vAlign w:val="bottom"/>
            <w:hideMark/>
          </w:tcPr>
          <w:p w14:paraId="4411BCE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60573</w:t>
            </w:r>
          </w:p>
        </w:tc>
        <w:tc>
          <w:tcPr>
            <w:tcW w:w="984" w:type="dxa"/>
            <w:tcBorders>
              <w:top w:val="nil"/>
              <w:left w:val="nil"/>
              <w:bottom w:val="single" w:sz="4" w:space="0" w:color="auto"/>
              <w:right w:val="single" w:sz="4" w:space="0" w:color="auto"/>
            </w:tcBorders>
            <w:noWrap/>
            <w:vAlign w:val="bottom"/>
            <w:hideMark/>
          </w:tcPr>
          <w:p w14:paraId="7788607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51340</w:t>
            </w:r>
          </w:p>
        </w:tc>
        <w:tc>
          <w:tcPr>
            <w:tcW w:w="960" w:type="dxa"/>
            <w:tcBorders>
              <w:top w:val="nil"/>
              <w:left w:val="nil"/>
              <w:bottom w:val="single" w:sz="4" w:space="0" w:color="auto"/>
              <w:right w:val="single" w:sz="4" w:space="0" w:color="auto"/>
            </w:tcBorders>
            <w:noWrap/>
            <w:vAlign w:val="bottom"/>
            <w:hideMark/>
          </w:tcPr>
          <w:p w14:paraId="45EA068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55685</w:t>
            </w:r>
          </w:p>
        </w:tc>
      </w:tr>
      <w:tr w:rsidR="008F3F7E" w:rsidRPr="008F3F7E" w14:paraId="4686CF3A"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63B66198"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66CAE40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0.5</w:t>
            </w:r>
          </w:p>
        </w:tc>
        <w:tc>
          <w:tcPr>
            <w:tcW w:w="1113" w:type="dxa"/>
            <w:tcBorders>
              <w:top w:val="nil"/>
              <w:left w:val="nil"/>
              <w:bottom w:val="single" w:sz="4" w:space="0" w:color="auto"/>
              <w:right w:val="single" w:sz="4" w:space="0" w:color="auto"/>
            </w:tcBorders>
            <w:noWrap/>
            <w:vAlign w:val="bottom"/>
            <w:hideMark/>
          </w:tcPr>
          <w:p w14:paraId="109BACC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0.0004</w:t>
            </w:r>
          </w:p>
        </w:tc>
        <w:tc>
          <w:tcPr>
            <w:tcW w:w="960" w:type="dxa"/>
            <w:tcBorders>
              <w:top w:val="nil"/>
              <w:left w:val="nil"/>
              <w:bottom w:val="single" w:sz="4" w:space="0" w:color="auto"/>
              <w:right w:val="single" w:sz="4" w:space="0" w:color="auto"/>
            </w:tcBorders>
            <w:noWrap/>
            <w:vAlign w:val="bottom"/>
            <w:hideMark/>
          </w:tcPr>
          <w:p w14:paraId="3F4010E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w:t>
            </w:r>
          </w:p>
        </w:tc>
        <w:tc>
          <w:tcPr>
            <w:tcW w:w="960" w:type="dxa"/>
            <w:tcBorders>
              <w:top w:val="nil"/>
              <w:left w:val="nil"/>
              <w:bottom w:val="single" w:sz="4" w:space="0" w:color="auto"/>
              <w:right w:val="single" w:sz="4" w:space="0" w:color="auto"/>
            </w:tcBorders>
            <w:noWrap/>
            <w:vAlign w:val="bottom"/>
            <w:hideMark/>
          </w:tcPr>
          <w:p w14:paraId="17D55A1E"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39271</w:t>
            </w:r>
          </w:p>
        </w:tc>
        <w:tc>
          <w:tcPr>
            <w:tcW w:w="991" w:type="dxa"/>
            <w:tcBorders>
              <w:top w:val="nil"/>
              <w:left w:val="nil"/>
              <w:bottom w:val="single" w:sz="4" w:space="0" w:color="auto"/>
              <w:right w:val="single" w:sz="4" w:space="0" w:color="auto"/>
            </w:tcBorders>
            <w:noWrap/>
            <w:vAlign w:val="bottom"/>
            <w:hideMark/>
          </w:tcPr>
          <w:p w14:paraId="6EEEEF7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42299</w:t>
            </w:r>
          </w:p>
        </w:tc>
        <w:tc>
          <w:tcPr>
            <w:tcW w:w="984" w:type="dxa"/>
            <w:tcBorders>
              <w:top w:val="nil"/>
              <w:left w:val="nil"/>
              <w:bottom w:val="single" w:sz="4" w:space="0" w:color="auto"/>
              <w:right w:val="single" w:sz="4" w:space="0" w:color="auto"/>
            </w:tcBorders>
            <w:noWrap/>
            <w:vAlign w:val="bottom"/>
            <w:hideMark/>
          </w:tcPr>
          <w:p w14:paraId="5F657568"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36453</w:t>
            </w:r>
          </w:p>
        </w:tc>
        <w:tc>
          <w:tcPr>
            <w:tcW w:w="960" w:type="dxa"/>
            <w:tcBorders>
              <w:top w:val="nil"/>
              <w:left w:val="nil"/>
              <w:bottom w:val="single" w:sz="4" w:space="0" w:color="auto"/>
              <w:right w:val="single" w:sz="4" w:space="0" w:color="auto"/>
            </w:tcBorders>
            <w:noWrap/>
            <w:vAlign w:val="bottom"/>
            <w:hideMark/>
          </w:tcPr>
          <w:p w14:paraId="5255F43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39260</w:t>
            </w:r>
          </w:p>
        </w:tc>
      </w:tr>
      <w:tr w:rsidR="008F3F7E" w:rsidRPr="008F3F7E" w14:paraId="6559B39F"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3CC8B777"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7B33306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0.8</w:t>
            </w:r>
          </w:p>
        </w:tc>
        <w:tc>
          <w:tcPr>
            <w:tcW w:w="1113" w:type="dxa"/>
            <w:tcBorders>
              <w:top w:val="nil"/>
              <w:left w:val="nil"/>
              <w:bottom w:val="single" w:sz="4" w:space="0" w:color="auto"/>
              <w:right w:val="single" w:sz="4" w:space="0" w:color="auto"/>
            </w:tcBorders>
            <w:noWrap/>
            <w:vAlign w:val="bottom"/>
            <w:hideMark/>
          </w:tcPr>
          <w:p w14:paraId="75D61B3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0.0005</w:t>
            </w:r>
          </w:p>
        </w:tc>
        <w:tc>
          <w:tcPr>
            <w:tcW w:w="960" w:type="dxa"/>
            <w:tcBorders>
              <w:top w:val="nil"/>
              <w:left w:val="nil"/>
              <w:bottom w:val="single" w:sz="4" w:space="0" w:color="auto"/>
              <w:right w:val="single" w:sz="4" w:space="0" w:color="auto"/>
            </w:tcBorders>
            <w:noWrap/>
            <w:vAlign w:val="bottom"/>
            <w:hideMark/>
          </w:tcPr>
          <w:p w14:paraId="31DF07CA"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-0.84</w:t>
            </w:r>
          </w:p>
        </w:tc>
        <w:tc>
          <w:tcPr>
            <w:tcW w:w="960" w:type="dxa"/>
            <w:tcBorders>
              <w:top w:val="nil"/>
              <w:left w:val="nil"/>
              <w:bottom w:val="single" w:sz="4" w:space="0" w:color="auto"/>
              <w:right w:val="single" w:sz="4" w:space="0" w:color="auto"/>
            </w:tcBorders>
            <w:noWrap/>
            <w:vAlign w:val="bottom"/>
            <w:hideMark/>
          </w:tcPr>
          <w:p w14:paraId="543A9F2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27696</w:t>
            </w:r>
          </w:p>
        </w:tc>
        <w:tc>
          <w:tcPr>
            <w:tcW w:w="991" w:type="dxa"/>
            <w:tcBorders>
              <w:top w:val="nil"/>
              <w:left w:val="nil"/>
              <w:bottom w:val="single" w:sz="4" w:space="0" w:color="auto"/>
              <w:right w:val="single" w:sz="4" w:space="0" w:color="auto"/>
            </w:tcBorders>
            <w:noWrap/>
            <w:vAlign w:val="bottom"/>
            <w:hideMark/>
          </w:tcPr>
          <w:p w14:paraId="67F7B18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29984</w:t>
            </w:r>
          </w:p>
        </w:tc>
        <w:tc>
          <w:tcPr>
            <w:tcW w:w="984" w:type="dxa"/>
            <w:tcBorders>
              <w:top w:val="nil"/>
              <w:left w:val="nil"/>
              <w:bottom w:val="single" w:sz="4" w:space="0" w:color="auto"/>
              <w:right w:val="single" w:sz="4" w:space="0" w:color="auto"/>
            </w:tcBorders>
            <w:noWrap/>
            <w:vAlign w:val="bottom"/>
            <w:hideMark/>
          </w:tcPr>
          <w:p w14:paraId="246210D0"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25343</w:t>
            </w:r>
          </w:p>
        </w:tc>
        <w:tc>
          <w:tcPr>
            <w:tcW w:w="960" w:type="dxa"/>
            <w:tcBorders>
              <w:top w:val="nil"/>
              <w:left w:val="nil"/>
              <w:bottom w:val="single" w:sz="4" w:space="0" w:color="auto"/>
              <w:right w:val="single" w:sz="4" w:space="0" w:color="auto"/>
            </w:tcBorders>
            <w:noWrap/>
            <w:vAlign w:val="bottom"/>
            <w:hideMark/>
          </w:tcPr>
          <w:p w14:paraId="612BB8B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27605</w:t>
            </w:r>
          </w:p>
        </w:tc>
      </w:tr>
      <w:tr w:rsidR="008F3F7E" w:rsidRPr="008F3F7E" w14:paraId="03846DBC"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3D4CB99F"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4379E0F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0.9</w:t>
            </w:r>
          </w:p>
        </w:tc>
        <w:tc>
          <w:tcPr>
            <w:tcW w:w="1113" w:type="dxa"/>
            <w:tcBorders>
              <w:top w:val="nil"/>
              <w:left w:val="nil"/>
              <w:bottom w:val="single" w:sz="4" w:space="0" w:color="auto"/>
              <w:right w:val="single" w:sz="4" w:space="0" w:color="auto"/>
            </w:tcBorders>
            <w:noWrap/>
            <w:vAlign w:val="bottom"/>
            <w:hideMark/>
          </w:tcPr>
          <w:p w14:paraId="35B7C277"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0.0006</w:t>
            </w:r>
          </w:p>
        </w:tc>
        <w:tc>
          <w:tcPr>
            <w:tcW w:w="960" w:type="dxa"/>
            <w:tcBorders>
              <w:top w:val="nil"/>
              <w:left w:val="nil"/>
              <w:bottom w:val="single" w:sz="4" w:space="0" w:color="auto"/>
              <w:right w:val="single" w:sz="4" w:space="0" w:color="auto"/>
            </w:tcBorders>
            <w:noWrap/>
            <w:vAlign w:val="bottom"/>
            <w:hideMark/>
          </w:tcPr>
          <w:p w14:paraId="65AC1031"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-1.28</w:t>
            </w:r>
          </w:p>
        </w:tc>
        <w:tc>
          <w:tcPr>
            <w:tcW w:w="960" w:type="dxa"/>
            <w:tcBorders>
              <w:top w:val="nil"/>
              <w:left w:val="nil"/>
              <w:bottom w:val="single" w:sz="4" w:space="0" w:color="auto"/>
              <w:right w:val="single" w:sz="4" w:space="0" w:color="auto"/>
            </w:tcBorders>
            <w:noWrap/>
            <w:vAlign w:val="bottom"/>
            <w:hideMark/>
          </w:tcPr>
          <w:p w14:paraId="14F6142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23049</w:t>
            </w:r>
          </w:p>
        </w:tc>
        <w:tc>
          <w:tcPr>
            <w:tcW w:w="991" w:type="dxa"/>
            <w:tcBorders>
              <w:top w:val="nil"/>
              <w:left w:val="nil"/>
              <w:bottom w:val="single" w:sz="4" w:space="0" w:color="auto"/>
              <w:right w:val="single" w:sz="4" w:space="0" w:color="auto"/>
            </w:tcBorders>
            <w:noWrap/>
            <w:vAlign w:val="bottom"/>
            <w:hideMark/>
          </w:tcPr>
          <w:p w14:paraId="3F6FC24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25204</w:t>
            </w:r>
          </w:p>
        </w:tc>
        <w:tc>
          <w:tcPr>
            <w:tcW w:w="984" w:type="dxa"/>
            <w:tcBorders>
              <w:top w:val="nil"/>
              <w:left w:val="nil"/>
              <w:bottom w:val="single" w:sz="4" w:space="0" w:color="auto"/>
              <w:right w:val="single" w:sz="4" w:space="0" w:color="auto"/>
            </w:tcBorders>
            <w:noWrap/>
            <w:vAlign w:val="bottom"/>
            <w:hideMark/>
          </w:tcPr>
          <w:p w14:paraId="3D7E15A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20665</w:t>
            </w:r>
          </w:p>
        </w:tc>
        <w:tc>
          <w:tcPr>
            <w:tcW w:w="960" w:type="dxa"/>
            <w:tcBorders>
              <w:top w:val="nil"/>
              <w:left w:val="nil"/>
              <w:bottom w:val="single" w:sz="4" w:space="0" w:color="auto"/>
              <w:right w:val="single" w:sz="4" w:space="0" w:color="auto"/>
            </w:tcBorders>
            <w:noWrap/>
            <w:vAlign w:val="bottom"/>
            <w:hideMark/>
          </w:tcPr>
          <w:p w14:paraId="2910C5E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22912</w:t>
            </w:r>
          </w:p>
        </w:tc>
      </w:tr>
      <w:tr w:rsidR="008F3F7E" w:rsidRPr="008F3F7E" w14:paraId="44F2F1FB"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0A7277BA"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6467D769"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0.95</w:t>
            </w:r>
          </w:p>
        </w:tc>
        <w:tc>
          <w:tcPr>
            <w:tcW w:w="1113" w:type="dxa"/>
            <w:tcBorders>
              <w:top w:val="nil"/>
              <w:left w:val="nil"/>
              <w:bottom w:val="single" w:sz="4" w:space="0" w:color="auto"/>
              <w:right w:val="single" w:sz="4" w:space="0" w:color="auto"/>
            </w:tcBorders>
            <w:noWrap/>
            <w:vAlign w:val="bottom"/>
            <w:hideMark/>
          </w:tcPr>
          <w:p w14:paraId="7EBFC3D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0.0008</w:t>
            </w:r>
          </w:p>
        </w:tc>
        <w:tc>
          <w:tcPr>
            <w:tcW w:w="960" w:type="dxa"/>
            <w:tcBorders>
              <w:top w:val="nil"/>
              <w:left w:val="nil"/>
              <w:bottom w:val="single" w:sz="4" w:space="0" w:color="auto"/>
              <w:right w:val="single" w:sz="4" w:space="0" w:color="auto"/>
            </w:tcBorders>
            <w:noWrap/>
            <w:vAlign w:val="bottom"/>
            <w:hideMark/>
          </w:tcPr>
          <w:p w14:paraId="1DC9E4A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-1.64</w:t>
            </w:r>
          </w:p>
        </w:tc>
        <w:tc>
          <w:tcPr>
            <w:tcW w:w="960" w:type="dxa"/>
            <w:tcBorders>
              <w:top w:val="nil"/>
              <w:left w:val="nil"/>
              <w:bottom w:val="single" w:sz="4" w:space="0" w:color="auto"/>
              <w:right w:val="single" w:sz="4" w:space="0" w:color="auto"/>
            </w:tcBorders>
            <w:noWrap/>
            <w:vAlign w:val="bottom"/>
            <w:hideMark/>
          </w:tcPr>
          <w:p w14:paraId="6554CB54"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19794</w:t>
            </w:r>
          </w:p>
        </w:tc>
        <w:tc>
          <w:tcPr>
            <w:tcW w:w="991" w:type="dxa"/>
            <w:tcBorders>
              <w:top w:val="nil"/>
              <w:left w:val="nil"/>
              <w:bottom w:val="single" w:sz="4" w:space="0" w:color="auto"/>
              <w:right w:val="single" w:sz="4" w:space="0" w:color="auto"/>
            </w:tcBorders>
            <w:noWrap/>
            <w:vAlign w:val="bottom"/>
            <w:hideMark/>
          </w:tcPr>
          <w:p w14:paraId="0109435D"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21931</w:t>
            </w:r>
          </w:p>
        </w:tc>
        <w:tc>
          <w:tcPr>
            <w:tcW w:w="984" w:type="dxa"/>
            <w:tcBorders>
              <w:top w:val="nil"/>
              <w:left w:val="nil"/>
              <w:bottom w:val="single" w:sz="4" w:space="0" w:color="auto"/>
              <w:right w:val="single" w:sz="4" w:space="0" w:color="auto"/>
            </w:tcBorders>
            <w:noWrap/>
            <w:vAlign w:val="bottom"/>
            <w:hideMark/>
          </w:tcPr>
          <w:p w14:paraId="5B6A0533"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17290</w:t>
            </w:r>
          </w:p>
        </w:tc>
        <w:tc>
          <w:tcPr>
            <w:tcW w:w="960" w:type="dxa"/>
            <w:tcBorders>
              <w:top w:val="nil"/>
              <w:left w:val="nil"/>
              <w:bottom w:val="single" w:sz="4" w:space="0" w:color="auto"/>
              <w:right w:val="single" w:sz="4" w:space="0" w:color="auto"/>
            </w:tcBorders>
            <w:noWrap/>
            <w:vAlign w:val="bottom"/>
            <w:hideMark/>
          </w:tcPr>
          <w:p w14:paraId="0D565B22"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19596</w:t>
            </w:r>
          </w:p>
        </w:tc>
      </w:tr>
      <w:tr w:rsidR="008F3F7E" w:rsidRPr="008F3F7E" w14:paraId="6997B106" w14:textId="77777777" w:rsidTr="008F3F7E">
        <w:trPr>
          <w:trHeight w:val="300"/>
        </w:trPr>
        <w:tc>
          <w:tcPr>
            <w:tcW w:w="960" w:type="dxa"/>
            <w:tcBorders>
              <w:top w:val="nil"/>
              <w:left w:val="single" w:sz="4" w:space="0" w:color="auto"/>
              <w:bottom w:val="single" w:sz="4" w:space="0" w:color="auto"/>
              <w:right w:val="single" w:sz="4" w:space="0" w:color="auto"/>
            </w:tcBorders>
            <w:noWrap/>
            <w:vAlign w:val="bottom"/>
            <w:hideMark/>
          </w:tcPr>
          <w:p w14:paraId="373A00BA" w14:textId="77777777" w:rsidR="008F3F7E" w:rsidRPr="008F3F7E" w:rsidRDefault="008F3F7E" w:rsidP="008F3F7E">
            <w:pPr>
              <w:rPr>
                <w:rFonts w:ascii="Aptos Narrow" w:hAnsi="Aptos Narrow"/>
                <w:color w:val="000000"/>
                <w:sz w:val="22"/>
                <w:szCs w:val="22"/>
              </w:rPr>
            </w:pPr>
            <w:r w:rsidRPr="008F3F7E">
              <w:rPr>
                <w:rFonts w:ascii="Aptos Narrow" w:hAnsi="Aptos Narrow"/>
                <w:color w:val="000000"/>
                <w:sz w:val="22"/>
                <w:szCs w:val="22"/>
              </w:rPr>
              <w:t>5-Day</w:t>
            </w:r>
          </w:p>
        </w:tc>
        <w:tc>
          <w:tcPr>
            <w:tcW w:w="960" w:type="dxa"/>
            <w:tcBorders>
              <w:top w:val="nil"/>
              <w:left w:val="nil"/>
              <w:bottom w:val="single" w:sz="4" w:space="0" w:color="auto"/>
              <w:right w:val="single" w:sz="4" w:space="0" w:color="auto"/>
            </w:tcBorders>
            <w:noWrap/>
            <w:vAlign w:val="bottom"/>
            <w:hideMark/>
          </w:tcPr>
          <w:p w14:paraId="473AB18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0.99</w:t>
            </w:r>
          </w:p>
        </w:tc>
        <w:tc>
          <w:tcPr>
            <w:tcW w:w="1113" w:type="dxa"/>
            <w:tcBorders>
              <w:top w:val="nil"/>
              <w:left w:val="nil"/>
              <w:bottom w:val="single" w:sz="4" w:space="0" w:color="auto"/>
              <w:right w:val="single" w:sz="4" w:space="0" w:color="auto"/>
            </w:tcBorders>
            <w:noWrap/>
            <w:vAlign w:val="bottom"/>
            <w:hideMark/>
          </w:tcPr>
          <w:p w14:paraId="31B9F06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0.0017</w:t>
            </w:r>
          </w:p>
        </w:tc>
        <w:tc>
          <w:tcPr>
            <w:tcW w:w="960" w:type="dxa"/>
            <w:tcBorders>
              <w:top w:val="nil"/>
              <w:left w:val="nil"/>
              <w:bottom w:val="single" w:sz="4" w:space="0" w:color="auto"/>
              <w:right w:val="single" w:sz="4" w:space="0" w:color="auto"/>
            </w:tcBorders>
            <w:noWrap/>
            <w:vAlign w:val="bottom"/>
            <w:hideMark/>
          </w:tcPr>
          <w:p w14:paraId="454836C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-2.33</w:t>
            </w:r>
          </w:p>
        </w:tc>
        <w:tc>
          <w:tcPr>
            <w:tcW w:w="960" w:type="dxa"/>
            <w:tcBorders>
              <w:top w:val="nil"/>
              <w:left w:val="nil"/>
              <w:bottom w:val="single" w:sz="4" w:space="0" w:color="auto"/>
              <w:right w:val="single" w:sz="4" w:space="0" w:color="auto"/>
            </w:tcBorders>
            <w:noWrap/>
            <w:vAlign w:val="bottom"/>
            <w:hideMark/>
          </w:tcPr>
          <w:p w14:paraId="7E6AFD5B"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14855</w:t>
            </w:r>
          </w:p>
        </w:tc>
        <w:tc>
          <w:tcPr>
            <w:tcW w:w="991" w:type="dxa"/>
            <w:tcBorders>
              <w:top w:val="nil"/>
              <w:left w:val="nil"/>
              <w:bottom w:val="single" w:sz="4" w:space="0" w:color="auto"/>
              <w:right w:val="single" w:sz="4" w:space="0" w:color="auto"/>
            </w:tcBorders>
            <w:noWrap/>
            <w:vAlign w:val="bottom"/>
            <w:hideMark/>
          </w:tcPr>
          <w:p w14:paraId="698696AC"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17112</w:t>
            </w:r>
          </w:p>
        </w:tc>
        <w:tc>
          <w:tcPr>
            <w:tcW w:w="984" w:type="dxa"/>
            <w:tcBorders>
              <w:top w:val="nil"/>
              <w:left w:val="nil"/>
              <w:bottom w:val="single" w:sz="4" w:space="0" w:color="auto"/>
              <w:right w:val="single" w:sz="4" w:space="0" w:color="auto"/>
            </w:tcBorders>
            <w:noWrap/>
            <w:vAlign w:val="bottom"/>
            <w:hideMark/>
          </w:tcPr>
          <w:p w14:paraId="6B4F462F"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12080</w:t>
            </w:r>
          </w:p>
        </w:tc>
        <w:tc>
          <w:tcPr>
            <w:tcW w:w="960" w:type="dxa"/>
            <w:tcBorders>
              <w:top w:val="nil"/>
              <w:left w:val="nil"/>
              <w:bottom w:val="single" w:sz="4" w:space="0" w:color="auto"/>
              <w:right w:val="single" w:sz="4" w:space="0" w:color="auto"/>
            </w:tcBorders>
            <w:noWrap/>
            <w:vAlign w:val="bottom"/>
            <w:hideMark/>
          </w:tcPr>
          <w:p w14:paraId="5B446306" w14:textId="77777777" w:rsidR="008F3F7E" w:rsidRPr="008F3F7E" w:rsidRDefault="008F3F7E" w:rsidP="008F3F7E">
            <w:pPr>
              <w:jc w:val="right"/>
              <w:rPr>
                <w:rFonts w:ascii="Aptos Narrow" w:hAnsi="Aptos Narrow"/>
                <w:color w:val="000000"/>
                <w:sz w:val="22"/>
                <w:szCs w:val="22"/>
              </w:rPr>
            </w:pPr>
            <w:r w:rsidRPr="008F3F7E">
              <w:rPr>
                <w:rFonts w:ascii="Aptos Narrow" w:hAnsi="Aptos Narrow"/>
                <w:color w:val="000000"/>
                <w:sz w:val="22"/>
                <w:szCs w:val="22"/>
              </w:rPr>
              <w:t>14398</w:t>
            </w:r>
          </w:p>
        </w:tc>
      </w:tr>
    </w:tbl>
    <w:p w14:paraId="7B6F16D5" w14:textId="77777777" w:rsidR="00316D7F" w:rsidRDefault="00316D7F" w:rsidP="00BF19B9">
      <w:pPr>
        <w:spacing w:after="120" w:line="276" w:lineRule="auto"/>
      </w:pPr>
    </w:p>
    <w:p w14:paraId="6FCBD98B" w14:textId="77777777" w:rsidR="00E6679F" w:rsidRPr="00E6679F" w:rsidRDefault="00E6679F" w:rsidP="00E6679F">
      <w:pPr>
        <w:pStyle w:val="Heading1"/>
      </w:pPr>
      <w:r w:rsidRPr="0041496F">
        <w:t>Appendix C. Frequency Curves by Duration</w:t>
      </w:r>
    </w:p>
    <w:p w14:paraId="7A65A68C" w14:textId="77777777" w:rsidR="00E6679F" w:rsidRDefault="00BD51A0" w:rsidP="00E6679F">
      <w:pPr>
        <w:spacing w:after="200"/>
        <w:rPr>
          <w:sz w:val="22"/>
        </w:rPr>
      </w:pPr>
      <w:r>
        <w:t>Individual frequency curves as produced by HEC-SSP: computed curve, expected probability curve, 5% and 95% confidence limits, and observed events at Hirsch-Stedinger plotting positions. The peak figure reflects the censored analysis described in Section 10.</w:t>
      </w:r>
    </w:p>
    <w:p w14:paraId="28B34F35" w14:textId="77777777" w:rsidR="00E6679F" w:rsidRDefault="00BD51A0" w:rsidP="00E6679F">
      <w:pPr>
        <w:spacing w:after="40"/>
        <w:jc w:val="center"/>
        <w:rPr>
          <w:sz w:val="22"/>
        </w:rPr>
      </w:pPr>
      <w:r>
        <w:rPr>
          <w:noProof/>
          <w:sz w:val="22"/>
        </w:rPr>
        <w:lastRenderedPageBreak/>
        <w:drawing>
          <wp:inline distT="0" distB="0" distL="0" distR="0" wp14:anchorId="5C24A218" wp14:editId="046B4897">
            <wp:extent cx="5852160" cy="4551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_Unreg_freq_Peak.png"/>
                    <pic:cNvPicPr/>
                  </pic:nvPicPr>
                  <pic:blipFill>
                    <a:blip r:embed="rId11"/>
                    <a:stretch>
                      <a:fillRect/>
                    </a:stretch>
                  </pic:blipFill>
                  <pic:spPr>
                    <a:xfrm>
                      <a:off x="0" y="0"/>
                      <a:ext cx="5852160" cy="4551680"/>
                    </a:xfrm>
                    <a:prstGeom prst="rect">
                      <a:avLst/>
                    </a:prstGeom>
                  </pic:spPr>
                </pic:pic>
              </a:graphicData>
            </a:graphic>
          </wp:inline>
        </w:drawing>
      </w:r>
    </w:p>
    <w:p w14:paraId="01F271F5" w14:textId="77777777" w:rsidR="00E6679F" w:rsidRDefault="00BD51A0" w:rsidP="00E6679F">
      <w:pPr>
        <w:spacing w:after="280"/>
        <w:jc w:val="center"/>
        <w:rPr>
          <w:sz w:val="22"/>
        </w:rPr>
      </w:pPr>
      <w:r>
        <w:rPr>
          <w:i/>
          <w:sz w:val="18"/>
        </w:rPr>
        <w:t>Figure C-1. Unregulated Peak frequency curve.</w:t>
      </w:r>
    </w:p>
    <w:p w14:paraId="4D0A8557" w14:textId="77777777" w:rsidR="00E6679F" w:rsidRDefault="00BD51A0" w:rsidP="00E6679F">
      <w:pPr>
        <w:spacing w:after="40"/>
        <w:jc w:val="center"/>
        <w:rPr>
          <w:sz w:val="22"/>
        </w:rPr>
      </w:pPr>
      <w:r>
        <w:rPr>
          <w:noProof/>
          <w:sz w:val="22"/>
        </w:rPr>
        <w:lastRenderedPageBreak/>
        <w:drawing>
          <wp:inline distT="0" distB="0" distL="0" distR="0" wp14:anchorId="22CC827A" wp14:editId="1AB64FF3">
            <wp:extent cx="5852160" cy="45516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_Unreg_freq_1-Day.png"/>
                    <pic:cNvPicPr/>
                  </pic:nvPicPr>
                  <pic:blipFill>
                    <a:blip r:embed="rId12"/>
                    <a:stretch>
                      <a:fillRect/>
                    </a:stretch>
                  </pic:blipFill>
                  <pic:spPr>
                    <a:xfrm>
                      <a:off x="0" y="0"/>
                      <a:ext cx="5852160" cy="4551680"/>
                    </a:xfrm>
                    <a:prstGeom prst="rect">
                      <a:avLst/>
                    </a:prstGeom>
                  </pic:spPr>
                </pic:pic>
              </a:graphicData>
            </a:graphic>
          </wp:inline>
        </w:drawing>
      </w:r>
    </w:p>
    <w:p w14:paraId="27AA436F" w14:textId="77777777" w:rsidR="00E6679F" w:rsidRDefault="00BD51A0" w:rsidP="00E6679F">
      <w:pPr>
        <w:spacing w:after="280"/>
        <w:jc w:val="center"/>
        <w:rPr>
          <w:sz w:val="22"/>
        </w:rPr>
      </w:pPr>
      <w:r>
        <w:rPr>
          <w:i/>
          <w:sz w:val="18"/>
        </w:rPr>
        <w:t>Figure C-2. Unregulated 1-Day frequency curve.</w:t>
      </w:r>
    </w:p>
    <w:p w14:paraId="49E9C839" w14:textId="77777777" w:rsidR="00E6679F" w:rsidRDefault="00BD51A0" w:rsidP="00E6679F">
      <w:pPr>
        <w:spacing w:after="40"/>
        <w:jc w:val="center"/>
        <w:rPr>
          <w:sz w:val="22"/>
        </w:rPr>
      </w:pPr>
      <w:r>
        <w:rPr>
          <w:noProof/>
          <w:sz w:val="22"/>
        </w:rPr>
        <w:lastRenderedPageBreak/>
        <w:drawing>
          <wp:inline distT="0" distB="0" distL="0" distR="0" wp14:anchorId="5F25D7A5" wp14:editId="49CEC1E3">
            <wp:extent cx="5852160" cy="4551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_Unreg_freq_3-Day.png"/>
                    <pic:cNvPicPr/>
                  </pic:nvPicPr>
                  <pic:blipFill>
                    <a:blip r:embed="rId13"/>
                    <a:stretch>
                      <a:fillRect/>
                    </a:stretch>
                  </pic:blipFill>
                  <pic:spPr>
                    <a:xfrm>
                      <a:off x="0" y="0"/>
                      <a:ext cx="5852160" cy="4551680"/>
                    </a:xfrm>
                    <a:prstGeom prst="rect">
                      <a:avLst/>
                    </a:prstGeom>
                  </pic:spPr>
                </pic:pic>
              </a:graphicData>
            </a:graphic>
          </wp:inline>
        </w:drawing>
      </w:r>
    </w:p>
    <w:p w14:paraId="28B316D0" w14:textId="77777777" w:rsidR="00E6679F" w:rsidRDefault="00BD51A0" w:rsidP="00E6679F">
      <w:pPr>
        <w:spacing w:after="280"/>
        <w:jc w:val="center"/>
        <w:rPr>
          <w:sz w:val="22"/>
        </w:rPr>
      </w:pPr>
      <w:r>
        <w:rPr>
          <w:i/>
          <w:sz w:val="18"/>
        </w:rPr>
        <w:t>Figure C-3. Unregulated 3-Day frequency curve.</w:t>
      </w:r>
    </w:p>
    <w:p w14:paraId="797EF6CF" w14:textId="77777777" w:rsidR="00E6679F" w:rsidRDefault="00BD51A0" w:rsidP="00E6679F">
      <w:pPr>
        <w:spacing w:after="40"/>
        <w:jc w:val="center"/>
        <w:rPr>
          <w:sz w:val="22"/>
        </w:rPr>
      </w:pPr>
      <w:r>
        <w:rPr>
          <w:noProof/>
          <w:sz w:val="22"/>
        </w:rPr>
        <w:lastRenderedPageBreak/>
        <w:drawing>
          <wp:inline distT="0" distB="0" distL="0" distR="0" wp14:anchorId="1BF0FF5A" wp14:editId="0780EA07">
            <wp:extent cx="5852160" cy="45516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_Unreg_freq_5-Day.png"/>
                    <pic:cNvPicPr/>
                  </pic:nvPicPr>
                  <pic:blipFill>
                    <a:blip r:embed="rId14"/>
                    <a:stretch>
                      <a:fillRect/>
                    </a:stretch>
                  </pic:blipFill>
                  <pic:spPr>
                    <a:xfrm>
                      <a:off x="0" y="0"/>
                      <a:ext cx="5852160" cy="4551680"/>
                    </a:xfrm>
                    <a:prstGeom prst="rect">
                      <a:avLst/>
                    </a:prstGeom>
                  </pic:spPr>
                </pic:pic>
              </a:graphicData>
            </a:graphic>
          </wp:inline>
        </w:drawing>
      </w:r>
    </w:p>
    <w:p w14:paraId="16CF6DD2" w14:textId="77777777" w:rsidR="00E6679F" w:rsidRDefault="00BD51A0" w:rsidP="00E6679F">
      <w:pPr>
        <w:spacing w:after="280"/>
        <w:jc w:val="center"/>
        <w:rPr>
          <w:sz w:val="22"/>
        </w:rPr>
      </w:pPr>
      <w:r>
        <w:rPr>
          <w:i/>
          <w:sz w:val="18"/>
        </w:rPr>
        <w:t>Figure C-4. Unregulated 5-Day frequency curve.</w:t>
      </w:r>
    </w:p>
    <w:sectPr w:rsidR="00E6679F">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hill, Ryan J CIV USARMY CENWP (USA)" w:date="2026-08-03T09:15:00Z" w:initials="RC">
    <w:p w14:paraId="32967853" w14:textId="77777777" w:rsidR="00E277DB" w:rsidRDefault="00E277DB" w:rsidP="00E277DB">
      <w:pPr>
        <w:pStyle w:val="CommentText"/>
      </w:pPr>
      <w:r>
        <w:rPr>
          <w:rStyle w:val="CommentReference"/>
        </w:rPr>
        <w:annotationRef/>
      </w:r>
      <w:r>
        <w:t>TMI for purpose.</w:t>
      </w:r>
    </w:p>
  </w:comment>
  <w:comment w:id="1" w:author="Cahill, Ryan J CIV USARMY CENWP (USA)" w:date="2026-08-03T09:16:00Z" w:initials="RC">
    <w:p w14:paraId="3C5AC957" w14:textId="77777777" w:rsidR="000F09FA" w:rsidRDefault="00E277DB" w:rsidP="000F09FA">
      <w:pPr>
        <w:pStyle w:val="CommentText"/>
      </w:pPr>
      <w:r>
        <w:rPr>
          <w:rStyle w:val="CommentReference"/>
        </w:rPr>
        <w:annotationRef/>
      </w:r>
      <w:r w:rsidR="000F09FA">
        <w:t>Need background on previous studies, when Mossyrock/Mayfield was constructed, why we aren’t considering Mayfield, general basin map showing Castle Rock/Mossyrock/Mayfield, etc.</w:t>
      </w:r>
    </w:p>
  </w:comment>
  <w:comment w:id="3" w:author="Cahill, Ryan J CIV USARMY CENWP (USA)" w:date="2026-08-03T09:58:00Z" w:initials="RC">
    <w:p w14:paraId="5799B049" w14:textId="77777777" w:rsidR="00B420C8" w:rsidRDefault="00B420C8" w:rsidP="00B420C8">
      <w:pPr>
        <w:pStyle w:val="CommentText"/>
      </w:pPr>
      <w:r>
        <w:rPr>
          <w:rStyle w:val="CommentReference"/>
        </w:rPr>
        <w:annotationRef/>
      </w:r>
      <w:r>
        <w:t>Recommend not including dss pathnames or csv file names. Generally, the dataset and POR is sufficient. I like the “Role” or “Purpose” column, though it needs to be simplified a bit.</w:t>
      </w:r>
    </w:p>
  </w:comment>
  <w:comment w:id="4" w:author="Cahill, Ryan J CIV USARMY CENWP (USA)" w:date="2026-08-03T09:58:00Z" w:initials="RC">
    <w:p w14:paraId="5A3A26C8" w14:textId="77777777" w:rsidR="00B420C8" w:rsidRDefault="00B420C8" w:rsidP="00B420C8">
      <w:pPr>
        <w:pStyle w:val="CommentText"/>
      </w:pPr>
      <w:r>
        <w:rPr>
          <w:rStyle w:val="CommentReference"/>
        </w:rPr>
        <w:annotationRef/>
      </w:r>
      <w:r>
        <w:t>Arrows generally don’t belong in report text</w:t>
      </w:r>
    </w:p>
  </w:comment>
  <w:comment w:id="5" w:author="Cahill, Ryan J CIV USARMY CENWP (USA)" w:date="2026-08-03T09:24:00Z" w:initials="RC">
    <w:p w14:paraId="56A33367" w14:textId="77777777" w:rsidR="00EE347F" w:rsidRDefault="00EE347F" w:rsidP="00EE347F">
      <w:pPr>
        <w:pStyle w:val="CommentText"/>
      </w:pPr>
      <w:r>
        <w:rPr>
          <w:rStyle w:val="CommentReference"/>
        </w:rPr>
        <w:annotationRef/>
      </w:r>
      <w:r>
        <w:t>Need to explain what a “holdout” is, not a commonly used term.</w:t>
      </w:r>
    </w:p>
  </w:comment>
  <w:comment w:id="6" w:author="Cahill, Ryan J CIV USARMY CENWP (USA)" w:date="2026-08-03T09:59:00Z" w:initials="RC">
    <w:p w14:paraId="514E302A" w14:textId="77777777" w:rsidR="00B420C8" w:rsidRDefault="00B420C8" w:rsidP="00B420C8">
      <w:pPr>
        <w:pStyle w:val="CommentText"/>
      </w:pPr>
      <w:r>
        <w:rPr>
          <w:rStyle w:val="CommentReference"/>
        </w:rPr>
        <w:annotationRef/>
      </w:r>
      <w:r>
        <w:t>Too much detail. Just list the SSARR reaches and their parameters, and where you got them from. Don’t need details like “only stretches with &gt;= 10 continuous valid days routed”.</w:t>
      </w:r>
    </w:p>
  </w:comment>
  <w:comment w:id="8" w:author="Cahill, Ryan J CIV USARMY CENWP (USA)" w:date="2026-08-03T10:06:00Z" w:initials="RC">
    <w:p w14:paraId="7B4D8BE8" w14:textId="77777777" w:rsidR="00EB3E28" w:rsidRDefault="00EB3E28" w:rsidP="00EB3E28">
      <w:pPr>
        <w:pStyle w:val="CommentText"/>
      </w:pPr>
      <w:r>
        <w:rPr>
          <w:rStyle w:val="CommentReference"/>
        </w:rPr>
        <w:annotationRef/>
      </w:r>
      <w:r>
        <w:t>A bit of a mix between past tense in previous paragraph and present tense here. Recommend sticking with past tense throughout when explaining what you did.</w:t>
      </w:r>
    </w:p>
  </w:comment>
  <w:comment w:id="7" w:author="Cahill, Ryan J CIV USARMY CENWP (USA)" w:date="2026-08-03T10:00:00Z" w:initials="RC">
    <w:p w14:paraId="522097AE" w14:textId="77777777" w:rsidR="00B420C8" w:rsidRDefault="00B420C8" w:rsidP="00B420C8">
      <w:pPr>
        <w:pStyle w:val="CommentText"/>
      </w:pPr>
      <w:r>
        <w:rPr>
          <w:rStyle w:val="CommentReference"/>
        </w:rPr>
        <w:annotationRef/>
      </w:r>
      <w:r>
        <w:t>Too much detail without the accompanying purpose. Why are we doing this?</w:t>
      </w:r>
    </w:p>
  </w:comment>
  <w:comment w:id="9" w:author="Cahill, Ryan J CIV USARMY CENWP (USA)" w:date="2026-08-03T10:05:00Z" w:initials="RC">
    <w:p w14:paraId="4E2C7AC3" w14:textId="77777777" w:rsidR="00EB3E28" w:rsidRDefault="00EB3E28" w:rsidP="00EB3E28">
      <w:pPr>
        <w:pStyle w:val="CommentText"/>
      </w:pPr>
      <w:r>
        <w:rPr>
          <w:rStyle w:val="CommentReference"/>
        </w:rPr>
        <w:annotationRef/>
      </w:r>
      <w:r>
        <w:t xml:space="preserve">Need to tell the story on why we selected this approach. Things like the concepts below: Wanted to develop a regression that would work based on the data available (daily reservoir levels and regulated peak flow records). And the regression was good enough that we could use it. While there are errors in the regression, the error is on the adjustment from regulated to unregulated, which is less than regressing unregulated flow directly. </w:t>
      </w:r>
    </w:p>
  </w:comment>
  <w:comment w:id="10" w:author="Cahill, Ryan J CIV USARMY CENWP (USA)" w:date="2026-08-03T09:19:00Z" w:initials="RC">
    <w:p w14:paraId="637F98CE" w14:textId="77777777" w:rsidR="000F09FA" w:rsidRDefault="000F09FA" w:rsidP="000F09FA">
      <w:pPr>
        <w:pStyle w:val="CommentText"/>
      </w:pPr>
      <w:r>
        <w:rPr>
          <w:rStyle w:val="CommentReference"/>
        </w:rPr>
        <w:annotationRef/>
      </w:r>
      <w:r>
        <w:t>Recommend including the regression plot for the 2-day.</w:t>
      </w:r>
    </w:p>
  </w:comment>
  <w:comment w:id="11" w:author="Cahill, Ryan J CIV USARMY CENWP (USA)" w:date="2026-08-03T09:20:00Z" w:initials="RC">
    <w:p w14:paraId="7BAB7BD0" w14:textId="77777777" w:rsidR="000F09FA" w:rsidRDefault="000F09FA" w:rsidP="000F09FA">
      <w:pPr>
        <w:pStyle w:val="CommentText"/>
      </w:pPr>
      <w:r>
        <w:rPr>
          <w:rStyle w:val="CommentReference"/>
        </w:rPr>
        <w:annotationRef/>
      </w:r>
      <w:r>
        <w:t xml:space="preserve">As a general concept, underscores should be avoided in documentation. </w:t>
      </w:r>
    </w:p>
  </w:comment>
  <w:comment w:id="12" w:author="Cahill, Ryan J CIV USARMY CENWP (USA)" w:date="2026-08-03T09:24:00Z" w:initials="RC">
    <w:p w14:paraId="181254E6" w14:textId="77777777" w:rsidR="00EE347F" w:rsidRDefault="00EE347F" w:rsidP="00EE347F">
      <w:pPr>
        <w:pStyle w:val="CommentText"/>
      </w:pPr>
      <w:r>
        <w:rPr>
          <w:rStyle w:val="CommentReference"/>
        </w:rPr>
        <w:annotationRef/>
      </w:r>
      <w:r>
        <w:t xml:space="preserve">These kind of “if/else” statements are not great for a report. </w:t>
      </w:r>
    </w:p>
  </w:comment>
  <w:comment w:id="13" w:author="Cahill, Ryan J CIV USARMY CENWP (USA)" w:date="2026-08-03T09:23:00Z" w:initials="RC">
    <w:p w14:paraId="5497E429" w14:textId="77777777" w:rsidR="000F09FA" w:rsidRDefault="000F09FA" w:rsidP="000F09FA">
      <w:pPr>
        <w:pStyle w:val="CommentText"/>
      </w:pPr>
      <w:r>
        <w:rPr>
          <w:rStyle w:val="CommentReference"/>
        </w:rPr>
        <w:annotationRef/>
      </w:r>
      <w:r>
        <w:t>Need to explain that record extension techniques were considered, but not included because no suitable candidates</w:t>
      </w:r>
    </w:p>
  </w:comment>
  <w:comment w:id="14" w:author="Cahill, Ryan J CIV USARMY CENWP (USA)" w:date="2026-08-03T10:09:00Z" w:initials="RC">
    <w:p w14:paraId="503A5EB5" w14:textId="77777777" w:rsidR="00E659AC" w:rsidRDefault="0079148B" w:rsidP="00E659AC">
      <w:pPr>
        <w:pStyle w:val="CommentText"/>
      </w:pPr>
      <w:r>
        <w:rPr>
          <w:rStyle w:val="CommentReference"/>
        </w:rPr>
        <w:annotationRef/>
      </w:r>
      <w:r w:rsidR="00E659AC">
        <w:t>Similar flavor of comment, this is too much detail for the report. Explain what the issue was, why you fixed it, what the fix was, and then summarize how much it mattered (not much, only a few years in this case)</w:t>
      </w:r>
    </w:p>
  </w:comment>
  <w:comment w:id="15" w:author="Cahill, Ryan J CIV USARMY CENWP (USA)" w:date="2026-08-03T11:48:00Z" w:initials="RC">
    <w:p w14:paraId="43CBC55B" w14:textId="77777777" w:rsidR="00E771E9" w:rsidRDefault="00E771E9" w:rsidP="00E771E9">
      <w:pPr>
        <w:pStyle w:val="CommentText"/>
      </w:pPr>
      <w:r>
        <w:rPr>
          <w:rStyle w:val="CommentReference"/>
        </w:rPr>
        <w:annotationRef/>
      </w:r>
      <w:r>
        <w:t xml:space="preserve">Need to add discussion on historic events. Even though you didn’t find any, you should note that you did look and some of the sources you looked at. </w:t>
      </w:r>
    </w:p>
  </w:comment>
  <w:comment w:id="16" w:author="Cahill, Ryan J CIV USARMY CENWP (USA)" w:date="2026-08-03T11:40:00Z" w:initials="RC">
    <w:p w14:paraId="758201AE" w14:textId="77777777" w:rsidR="0085793A" w:rsidRDefault="0085793A" w:rsidP="0085793A">
      <w:pPr>
        <w:pStyle w:val="CommentText"/>
      </w:pPr>
      <w:r>
        <w:rPr>
          <w:rStyle w:val="CommentReference"/>
        </w:rPr>
        <w:annotationRef/>
      </w:r>
      <w:r>
        <w:t>Recommend deleting, since with the way perception thresholds are put in, we are assuming we have no information on these events (which is fine here). If you put a year in as censored in SSP, the intervals are not used for anything.</w:t>
      </w:r>
    </w:p>
  </w:comment>
  <w:comment w:id="17" w:author="Cahill, Ryan J CIV USARMY CENWP (USA)" w:date="2026-08-03T11:33:00Z" w:initials="RC">
    <w:p w14:paraId="5A3F4EDE" w14:textId="77777777" w:rsidR="006374FD" w:rsidRDefault="006374FD" w:rsidP="006374FD">
      <w:pPr>
        <w:pStyle w:val="CommentText"/>
      </w:pPr>
      <w:r>
        <w:rPr>
          <w:rStyle w:val="CommentReference"/>
        </w:rPr>
        <w:annotationRef/>
      </w:r>
      <w:r>
        <w:t>Need to cite the regional skew studies and specify what they were.</w:t>
      </w:r>
    </w:p>
  </w:comment>
  <w:comment w:id="18" w:author="Cahill, Ryan J CIV USARMY CENWP (USA)" w:date="2026-08-03T10:14:00Z" w:initials="RC">
    <w:p w14:paraId="16300B88" w14:textId="5432D74C" w:rsidR="002D352C" w:rsidRDefault="002D352C" w:rsidP="002D352C">
      <w:pPr>
        <w:pStyle w:val="CommentText"/>
      </w:pPr>
      <w:r>
        <w:rPr>
          <w:rStyle w:val="CommentReference"/>
        </w:rPr>
        <w:annotationRef/>
      </w:r>
      <w:r>
        <w:t xml:space="preserve">Can omit this, it’s understood that when comparing curves, it’s the computed curves. Can just say Both sets are computed curves from SSP. </w:t>
      </w:r>
    </w:p>
  </w:comment>
  <w:comment w:id="19" w:author="Cahill, Ryan J CIV USARMY CENWP (USA)" w:date="2026-08-03T10:15:00Z" w:initials="RC">
    <w:p w14:paraId="2B2F92D8" w14:textId="77777777" w:rsidR="002D352C" w:rsidRDefault="002D352C" w:rsidP="002D352C">
      <w:pPr>
        <w:pStyle w:val="CommentText"/>
      </w:pPr>
      <w:r>
        <w:rPr>
          <w:rStyle w:val="CommentReference"/>
        </w:rPr>
        <w:annotationRef/>
      </w:r>
      <w:r>
        <w:t>Why couldn’t we do December 2025 with 3-day or 5-day? Stands out a little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967853" w15:done="0"/>
  <w15:commentEx w15:paraId="3C5AC957" w15:done="0"/>
  <w15:commentEx w15:paraId="5799B049" w15:done="0"/>
  <w15:commentEx w15:paraId="5A3A26C8" w15:done="0"/>
  <w15:commentEx w15:paraId="56A33367" w15:done="0"/>
  <w15:commentEx w15:paraId="514E302A" w15:done="0"/>
  <w15:commentEx w15:paraId="7B4D8BE8" w15:done="0"/>
  <w15:commentEx w15:paraId="522097AE" w15:done="0"/>
  <w15:commentEx w15:paraId="4E2C7AC3" w15:done="0"/>
  <w15:commentEx w15:paraId="637F98CE" w15:done="0"/>
  <w15:commentEx w15:paraId="7BAB7BD0" w15:done="0"/>
  <w15:commentEx w15:paraId="181254E6" w15:done="0"/>
  <w15:commentEx w15:paraId="5497E429" w15:done="0"/>
  <w15:commentEx w15:paraId="503A5EB5" w15:done="0"/>
  <w15:commentEx w15:paraId="43CBC55B" w15:done="0"/>
  <w15:commentEx w15:paraId="758201AE" w15:done="0"/>
  <w15:commentEx w15:paraId="5A3F4EDE" w15:done="0"/>
  <w15:commentEx w15:paraId="16300B88" w15:done="0"/>
  <w15:commentEx w15:paraId="2B2F92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189F5B6" w16cex:dateUtc="2026-08-03T16:15:00Z"/>
  <w16cex:commentExtensible w16cex:durableId="5DF4A28D" w16cex:dateUtc="2026-08-03T16:16:00Z"/>
  <w16cex:commentExtensible w16cex:durableId="481D51AF" w16cex:dateUtc="2026-08-03T16:58:00Z"/>
  <w16cex:commentExtensible w16cex:durableId="4A34C0BC" w16cex:dateUtc="2026-08-03T16:58:00Z"/>
  <w16cex:commentExtensible w16cex:durableId="40023C29" w16cex:dateUtc="2026-08-03T16:24:00Z"/>
  <w16cex:commentExtensible w16cex:durableId="2D7D8B30" w16cex:dateUtc="2026-08-03T16:59:00Z"/>
  <w16cex:commentExtensible w16cex:durableId="3E9FE491" w16cex:dateUtc="2026-08-03T17:06:00Z"/>
  <w16cex:commentExtensible w16cex:durableId="1EF75D05" w16cex:dateUtc="2026-08-03T17:00:00Z"/>
  <w16cex:commentExtensible w16cex:durableId="1F52F120" w16cex:dateUtc="2026-08-03T17:05:00Z"/>
  <w16cex:commentExtensible w16cex:durableId="5E80D1FB" w16cex:dateUtc="2026-08-03T16:19:00Z"/>
  <w16cex:commentExtensible w16cex:durableId="2DF4A012" w16cex:dateUtc="2026-08-03T16:20:00Z"/>
  <w16cex:commentExtensible w16cex:durableId="7A5269E4" w16cex:dateUtc="2026-08-03T16:24:00Z"/>
  <w16cex:commentExtensible w16cex:durableId="740C3ED9" w16cex:dateUtc="2026-08-03T16:23:00Z"/>
  <w16cex:commentExtensible w16cex:durableId="4C5DA8E3" w16cex:dateUtc="2026-08-03T17:09:00Z"/>
  <w16cex:commentExtensible w16cex:durableId="2D323CAD" w16cex:dateUtc="2026-08-03T18:48:00Z"/>
  <w16cex:commentExtensible w16cex:durableId="7A39FDED" w16cex:dateUtc="2026-08-03T18:40:00Z"/>
  <w16cex:commentExtensible w16cex:durableId="49FE5944" w16cex:dateUtc="2026-08-03T18:33:00Z"/>
  <w16cex:commentExtensible w16cex:durableId="720E8BFA" w16cex:dateUtc="2026-08-03T17:14:00Z"/>
  <w16cex:commentExtensible w16cex:durableId="2CCC426A" w16cex:dateUtc="2026-08-03T17: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967853" w16cid:durableId="4189F5B6"/>
  <w16cid:commentId w16cid:paraId="3C5AC957" w16cid:durableId="5DF4A28D"/>
  <w16cid:commentId w16cid:paraId="5799B049" w16cid:durableId="481D51AF"/>
  <w16cid:commentId w16cid:paraId="5A3A26C8" w16cid:durableId="4A34C0BC"/>
  <w16cid:commentId w16cid:paraId="56A33367" w16cid:durableId="40023C29"/>
  <w16cid:commentId w16cid:paraId="514E302A" w16cid:durableId="2D7D8B30"/>
  <w16cid:commentId w16cid:paraId="7B4D8BE8" w16cid:durableId="3E9FE491"/>
  <w16cid:commentId w16cid:paraId="522097AE" w16cid:durableId="1EF75D05"/>
  <w16cid:commentId w16cid:paraId="4E2C7AC3" w16cid:durableId="1F52F120"/>
  <w16cid:commentId w16cid:paraId="637F98CE" w16cid:durableId="5E80D1FB"/>
  <w16cid:commentId w16cid:paraId="7BAB7BD0" w16cid:durableId="2DF4A012"/>
  <w16cid:commentId w16cid:paraId="181254E6" w16cid:durableId="7A5269E4"/>
  <w16cid:commentId w16cid:paraId="5497E429" w16cid:durableId="740C3ED9"/>
  <w16cid:commentId w16cid:paraId="503A5EB5" w16cid:durableId="4C5DA8E3"/>
  <w16cid:commentId w16cid:paraId="43CBC55B" w16cid:durableId="2D323CAD"/>
  <w16cid:commentId w16cid:paraId="758201AE" w16cid:durableId="7A39FDED"/>
  <w16cid:commentId w16cid:paraId="5A3F4EDE" w16cid:durableId="49FE5944"/>
  <w16cid:commentId w16cid:paraId="16300B88" w16cid:durableId="720E8BFA"/>
  <w16cid:commentId w16cid:paraId="2B2F92D8" w16cid:durableId="2CCC426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F5216"/>
    <w:multiLevelType w:val="hybridMultilevel"/>
    <w:tmpl w:val="BF048ADC"/>
    <w:lvl w:ilvl="0" w:tplc="9F947EF2">
      <w:start w:val="1"/>
      <w:numFmt w:val="bullet"/>
      <w:lvlText w:val="●"/>
      <w:lvlJc w:val="left"/>
      <w:pPr>
        <w:ind w:left="720" w:hanging="360"/>
      </w:pPr>
    </w:lvl>
    <w:lvl w:ilvl="1" w:tplc="756C0FC8">
      <w:start w:val="1"/>
      <w:numFmt w:val="bullet"/>
      <w:lvlText w:val="○"/>
      <w:lvlJc w:val="left"/>
      <w:pPr>
        <w:ind w:left="1440" w:hanging="360"/>
      </w:pPr>
    </w:lvl>
    <w:lvl w:ilvl="2" w:tplc="C08E9EB8">
      <w:start w:val="1"/>
      <w:numFmt w:val="bullet"/>
      <w:lvlText w:val="■"/>
      <w:lvlJc w:val="left"/>
      <w:pPr>
        <w:ind w:left="2160" w:hanging="360"/>
      </w:pPr>
    </w:lvl>
    <w:lvl w:ilvl="3" w:tplc="7668DB3E">
      <w:start w:val="1"/>
      <w:numFmt w:val="bullet"/>
      <w:lvlText w:val="●"/>
      <w:lvlJc w:val="left"/>
      <w:pPr>
        <w:ind w:left="2880" w:hanging="360"/>
      </w:pPr>
    </w:lvl>
    <w:lvl w:ilvl="4" w:tplc="5860AEBA">
      <w:start w:val="1"/>
      <w:numFmt w:val="bullet"/>
      <w:lvlText w:val="○"/>
      <w:lvlJc w:val="left"/>
      <w:pPr>
        <w:ind w:left="3600" w:hanging="360"/>
      </w:pPr>
    </w:lvl>
    <w:lvl w:ilvl="5" w:tplc="B33E097C">
      <w:start w:val="1"/>
      <w:numFmt w:val="bullet"/>
      <w:lvlText w:val="■"/>
      <w:lvlJc w:val="left"/>
      <w:pPr>
        <w:ind w:left="4320" w:hanging="360"/>
      </w:pPr>
    </w:lvl>
    <w:lvl w:ilvl="6" w:tplc="4D4485B0">
      <w:start w:val="1"/>
      <w:numFmt w:val="bullet"/>
      <w:lvlText w:val="●"/>
      <w:lvlJc w:val="left"/>
      <w:pPr>
        <w:ind w:left="5040" w:hanging="360"/>
      </w:pPr>
    </w:lvl>
    <w:lvl w:ilvl="7" w:tplc="1AC4352C">
      <w:start w:val="1"/>
      <w:numFmt w:val="bullet"/>
      <w:lvlText w:val="●"/>
      <w:lvlJc w:val="left"/>
      <w:pPr>
        <w:ind w:left="5760" w:hanging="360"/>
      </w:pPr>
    </w:lvl>
    <w:lvl w:ilvl="8" w:tplc="53707304">
      <w:start w:val="1"/>
      <w:numFmt w:val="bullet"/>
      <w:lvlText w:val="●"/>
      <w:lvlJc w:val="left"/>
      <w:pPr>
        <w:ind w:left="6480" w:hanging="360"/>
      </w:pPr>
    </w:lvl>
  </w:abstractNum>
  <w:abstractNum w:abstractNumId="1" w15:restartNumberingAfterBreak="0">
    <w:nsid w:val="71F46ACD"/>
    <w:multiLevelType w:val="hybridMultilevel"/>
    <w:tmpl w:val="F6A83B70"/>
    <w:lvl w:ilvl="0" w:tplc="B510C0E0">
      <w:start w:val="1"/>
      <w:numFmt w:val="bullet"/>
      <w:lvlText w:val="•"/>
      <w:lvlJc w:val="left"/>
      <w:pPr>
        <w:ind w:left="360" w:hanging="200"/>
      </w:pPr>
    </w:lvl>
    <w:lvl w:ilvl="1" w:tplc="EFB8EB2A">
      <w:numFmt w:val="decimal"/>
      <w:lvlText w:val=""/>
      <w:lvlJc w:val="left"/>
    </w:lvl>
    <w:lvl w:ilvl="2" w:tplc="703669E0">
      <w:numFmt w:val="decimal"/>
      <w:lvlText w:val=""/>
      <w:lvlJc w:val="left"/>
    </w:lvl>
    <w:lvl w:ilvl="3" w:tplc="33B28332">
      <w:numFmt w:val="decimal"/>
      <w:lvlText w:val=""/>
      <w:lvlJc w:val="left"/>
    </w:lvl>
    <w:lvl w:ilvl="4" w:tplc="BDC0252C">
      <w:numFmt w:val="decimal"/>
      <w:lvlText w:val=""/>
      <w:lvlJc w:val="left"/>
    </w:lvl>
    <w:lvl w:ilvl="5" w:tplc="5B264444">
      <w:numFmt w:val="decimal"/>
      <w:lvlText w:val=""/>
      <w:lvlJc w:val="left"/>
    </w:lvl>
    <w:lvl w:ilvl="6" w:tplc="78944492">
      <w:numFmt w:val="decimal"/>
      <w:lvlText w:val=""/>
      <w:lvlJc w:val="left"/>
    </w:lvl>
    <w:lvl w:ilvl="7" w:tplc="033090EA">
      <w:numFmt w:val="decimal"/>
      <w:lvlText w:val=""/>
      <w:lvlJc w:val="left"/>
    </w:lvl>
    <w:lvl w:ilvl="8" w:tplc="0CCC3198">
      <w:numFmt w:val="decimal"/>
      <w:lvlText w:val=""/>
      <w:lvlJc w:val="left"/>
    </w:lvl>
  </w:abstractNum>
  <w:num w:numId="1" w16cid:durableId="1781338939">
    <w:abstractNumId w:val="0"/>
    <w:lvlOverride w:ilvl="0">
      <w:startOverride w:val="1"/>
    </w:lvlOverride>
  </w:num>
  <w:num w:numId="2" w16cid:durableId="246810478">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hill, Ryan J CIV USARMY CENWP (USA)">
    <w15:presenceInfo w15:providerId="AD" w15:userId="S::Ryan.J.Cahill@usace.army.mil::55e057d6-bec6-41ee-bf92-73b983cc343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65D"/>
    <w:rsid w:val="00066195"/>
    <w:rsid w:val="000F09FA"/>
    <w:rsid w:val="00167EE1"/>
    <w:rsid w:val="002D352C"/>
    <w:rsid w:val="00316D7F"/>
    <w:rsid w:val="0041496F"/>
    <w:rsid w:val="005E01B6"/>
    <w:rsid w:val="005F16E4"/>
    <w:rsid w:val="006374FD"/>
    <w:rsid w:val="006D1648"/>
    <w:rsid w:val="0078407B"/>
    <w:rsid w:val="00790A40"/>
    <w:rsid w:val="0079148B"/>
    <w:rsid w:val="007A0B7C"/>
    <w:rsid w:val="0085793A"/>
    <w:rsid w:val="008F3F7E"/>
    <w:rsid w:val="009A1133"/>
    <w:rsid w:val="009E5509"/>
    <w:rsid w:val="009F765D"/>
    <w:rsid w:val="00A56821"/>
    <w:rsid w:val="00B14756"/>
    <w:rsid w:val="00B420C8"/>
    <w:rsid w:val="00B93CB4"/>
    <w:rsid w:val="00BD51A0"/>
    <w:rsid w:val="00BF19B9"/>
    <w:rsid w:val="00CA38B6"/>
    <w:rsid w:val="00CE2F65"/>
    <w:rsid w:val="00D12CFF"/>
    <w:rsid w:val="00D27BD3"/>
    <w:rsid w:val="00DA3267"/>
    <w:rsid w:val="00E277DB"/>
    <w:rsid w:val="00E659AC"/>
    <w:rsid w:val="00E6679F"/>
    <w:rsid w:val="00E771E9"/>
    <w:rsid w:val="00E8770F"/>
    <w:rsid w:val="00EB3E28"/>
    <w:rsid w:val="00EE347F"/>
    <w:rsid w:val="00EF53E9"/>
    <w:rsid w:val="00F94EA7"/>
    <w:rsid w:val="00FA60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DC0E8"/>
  <w15:docId w15:val="{28697427-F5F1-41E0-B0EA-425423A68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A60CA"/>
    <w:rPr>
      <w:sz w:val="16"/>
      <w:szCs w:val="16"/>
    </w:rPr>
  </w:style>
  <w:style w:type="paragraph" w:styleId="CommentText">
    <w:name w:val="annotation text"/>
    <w:basedOn w:val="Normal"/>
    <w:link w:val="CommentTextChar"/>
    <w:uiPriority w:val="99"/>
    <w:unhideWhenUsed/>
    <w:rsid w:val="00FA60CA"/>
  </w:style>
  <w:style w:type="character" w:customStyle="1" w:styleId="CommentTextChar">
    <w:name w:val="Comment Text Char"/>
    <w:basedOn w:val="DefaultParagraphFont"/>
    <w:link w:val="CommentText"/>
    <w:uiPriority w:val="99"/>
    <w:rsid w:val="00FA60CA"/>
  </w:style>
  <w:style w:type="paragraph" w:styleId="CommentSubject">
    <w:name w:val="annotation subject"/>
    <w:basedOn w:val="CommentText"/>
    <w:next w:val="CommentText"/>
    <w:link w:val="CommentSubjectChar"/>
    <w:uiPriority w:val="99"/>
    <w:semiHidden/>
    <w:unhideWhenUsed/>
    <w:rsid w:val="00FA60CA"/>
    <w:rPr>
      <w:b/>
      <w:bCs/>
    </w:rPr>
  </w:style>
  <w:style w:type="character" w:customStyle="1" w:styleId="CommentSubjectChar">
    <w:name w:val="Comment Subject Char"/>
    <w:basedOn w:val="CommentTextChar"/>
    <w:link w:val="CommentSubject"/>
    <w:uiPriority w:val="99"/>
    <w:semiHidden/>
    <w:rsid w:val="00FA60CA"/>
    <w:rPr>
      <w:b/>
      <w:bCs/>
    </w:rPr>
  </w:style>
  <w:style w:type="character" w:styleId="FollowedHyperlink">
    <w:name w:val="FollowedHyperlink"/>
    <w:basedOn w:val="DefaultParagraphFont"/>
    <w:uiPriority w:val="99"/>
    <w:semiHidden/>
    <w:unhideWhenUsed/>
    <w:rsid w:val="005F16E4"/>
    <w:rPr>
      <w:color w:val="96607D"/>
      <w:u w:val="single"/>
    </w:rPr>
  </w:style>
  <w:style w:type="paragraph" w:customStyle="1" w:styleId="msonormal0">
    <w:name w:val="msonormal"/>
    <w:basedOn w:val="Normal"/>
    <w:rsid w:val="005F16E4"/>
    <w:pPr>
      <w:spacing w:before="100" w:beforeAutospacing="1" w:after="100" w:afterAutospacing="1"/>
    </w:pPr>
    <w:rPr>
      <w:sz w:val="24"/>
      <w:szCs w:val="24"/>
    </w:rPr>
  </w:style>
  <w:style w:type="paragraph" w:customStyle="1" w:styleId="xl63">
    <w:name w:val="xl63"/>
    <w:basedOn w:val="Normal"/>
    <w:rsid w:val="005F16E4"/>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64">
    <w:name w:val="xl64"/>
    <w:basedOn w:val="Normal"/>
    <w:rsid w:val="005F16E4"/>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styleId="Revision">
    <w:name w:val="Revision"/>
    <w:hidden/>
    <w:uiPriority w:val="99"/>
    <w:semiHidden/>
    <w:rsid w:val="00E277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523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14</Pages>
  <Words>3730</Words>
  <Characters>21264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24945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2</cp:revision>
  <dcterms:created xsi:type="dcterms:W3CDTF">2026-08-03T20:22:00Z</dcterms:created>
  <dcterms:modified xsi:type="dcterms:W3CDTF">2026-08-03T20:22:00Z</dcterms:modified>
</cp:coreProperties>
</file>