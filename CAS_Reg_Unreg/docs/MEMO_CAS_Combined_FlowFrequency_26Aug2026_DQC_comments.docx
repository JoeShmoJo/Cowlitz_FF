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80" w:type="dxa"/>
        <w:jc w:val="center"/>
        <w:tblBorders>
          <w:bottom w:val="single" w:sz="18" w:space="0" w:color="auto"/>
        </w:tblBorders>
        <w:tblLook w:val="01E0" w:firstRow="1" w:lastRow="1" w:firstColumn="1" w:lastColumn="1" w:noHBand="0" w:noVBand="0"/>
      </w:tblPr>
      <w:tblGrid>
        <w:gridCol w:w="2850"/>
        <w:gridCol w:w="1440"/>
        <w:gridCol w:w="5190"/>
      </w:tblGrid>
      <w:tr w:rsidR="00A26A7D" w14:paraId="1E918206" w14:textId="77777777" w:rsidTr="00051C47">
        <w:trPr>
          <w:trHeight w:val="540"/>
          <w:jc w:val="center"/>
          <w:ins w:id="0" w:author="Cahill, Ryan J CIV USARMY CENWP (USA)" w:date="2026-08-28T14:32:00Z"/>
        </w:trPr>
        <w:tc>
          <w:tcPr>
            <w:tcW w:w="2850" w:type="dxa"/>
            <w:vMerge w:val="restart"/>
          </w:tcPr>
          <w:p w14:paraId="492C1410" w14:textId="77777777" w:rsidR="00A26A7D" w:rsidRDefault="00A26A7D" w:rsidP="00051C47">
            <w:pPr>
              <w:rPr>
                <w:ins w:id="1" w:author="Cahill, Ryan J CIV USARMY CENWP (USA)" w:date="2026-08-28T14:32:00Z" w16du:dateUtc="2026-08-28T21:32:00Z"/>
              </w:rPr>
            </w:pPr>
            <w:ins w:id="2" w:author="Cahill, Ryan J CIV USARMY CENWP (USA)" w:date="2026-08-28T14:32:00Z" w16du:dateUtc="2026-08-28T21:32:00Z">
              <w:r>
                <w:rPr>
                  <w:noProof/>
                </w:rPr>
                <w:drawing>
                  <wp:inline distT="0" distB="0" distL="0" distR="0" wp14:anchorId="23A5EB6E" wp14:editId="2F459E66">
                    <wp:extent cx="1362075" cy="1247775"/>
                    <wp:effectExtent l="19050" t="0" r="9525" b="0"/>
                    <wp:docPr id="917392026" name="Picture 2" descr="NWP-co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WP-colr"/>
                            <pic:cNvPicPr>
                              <a:picLocks noChangeAspect="1" noChangeArrowheads="1"/>
                            </pic:cNvPicPr>
                          </pic:nvPicPr>
                          <pic:blipFill>
                            <a:blip r:embed="rId7" cstate="print"/>
                            <a:srcRect/>
                            <a:stretch>
                              <a:fillRect/>
                            </a:stretch>
                          </pic:blipFill>
                          <pic:spPr bwMode="auto">
                            <a:xfrm>
                              <a:off x="0" y="0"/>
                              <a:ext cx="1362075" cy="1247775"/>
                            </a:xfrm>
                            <a:prstGeom prst="rect">
                              <a:avLst/>
                            </a:prstGeom>
                            <a:noFill/>
                            <a:ln w="9525">
                              <a:noFill/>
                              <a:miter lim="800000"/>
                              <a:headEnd/>
                              <a:tailEnd/>
                            </a:ln>
                          </pic:spPr>
                        </pic:pic>
                      </a:graphicData>
                    </a:graphic>
                  </wp:inline>
                </w:drawing>
              </w:r>
            </w:ins>
          </w:p>
        </w:tc>
        <w:tc>
          <w:tcPr>
            <w:tcW w:w="6630" w:type="dxa"/>
            <w:gridSpan w:val="2"/>
          </w:tcPr>
          <w:p w14:paraId="3B0A8B5F" w14:textId="0DD02805" w:rsidR="00A26A7D" w:rsidRPr="0052680A" w:rsidRDefault="00A26A7D" w:rsidP="00051C47">
            <w:pPr>
              <w:spacing w:after="240"/>
              <w:rPr>
                <w:ins w:id="3" w:author="Cahill, Ryan J CIV USARMY CENWP (USA)" w:date="2026-08-28T14:32:00Z" w16du:dateUtc="2026-08-28T21:32:00Z"/>
                <w:sz w:val="40"/>
                <w:szCs w:val="40"/>
              </w:rPr>
            </w:pPr>
            <w:ins w:id="4" w:author="Cahill, Ryan J CIV USARMY CENWP (USA)" w:date="2026-08-28T14:32:00Z" w16du:dateUtc="2026-08-28T21:32:00Z">
              <w:r>
                <w:rPr>
                  <w:sz w:val="40"/>
                  <w:szCs w:val="40"/>
                </w:rPr>
                <w:t>Technical Memorandum</w:t>
              </w:r>
            </w:ins>
          </w:p>
        </w:tc>
      </w:tr>
      <w:tr w:rsidR="00A26A7D" w14:paraId="426D65F9" w14:textId="77777777" w:rsidTr="00051C47">
        <w:trPr>
          <w:trHeight w:val="288"/>
          <w:jc w:val="center"/>
          <w:ins w:id="5" w:author="Cahill, Ryan J CIV USARMY CENWP (USA)" w:date="2026-08-28T14:32:00Z"/>
        </w:trPr>
        <w:tc>
          <w:tcPr>
            <w:tcW w:w="2850" w:type="dxa"/>
            <w:vMerge/>
          </w:tcPr>
          <w:p w14:paraId="4F35D0BC" w14:textId="77777777" w:rsidR="00A26A7D" w:rsidRDefault="00A26A7D" w:rsidP="00051C47">
            <w:pPr>
              <w:rPr>
                <w:ins w:id="6" w:author="Cahill, Ryan J CIV USARMY CENWP (USA)" w:date="2026-08-28T14:32:00Z" w16du:dateUtc="2026-08-28T21:32:00Z"/>
              </w:rPr>
            </w:pPr>
          </w:p>
        </w:tc>
        <w:tc>
          <w:tcPr>
            <w:tcW w:w="1440" w:type="dxa"/>
            <w:vAlign w:val="center"/>
          </w:tcPr>
          <w:p w14:paraId="5E958ABF" w14:textId="77777777" w:rsidR="00A26A7D" w:rsidRPr="005A549B" w:rsidRDefault="00A26A7D" w:rsidP="00051C47">
            <w:pPr>
              <w:rPr>
                <w:ins w:id="7" w:author="Cahill, Ryan J CIV USARMY CENWP (USA)" w:date="2026-08-28T14:32:00Z" w16du:dateUtc="2026-08-28T21:32:00Z"/>
                <w:b/>
              </w:rPr>
            </w:pPr>
            <w:ins w:id="8" w:author="Cahill, Ryan J CIV USARMY CENWP (USA)" w:date="2026-08-28T14:32:00Z" w16du:dateUtc="2026-08-28T21:32:00Z">
              <w:r w:rsidRPr="00C77143">
                <w:rPr>
                  <w:b/>
                </w:rPr>
                <w:t xml:space="preserve">Date: </w:t>
              </w:r>
            </w:ins>
          </w:p>
        </w:tc>
        <w:tc>
          <w:tcPr>
            <w:tcW w:w="5190" w:type="dxa"/>
            <w:vAlign w:val="center"/>
          </w:tcPr>
          <w:p w14:paraId="29F8A20C" w14:textId="7BFB8853" w:rsidR="00A26A7D" w:rsidRPr="00AB0F8D" w:rsidRDefault="00A26A7D" w:rsidP="00051C47">
            <w:pPr>
              <w:rPr>
                <w:ins w:id="9" w:author="Cahill, Ryan J CIV USARMY CENWP (USA)" w:date="2026-08-28T14:32:00Z" w16du:dateUtc="2026-08-28T21:32:00Z"/>
              </w:rPr>
            </w:pPr>
            <w:ins w:id="10" w:author="Cahill, Ryan J CIV USARMY CENWP (USA)" w:date="2026-08-28T14:32:00Z" w16du:dateUtc="2026-08-28T21:32:00Z">
              <w:r w:rsidRPr="00A26A7D">
                <w:t>DRAFT — 08/26/2026</w:t>
              </w:r>
            </w:ins>
          </w:p>
        </w:tc>
      </w:tr>
      <w:tr w:rsidR="00A26A7D" w14:paraId="424AEA0F" w14:textId="77777777" w:rsidTr="00051C47">
        <w:trPr>
          <w:trHeight w:val="288"/>
          <w:jc w:val="center"/>
          <w:ins w:id="11" w:author="Cahill, Ryan J CIV USARMY CENWP (USA)" w:date="2026-08-28T14:32:00Z"/>
        </w:trPr>
        <w:tc>
          <w:tcPr>
            <w:tcW w:w="2850" w:type="dxa"/>
            <w:vMerge/>
          </w:tcPr>
          <w:p w14:paraId="79EDE376" w14:textId="77777777" w:rsidR="00A26A7D" w:rsidRDefault="00A26A7D" w:rsidP="00051C47">
            <w:pPr>
              <w:rPr>
                <w:ins w:id="12" w:author="Cahill, Ryan J CIV USARMY CENWP (USA)" w:date="2026-08-28T14:32:00Z" w16du:dateUtc="2026-08-28T21:32:00Z"/>
              </w:rPr>
            </w:pPr>
          </w:p>
        </w:tc>
        <w:tc>
          <w:tcPr>
            <w:tcW w:w="1440" w:type="dxa"/>
            <w:vAlign w:val="center"/>
          </w:tcPr>
          <w:p w14:paraId="363C1630" w14:textId="77777777" w:rsidR="00A26A7D" w:rsidRPr="00C77143" w:rsidRDefault="00A26A7D" w:rsidP="00051C47">
            <w:pPr>
              <w:rPr>
                <w:ins w:id="13" w:author="Cahill, Ryan J CIV USARMY CENWP (USA)" w:date="2026-08-28T14:32:00Z" w16du:dateUtc="2026-08-28T21:32:00Z"/>
                <w:b/>
              </w:rPr>
            </w:pPr>
            <w:ins w:id="14" w:author="Cahill, Ryan J CIV USARMY CENWP (USA)" w:date="2026-08-28T14:32:00Z" w16du:dateUtc="2026-08-28T21:32:00Z">
              <w:r>
                <w:rPr>
                  <w:b/>
                </w:rPr>
                <w:t>Project:</w:t>
              </w:r>
            </w:ins>
          </w:p>
        </w:tc>
        <w:tc>
          <w:tcPr>
            <w:tcW w:w="5190" w:type="dxa"/>
            <w:vAlign w:val="center"/>
          </w:tcPr>
          <w:p w14:paraId="3A2BEDB4" w14:textId="2CF0CF27" w:rsidR="00A26A7D" w:rsidRPr="005A549B" w:rsidRDefault="00A26A7D" w:rsidP="00051C47">
            <w:pPr>
              <w:rPr>
                <w:ins w:id="15" w:author="Cahill, Ryan J CIV USARMY CENWP (USA)" w:date="2026-08-28T14:32:00Z" w16du:dateUtc="2026-08-28T21:32:00Z"/>
              </w:rPr>
            </w:pPr>
            <w:ins w:id="16" w:author="Cahill, Ryan J CIV USARMY CENWP (USA)" w:date="2026-08-28T14:33:00Z" w16du:dateUtc="2026-08-28T21:33:00Z">
              <w:r>
                <w:t>Mount St. Helens Project Cowlitz River Levee Systems</w:t>
              </w:r>
            </w:ins>
          </w:p>
        </w:tc>
      </w:tr>
      <w:tr w:rsidR="00A26A7D" w14:paraId="5132822A" w14:textId="77777777" w:rsidTr="00051C47">
        <w:trPr>
          <w:trHeight w:val="288"/>
          <w:jc w:val="center"/>
          <w:ins w:id="17" w:author="Cahill, Ryan J CIV USARMY CENWP (USA)" w:date="2026-08-28T14:32:00Z"/>
        </w:trPr>
        <w:tc>
          <w:tcPr>
            <w:tcW w:w="2850" w:type="dxa"/>
            <w:vMerge/>
          </w:tcPr>
          <w:p w14:paraId="4F0208DB" w14:textId="77777777" w:rsidR="00A26A7D" w:rsidRDefault="00A26A7D" w:rsidP="00051C47">
            <w:pPr>
              <w:rPr>
                <w:ins w:id="18" w:author="Cahill, Ryan J CIV USARMY CENWP (USA)" w:date="2026-08-28T14:32:00Z" w16du:dateUtc="2026-08-28T21:32:00Z"/>
              </w:rPr>
            </w:pPr>
          </w:p>
        </w:tc>
        <w:tc>
          <w:tcPr>
            <w:tcW w:w="1440" w:type="dxa"/>
            <w:vAlign w:val="center"/>
          </w:tcPr>
          <w:p w14:paraId="1C1A975F" w14:textId="77777777" w:rsidR="00A26A7D" w:rsidRPr="00C77143" w:rsidRDefault="00A26A7D" w:rsidP="00051C47">
            <w:pPr>
              <w:rPr>
                <w:ins w:id="19" w:author="Cahill, Ryan J CIV USARMY CENWP (USA)" w:date="2026-08-28T14:32:00Z" w16du:dateUtc="2026-08-28T21:32:00Z"/>
                <w:b/>
              </w:rPr>
            </w:pPr>
            <w:ins w:id="20" w:author="Cahill, Ryan J CIV USARMY CENWP (USA)" w:date="2026-08-28T14:32:00Z" w16du:dateUtc="2026-08-28T21:32:00Z">
              <w:r>
                <w:rPr>
                  <w:b/>
                </w:rPr>
                <w:t>Subject:</w:t>
              </w:r>
            </w:ins>
          </w:p>
        </w:tc>
        <w:tc>
          <w:tcPr>
            <w:tcW w:w="5190" w:type="dxa"/>
            <w:vAlign w:val="center"/>
          </w:tcPr>
          <w:p w14:paraId="432DDADF" w14:textId="6702ACE8" w:rsidR="00A26A7D" w:rsidRPr="005A549B" w:rsidRDefault="00A26A7D" w:rsidP="00051C47">
            <w:pPr>
              <w:rPr>
                <w:ins w:id="21" w:author="Cahill, Ryan J CIV USARMY CENWP (USA)" w:date="2026-08-28T14:32:00Z" w16du:dateUtc="2026-08-28T21:32:00Z"/>
              </w:rPr>
            </w:pPr>
            <w:ins w:id="22" w:author="Cahill, Ryan J CIV USARMY CENWP (USA)" w:date="2026-08-28T14:33:00Z" w16du:dateUtc="2026-08-28T21:33:00Z">
              <w:r>
                <w:t>Regulated Flow Frequency, Lower Cowlitz River</w:t>
              </w:r>
            </w:ins>
          </w:p>
        </w:tc>
      </w:tr>
      <w:tr w:rsidR="00A26A7D" w14:paraId="59781564" w14:textId="77777777" w:rsidTr="00051C47">
        <w:trPr>
          <w:trHeight w:val="288"/>
          <w:jc w:val="center"/>
          <w:ins w:id="23" w:author="Cahill, Ryan J CIV USARMY CENWP (USA)" w:date="2026-08-28T14:32:00Z"/>
        </w:trPr>
        <w:tc>
          <w:tcPr>
            <w:tcW w:w="2850" w:type="dxa"/>
            <w:vMerge/>
          </w:tcPr>
          <w:p w14:paraId="19B86757" w14:textId="77777777" w:rsidR="00A26A7D" w:rsidRDefault="00A26A7D" w:rsidP="00051C47">
            <w:pPr>
              <w:rPr>
                <w:ins w:id="24" w:author="Cahill, Ryan J CIV USARMY CENWP (USA)" w:date="2026-08-28T14:32:00Z" w16du:dateUtc="2026-08-28T21:32:00Z"/>
              </w:rPr>
            </w:pPr>
          </w:p>
        </w:tc>
        <w:tc>
          <w:tcPr>
            <w:tcW w:w="1440" w:type="dxa"/>
            <w:vAlign w:val="center"/>
          </w:tcPr>
          <w:p w14:paraId="52614587" w14:textId="77777777" w:rsidR="00A26A7D" w:rsidRPr="00C77143" w:rsidRDefault="00A26A7D" w:rsidP="00051C47">
            <w:pPr>
              <w:rPr>
                <w:ins w:id="25" w:author="Cahill, Ryan J CIV USARMY CENWP (USA)" w:date="2026-08-28T14:32:00Z" w16du:dateUtc="2026-08-28T21:32:00Z"/>
                <w:b/>
              </w:rPr>
            </w:pPr>
            <w:ins w:id="26" w:author="Cahill, Ryan J CIV USARMY CENWP (USA)" w:date="2026-08-28T14:32:00Z" w16du:dateUtc="2026-08-28T21:32:00Z">
              <w:r>
                <w:rPr>
                  <w:b/>
                </w:rPr>
                <w:t>From:</w:t>
              </w:r>
            </w:ins>
          </w:p>
        </w:tc>
        <w:tc>
          <w:tcPr>
            <w:tcW w:w="5190" w:type="dxa"/>
            <w:vAlign w:val="center"/>
          </w:tcPr>
          <w:p w14:paraId="78B52C79" w14:textId="13076248" w:rsidR="00A26A7D" w:rsidRPr="005A549B" w:rsidRDefault="00A26A7D" w:rsidP="00051C47">
            <w:pPr>
              <w:rPr>
                <w:ins w:id="27" w:author="Cahill, Ryan J CIV USARMY CENWP (USA)" w:date="2026-08-28T14:32:00Z" w16du:dateUtc="2026-08-28T21:32:00Z"/>
              </w:rPr>
            </w:pPr>
            <w:ins w:id="28" w:author="Cahill, Ryan J CIV USARMY CENWP (USA)" w:date="2026-08-28T14:33:00Z" w16du:dateUtc="2026-08-28T21:33:00Z">
              <w:r>
                <w:t xml:space="preserve">Hydrology and </w:t>
              </w:r>
            </w:ins>
            <w:ins w:id="29" w:author="Cahill, Ryan J CIV USARMY CENWP (USA)" w:date="2026-08-28T14:32:00Z" w16du:dateUtc="2026-08-28T21:32:00Z">
              <w:r>
                <w:t xml:space="preserve">River and </w:t>
              </w:r>
              <w:r w:rsidRPr="00AB0F8D">
                <w:t>Engineering Section</w:t>
              </w:r>
            </w:ins>
            <w:ins w:id="30" w:author="Cahill, Ryan J CIV USARMY CENWP (USA)" w:date="2026-08-28T14:33:00Z" w16du:dateUtc="2026-08-28T21:33:00Z">
              <w:r>
                <w:t>, Portland District</w:t>
              </w:r>
            </w:ins>
          </w:p>
        </w:tc>
      </w:tr>
      <w:tr w:rsidR="00A26A7D" w14:paraId="30435F25" w14:textId="77777777" w:rsidTr="00051C47">
        <w:trPr>
          <w:trHeight w:val="288"/>
          <w:jc w:val="center"/>
          <w:ins w:id="31" w:author="Cahill, Ryan J CIV USARMY CENWP (USA)" w:date="2026-08-28T14:32:00Z"/>
        </w:trPr>
        <w:tc>
          <w:tcPr>
            <w:tcW w:w="2850" w:type="dxa"/>
          </w:tcPr>
          <w:p w14:paraId="6ED98BD8" w14:textId="77777777" w:rsidR="00A26A7D" w:rsidRDefault="00A26A7D" w:rsidP="00051C47">
            <w:pPr>
              <w:rPr>
                <w:ins w:id="32" w:author="Cahill, Ryan J CIV USARMY CENWP (USA)" w:date="2026-08-28T14:32:00Z" w16du:dateUtc="2026-08-28T21:32:00Z"/>
              </w:rPr>
            </w:pPr>
          </w:p>
        </w:tc>
        <w:tc>
          <w:tcPr>
            <w:tcW w:w="1440" w:type="dxa"/>
            <w:vAlign w:val="center"/>
          </w:tcPr>
          <w:p w14:paraId="2AD6DA9A" w14:textId="77777777" w:rsidR="00A26A7D" w:rsidRDefault="00A26A7D" w:rsidP="00051C47">
            <w:pPr>
              <w:rPr>
                <w:ins w:id="33" w:author="Cahill, Ryan J CIV USARMY CENWP (USA)" w:date="2026-08-28T14:32:00Z" w16du:dateUtc="2026-08-28T21:32:00Z"/>
                <w:b/>
              </w:rPr>
            </w:pPr>
          </w:p>
        </w:tc>
        <w:tc>
          <w:tcPr>
            <w:tcW w:w="5190" w:type="dxa"/>
            <w:vAlign w:val="center"/>
          </w:tcPr>
          <w:p w14:paraId="0F8D069D" w14:textId="77777777" w:rsidR="00A26A7D" w:rsidRDefault="00A26A7D" w:rsidP="00051C47">
            <w:pPr>
              <w:rPr>
                <w:ins w:id="34" w:author="Cahill, Ryan J CIV USARMY CENWP (USA)" w:date="2026-08-28T14:32:00Z" w16du:dateUtc="2026-08-28T21:32:00Z"/>
              </w:rPr>
            </w:pPr>
          </w:p>
        </w:tc>
      </w:tr>
    </w:tbl>
    <w:p w14:paraId="14FDD89F" w14:textId="77777777" w:rsidR="00A26A7D" w:rsidRDefault="00A26A7D">
      <w:pPr>
        <w:spacing w:after="60"/>
        <w:jc w:val="center"/>
        <w:rPr>
          <w:ins w:id="35" w:author="Cahill, Ryan J CIV USARMY CENWP (USA)" w:date="2026-08-28T14:32:00Z" w16du:dateUtc="2026-08-28T21:32:00Z"/>
          <w:b/>
          <w:sz w:val="28"/>
        </w:rPr>
      </w:pPr>
    </w:p>
    <w:p w14:paraId="741380F8" w14:textId="4EB47DF2" w:rsidR="00BD248F" w:rsidDel="00A26A7D" w:rsidRDefault="003040A7">
      <w:pPr>
        <w:spacing w:after="60"/>
        <w:jc w:val="center"/>
        <w:rPr>
          <w:del w:id="36" w:author="Cahill, Ryan J CIV USARMY CENWP (USA)" w:date="2026-08-28T14:33:00Z" w16du:dateUtc="2026-08-28T21:33:00Z"/>
        </w:rPr>
      </w:pPr>
      <w:del w:id="37" w:author="Cahill, Ryan J CIV USARMY CENWP (USA)" w:date="2026-08-28T14:33:00Z" w16du:dateUtc="2026-08-28T21:33:00Z">
        <w:r w:rsidDel="00A26A7D">
          <w:rPr>
            <w:b/>
            <w:sz w:val="28"/>
          </w:rPr>
          <w:delText>MEMORANDUM FOR RECORD</w:delText>
        </w:r>
      </w:del>
    </w:p>
    <w:p w14:paraId="2B47A26E" w14:textId="144317D1" w:rsidR="00BD248F" w:rsidDel="00A26A7D" w:rsidRDefault="003040A7">
      <w:pPr>
        <w:spacing w:after="240"/>
        <w:jc w:val="center"/>
        <w:rPr>
          <w:del w:id="38" w:author="Cahill, Ryan J CIV USARMY CENWP (USA)" w:date="2026-08-28T14:33:00Z" w16du:dateUtc="2026-08-28T21:33:00Z"/>
        </w:rPr>
      </w:pPr>
      <w:del w:id="39" w:author="Cahill, Ryan J CIV USARMY CENWP (USA)" w:date="2026-08-28T14:33:00Z" w16du:dateUtc="2026-08-28T21:33:00Z">
        <w:r w:rsidDel="00A26A7D">
          <w:rPr>
            <w:sz w:val="21"/>
          </w:rPr>
          <w:delText>U.S. Army Corps of Engineers, Portland District</w:delText>
        </w:r>
      </w:del>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2400"/>
        <w:gridCol w:w="6960"/>
      </w:tblGrid>
      <w:tr w:rsidR="00BD248F" w:rsidDel="00A26A7D" w14:paraId="1A82DDBA" w14:textId="74890A18">
        <w:trPr>
          <w:jc w:val="center"/>
          <w:del w:id="40" w:author="Cahill, Ryan J CIV USARMY CENWP (USA)" w:date="2026-08-28T14:33:00Z"/>
        </w:trPr>
        <w:tc>
          <w:tcPr>
            <w:tcW w:w="2400" w:type="dxa"/>
            <w:shd w:val="clear" w:color="auto" w:fill="D9E2EC"/>
          </w:tcPr>
          <w:p w14:paraId="762F2502" w14:textId="1C636263" w:rsidR="00BD248F" w:rsidDel="00A26A7D" w:rsidRDefault="003040A7">
            <w:pPr>
              <w:jc w:val="center"/>
              <w:rPr>
                <w:del w:id="41" w:author="Cahill, Ryan J CIV USARMY CENWP (USA)" w:date="2026-08-28T14:33:00Z" w16du:dateUtc="2026-08-28T21:33:00Z"/>
              </w:rPr>
            </w:pPr>
            <w:del w:id="42" w:author="Cahill, Ryan J CIV USARMY CENWP (USA)" w:date="2026-08-28T14:33:00Z" w16du:dateUtc="2026-08-28T21:33:00Z">
              <w:r w:rsidDel="00A26A7D">
                <w:rPr>
                  <w:b/>
                  <w:sz w:val="19"/>
                </w:rPr>
                <w:delText>Item</w:delText>
              </w:r>
            </w:del>
          </w:p>
        </w:tc>
        <w:tc>
          <w:tcPr>
            <w:tcW w:w="6960" w:type="dxa"/>
            <w:shd w:val="clear" w:color="auto" w:fill="D9E2EC"/>
          </w:tcPr>
          <w:p w14:paraId="09ABAFC5" w14:textId="52327395" w:rsidR="00BD248F" w:rsidDel="00A26A7D" w:rsidRDefault="003040A7">
            <w:pPr>
              <w:jc w:val="center"/>
              <w:rPr>
                <w:del w:id="43" w:author="Cahill, Ryan J CIV USARMY CENWP (USA)" w:date="2026-08-28T14:33:00Z" w16du:dateUtc="2026-08-28T21:33:00Z"/>
              </w:rPr>
            </w:pPr>
            <w:del w:id="44" w:author="Cahill, Ryan J CIV USARMY CENWP (USA)" w:date="2026-08-28T14:33:00Z" w16du:dateUtc="2026-08-28T21:33:00Z">
              <w:r w:rsidDel="00A26A7D">
                <w:rPr>
                  <w:b/>
                  <w:sz w:val="19"/>
                </w:rPr>
                <w:delText>Description</w:delText>
              </w:r>
            </w:del>
          </w:p>
        </w:tc>
      </w:tr>
      <w:tr w:rsidR="00BD248F" w:rsidDel="00A26A7D" w14:paraId="458EBFAB" w14:textId="10094A11">
        <w:trPr>
          <w:jc w:val="center"/>
          <w:del w:id="45" w:author="Cahill, Ryan J CIV USARMY CENWP (USA)" w:date="2026-08-28T14:33:00Z"/>
        </w:trPr>
        <w:tc>
          <w:tcPr>
            <w:tcW w:w="2400" w:type="dxa"/>
          </w:tcPr>
          <w:p w14:paraId="2980F526" w14:textId="08D0A0C3" w:rsidR="00BD248F" w:rsidDel="00A26A7D" w:rsidRDefault="003040A7">
            <w:pPr>
              <w:rPr>
                <w:del w:id="46" w:author="Cahill, Ryan J CIV USARMY CENWP (USA)" w:date="2026-08-28T14:33:00Z" w16du:dateUtc="2026-08-28T21:33:00Z"/>
              </w:rPr>
            </w:pPr>
            <w:del w:id="47" w:author="Cahill, Ryan J CIV USARMY CENWP (USA)" w:date="2026-08-28T14:33:00Z" w16du:dateUtc="2026-08-28T21:33:00Z">
              <w:r w:rsidDel="00A26A7D">
                <w:rPr>
                  <w:sz w:val="19"/>
                </w:rPr>
                <w:delText>Subject</w:delText>
              </w:r>
            </w:del>
          </w:p>
        </w:tc>
        <w:tc>
          <w:tcPr>
            <w:tcW w:w="6960" w:type="dxa"/>
          </w:tcPr>
          <w:p w14:paraId="53497EB5" w14:textId="4DF02005" w:rsidR="00BD248F" w:rsidDel="00A26A7D" w:rsidRDefault="003040A7">
            <w:pPr>
              <w:rPr>
                <w:del w:id="48" w:author="Cahill, Ryan J CIV USARMY CENWP (USA)" w:date="2026-08-28T14:33:00Z" w16du:dateUtc="2026-08-28T21:33:00Z"/>
              </w:rPr>
            </w:pPr>
            <w:del w:id="49" w:author="Cahill, Ryan J CIV USARMY CENWP (USA)" w:date="2026-08-28T14:33:00Z" w16du:dateUtc="2026-08-28T21:33:00Z">
              <w:r w:rsidDel="00A26A7D">
                <w:rPr>
                  <w:sz w:val="19"/>
                </w:rPr>
                <w:delText xml:space="preserve">Regulated Flow Frequency, </w:delText>
              </w:r>
              <w:r w:rsidR="008D5E1A" w:rsidDel="00A26A7D">
                <w:rPr>
                  <w:sz w:val="19"/>
                </w:rPr>
                <w:delText xml:space="preserve">Lower </w:delText>
              </w:r>
              <w:r w:rsidDel="00A26A7D">
                <w:rPr>
                  <w:sz w:val="19"/>
                </w:rPr>
                <w:delText>Cowlitz River, Washington</w:delText>
              </w:r>
            </w:del>
          </w:p>
        </w:tc>
      </w:tr>
      <w:tr w:rsidR="00BD248F" w:rsidDel="00A26A7D" w14:paraId="453A09C6" w14:textId="43E8F20C">
        <w:trPr>
          <w:jc w:val="center"/>
          <w:del w:id="50" w:author="Cahill, Ryan J CIV USARMY CENWP (USA)" w:date="2026-08-28T14:33:00Z"/>
        </w:trPr>
        <w:tc>
          <w:tcPr>
            <w:tcW w:w="2400" w:type="dxa"/>
          </w:tcPr>
          <w:p w14:paraId="105BDBC4" w14:textId="5F386FD5" w:rsidR="00BD248F" w:rsidDel="00A26A7D" w:rsidRDefault="003040A7">
            <w:pPr>
              <w:rPr>
                <w:del w:id="51" w:author="Cahill, Ryan J CIV USARMY CENWP (USA)" w:date="2026-08-28T14:33:00Z" w16du:dateUtc="2026-08-28T21:33:00Z"/>
              </w:rPr>
            </w:pPr>
            <w:del w:id="52" w:author="Cahill, Ryan J CIV USARMY CENWP (USA)" w:date="2026-08-28T14:33:00Z" w16du:dateUtc="2026-08-28T21:33:00Z">
              <w:r w:rsidDel="00A26A7D">
                <w:rPr>
                  <w:sz w:val="19"/>
                </w:rPr>
                <w:delText>From</w:delText>
              </w:r>
            </w:del>
          </w:p>
        </w:tc>
        <w:tc>
          <w:tcPr>
            <w:tcW w:w="6960" w:type="dxa"/>
          </w:tcPr>
          <w:p w14:paraId="2F0A9D1C" w14:textId="62A736AA" w:rsidR="00BD248F" w:rsidDel="00A26A7D" w:rsidRDefault="003040A7">
            <w:pPr>
              <w:rPr>
                <w:del w:id="53" w:author="Cahill, Ryan J CIV USARMY CENWP (USA)" w:date="2026-08-28T14:33:00Z" w16du:dateUtc="2026-08-28T21:33:00Z"/>
              </w:rPr>
            </w:pPr>
            <w:del w:id="54" w:author="Cahill, Ryan J CIV USARMY CENWP (USA)" w:date="2026-08-28T14:33:00Z" w16du:dateUtc="2026-08-28T21:33:00Z">
              <w:r w:rsidDel="00A26A7D">
                <w:rPr>
                  <w:sz w:val="19"/>
                </w:rPr>
                <w:delText>Hydrology and Hydraulics Branch, Portland District</w:delText>
              </w:r>
            </w:del>
          </w:p>
        </w:tc>
      </w:tr>
      <w:tr w:rsidR="00BD248F" w:rsidDel="00A26A7D" w14:paraId="177BFE3F" w14:textId="0ED94CD5">
        <w:trPr>
          <w:jc w:val="center"/>
          <w:del w:id="55" w:author="Cahill, Ryan J CIV USARMY CENWP (USA)" w:date="2026-08-28T14:33:00Z"/>
        </w:trPr>
        <w:tc>
          <w:tcPr>
            <w:tcW w:w="2400" w:type="dxa"/>
          </w:tcPr>
          <w:p w14:paraId="5E95B929" w14:textId="75E5AE58" w:rsidR="00BD248F" w:rsidDel="00A26A7D" w:rsidRDefault="003040A7">
            <w:pPr>
              <w:rPr>
                <w:del w:id="56" w:author="Cahill, Ryan J CIV USARMY CENWP (USA)" w:date="2026-08-28T14:33:00Z" w16du:dateUtc="2026-08-28T21:33:00Z"/>
              </w:rPr>
            </w:pPr>
            <w:del w:id="57" w:author="Cahill, Ryan J CIV USARMY CENWP (USA)" w:date="2026-08-28T14:33:00Z" w16du:dateUtc="2026-08-28T21:33:00Z">
              <w:r w:rsidDel="00A26A7D">
                <w:rPr>
                  <w:sz w:val="19"/>
                </w:rPr>
                <w:delText>Date</w:delText>
              </w:r>
            </w:del>
          </w:p>
        </w:tc>
        <w:tc>
          <w:tcPr>
            <w:tcW w:w="6960" w:type="dxa"/>
          </w:tcPr>
          <w:p w14:paraId="30ED37A2" w14:textId="4A1B27F9" w:rsidR="00BD248F" w:rsidDel="00A26A7D" w:rsidRDefault="003040A7">
            <w:pPr>
              <w:rPr>
                <w:del w:id="58" w:author="Cahill, Ryan J CIV USARMY CENWP (USA)" w:date="2026-08-28T14:33:00Z" w16du:dateUtc="2026-08-28T21:33:00Z"/>
              </w:rPr>
            </w:pPr>
            <w:del w:id="59" w:author="Cahill, Ryan J CIV USARMY CENWP (USA)" w:date="2026-08-28T14:33:00Z" w16du:dateUtc="2026-08-28T21:33:00Z">
              <w:r w:rsidDel="00A26A7D">
                <w:rPr>
                  <w:sz w:val="19"/>
                </w:rPr>
                <w:delText>August 2026</w:delText>
              </w:r>
            </w:del>
          </w:p>
        </w:tc>
      </w:tr>
      <w:tr w:rsidR="00BD248F" w:rsidDel="00A26A7D" w14:paraId="4FF7EE5F" w14:textId="40AD4B37">
        <w:trPr>
          <w:jc w:val="center"/>
          <w:del w:id="60" w:author="Cahill, Ryan J CIV USARMY CENWP (USA)" w:date="2026-08-28T14:33:00Z"/>
        </w:trPr>
        <w:tc>
          <w:tcPr>
            <w:tcW w:w="2400" w:type="dxa"/>
          </w:tcPr>
          <w:p w14:paraId="0AD579CD" w14:textId="6510E3E6" w:rsidR="00BD248F" w:rsidDel="00A26A7D" w:rsidRDefault="003040A7">
            <w:pPr>
              <w:rPr>
                <w:del w:id="61" w:author="Cahill, Ryan J CIV USARMY CENWP (USA)" w:date="2026-08-28T14:33:00Z" w16du:dateUtc="2026-08-28T21:33:00Z"/>
              </w:rPr>
            </w:pPr>
            <w:del w:id="62" w:author="Cahill, Ryan J CIV USARMY CENWP (USA)" w:date="2026-08-28T14:33:00Z" w16du:dateUtc="2026-08-28T21:33:00Z">
              <w:r w:rsidDel="00A26A7D">
                <w:rPr>
                  <w:sz w:val="19"/>
                </w:rPr>
                <w:delText>Status</w:delText>
              </w:r>
            </w:del>
          </w:p>
        </w:tc>
        <w:tc>
          <w:tcPr>
            <w:tcW w:w="6960" w:type="dxa"/>
          </w:tcPr>
          <w:p w14:paraId="3AAE68D1" w14:textId="07B833F1" w:rsidR="00BD248F" w:rsidDel="00A26A7D" w:rsidRDefault="003040A7">
            <w:pPr>
              <w:rPr>
                <w:del w:id="63" w:author="Cahill, Ryan J CIV USARMY CENWP (USA)" w:date="2026-08-28T14:33:00Z" w16du:dateUtc="2026-08-28T21:33:00Z"/>
              </w:rPr>
            </w:pPr>
            <w:del w:id="64" w:author="Cahill, Ryan J CIV USARMY CENWP (USA)" w:date="2026-08-28T14:33:00Z" w16du:dateUtc="2026-08-28T21:33:00Z">
              <w:r w:rsidDel="00A26A7D">
                <w:rPr>
                  <w:sz w:val="19"/>
                </w:rPr>
                <w:delText xml:space="preserve">DRAFT — </w:delText>
              </w:r>
              <w:r w:rsidR="008D5E1A" w:rsidDel="00A26A7D">
                <w:rPr>
                  <w:sz w:val="19"/>
                </w:rPr>
                <w:delText>08/26/2026</w:delText>
              </w:r>
            </w:del>
          </w:p>
        </w:tc>
      </w:tr>
    </w:tbl>
    <w:p w14:paraId="7580812F" w14:textId="053F0463" w:rsidR="00BD248F" w:rsidDel="00A26A7D" w:rsidRDefault="00BD248F">
      <w:pPr>
        <w:spacing w:after="120" w:line="276" w:lineRule="auto"/>
        <w:rPr>
          <w:del w:id="65" w:author="Cahill, Ryan J CIV USARMY CENWP (USA)" w:date="2026-08-28T14:34:00Z" w16du:dateUtc="2026-08-28T21:34:00Z"/>
        </w:rPr>
      </w:pPr>
    </w:p>
    <w:p w14:paraId="5DE8DDA3" w14:textId="77777777" w:rsidR="00BD248F" w:rsidRDefault="003040A7">
      <w:pPr>
        <w:pStyle w:val="Heading1"/>
        <w:spacing w:before="300" w:after="140"/>
      </w:pPr>
      <w:r>
        <w:rPr>
          <w:b/>
          <w:sz w:val="26"/>
        </w:rPr>
        <w:t>1. Purpose</w:t>
      </w:r>
    </w:p>
    <w:p w14:paraId="498B8FE7" w14:textId="6F171C32" w:rsidR="00BD248F" w:rsidRDefault="003040A7">
      <w:pPr>
        <w:spacing w:after="160" w:line="276" w:lineRule="auto"/>
      </w:pPr>
      <w:r>
        <w:t xml:space="preserve">This memorandum documents the development of </w:t>
      </w:r>
      <w:r w:rsidR="00573824">
        <w:t xml:space="preserve">a </w:t>
      </w:r>
      <w:r>
        <w:t>regulated</w:t>
      </w:r>
      <w:r w:rsidR="00573824">
        <w:t xml:space="preserve"> peak</w:t>
      </w:r>
      <w:r>
        <w:t xml:space="preserve"> flow frequency curve</w:t>
      </w:r>
      <w:r w:rsidR="00573824">
        <w:t xml:space="preserve"> </w:t>
      </w:r>
      <w:r>
        <w:t>for the</w:t>
      </w:r>
      <w:r w:rsidR="00E7339F">
        <w:t xml:space="preserve"> lower</w:t>
      </w:r>
      <w:r>
        <w:t xml:space="preserve"> Cowlitz </w:t>
      </w:r>
      <w:r w:rsidR="00E7339F">
        <w:t>valley</w:t>
      </w:r>
      <w:r>
        <w:t xml:space="preserve"> </w:t>
      </w:r>
      <w:r w:rsidR="00E7339F">
        <w:t>in Cowlitz County, Washington</w:t>
      </w:r>
      <w:r w:rsidR="001236BF">
        <w:t xml:space="preserve"> to inform levee </w:t>
      </w:r>
      <w:del w:id="66" w:author="Cahill, Ryan J CIV USARMY CENWP (USA)" w:date="2026-08-28T09:29:00Z" w16du:dateUtc="2026-08-28T16:29:00Z">
        <w:r w:rsidR="001236BF" w:rsidDel="00BA6725">
          <w:delText xml:space="preserve">fragility </w:delText>
        </w:r>
      </w:del>
      <w:r w:rsidR="001236BF">
        <w:t>assessment</w:t>
      </w:r>
      <w:ins w:id="67" w:author="Cahill, Ryan J CIV USARMY CENWP (USA)" w:date="2026-08-28T09:29:00Z" w16du:dateUtc="2026-08-28T16:29:00Z">
        <w:r w:rsidR="00BA6725">
          <w:t>s</w:t>
        </w:r>
      </w:ins>
      <w:r w:rsidR="001236BF">
        <w:t xml:space="preserve"> and floodplain mapping. </w:t>
      </w:r>
      <w:r>
        <w:t>Unregulated curves are developed for the instantaneous peak</w:t>
      </w:r>
      <w:r w:rsidR="001236BF">
        <w:t xml:space="preserve">, </w:t>
      </w:r>
      <w:r>
        <w:t>1-, 3-, and 5-day durations</w:t>
      </w:r>
      <w:r w:rsidR="00E7339F">
        <w:t xml:space="preserve"> </w:t>
      </w:r>
      <w:r>
        <w:t>(Section 4)</w:t>
      </w:r>
      <w:r w:rsidR="001236BF">
        <w:t xml:space="preserve"> and used to develop </w:t>
      </w:r>
      <w:r>
        <w:t xml:space="preserve">regulated </w:t>
      </w:r>
      <w:r w:rsidR="009969E7">
        <w:t xml:space="preserve">flow frequency </w:t>
      </w:r>
      <w:r>
        <w:t>curve</w:t>
      </w:r>
      <w:r w:rsidR="002B6215">
        <w:t>s</w:t>
      </w:r>
      <w:r w:rsidR="00CC1D17">
        <w:t xml:space="preserve"> for locations </w:t>
      </w:r>
      <w:r w:rsidR="00C3478A">
        <w:t>along</w:t>
      </w:r>
      <w:r w:rsidR="00CC1D17">
        <w:t xml:space="preserve"> the lower</w:t>
      </w:r>
      <w:r w:rsidR="00C3478A">
        <w:t xml:space="preserve"> Cowlitz River</w:t>
      </w:r>
      <w:r>
        <w:t xml:space="preserve"> </w:t>
      </w:r>
      <w:r w:rsidR="009969E7">
        <w:t>reflecting current Water Control Manual flood risk management operations</w:t>
      </w:r>
      <w:r w:rsidR="00E7339F">
        <w:t xml:space="preserve"> </w:t>
      </w:r>
      <w:r>
        <w:t>(Section 5).</w:t>
      </w:r>
    </w:p>
    <w:p w14:paraId="0A1C7B05" w14:textId="77777777" w:rsidR="00BD248F" w:rsidRDefault="003040A7">
      <w:pPr>
        <w:pStyle w:val="Heading1"/>
        <w:spacing w:before="300" w:after="140"/>
      </w:pPr>
      <w:r>
        <w:rPr>
          <w:b/>
          <w:sz w:val="26"/>
        </w:rPr>
        <w:t>2. Basin Description and Project Operation</w:t>
      </w:r>
    </w:p>
    <w:p w14:paraId="01A82A17" w14:textId="31179172" w:rsidR="00BD248F" w:rsidRDefault="003040A7">
      <w:pPr>
        <w:spacing w:after="160" w:line="276" w:lineRule="auto"/>
      </w:pPr>
      <w:r>
        <w:t>The Cowlitz River drains the southern Washington Cascades and enters the Columbia River near Longview. The Castle Rock gage (USGS 14243000) sits in the lower valley, downstream of the Toutle River confluence, with a peak-flow record spanning water years 1927 through 2026. The total</w:t>
      </w:r>
      <w:r w:rsidR="00E7339F">
        <w:t xml:space="preserve"> Cowlitz</w:t>
      </w:r>
      <w:r>
        <w:t xml:space="preserve"> basin area is 2,</w:t>
      </w:r>
      <w:r w:rsidR="00E7339F">
        <w:t xml:space="preserve">480 </w:t>
      </w:r>
      <w:r>
        <w:t>square miles, of which 1,170 square miles</w:t>
      </w:r>
      <w:r w:rsidR="007A0271">
        <w:t xml:space="preserve"> (roughly half)</w:t>
      </w:r>
      <w:r>
        <w:t xml:space="preserve"> </w:t>
      </w:r>
      <w:del w:id="68" w:author="Cahill, Ryan J CIV USARMY CENWP (USA)" w:date="2026-08-28T11:58:00Z" w16du:dateUtc="2026-08-28T18:58:00Z">
        <w:r w:rsidDel="00D9538B">
          <w:delText xml:space="preserve">of headwaters </w:delText>
        </w:r>
      </w:del>
      <w:r>
        <w:t>are regulated by Mossyrock Dam.</w:t>
      </w:r>
      <w:r w:rsidR="007A0271">
        <w:t xml:space="preserve"> </w:t>
      </w:r>
      <w:r>
        <w:t>Mossyrock Dam</w:t>
      </w:r>
      <w:r w:rsidR="00CC1D17">
        <w:t>,</w:t>
      </w:r>
      <w:r w:rsidR="009969E7">
        <w:t xml:space="preserve"> </w:t>
      </w:r>
      <w:ins w:id="69" w:author="Cahill, Ryan J CIV USARMY CENWP (USA)" w:date="2026-08-28T09:29:00Z" w16du:dateUtc="2026-08-28T16:29:00Z">
        <w:r w:rsidR="00BA6725">
          <w:t>c</w:t>
        </w:r>
      </w:ins>
      <w:del w:id="70" w:author="Cahill, Ryan J CIV USARMY CENWP (USA)" w:date="2026-08-28T09:29:00Z" w16du:dateUtc="2026-08-28T16:29:00Z">
        <w:r w:rsidR="009969E7" w:rsidDel="00BA6725">
          <w:delText>C</w:delText>
        </w:r>
      </w:del>
      <w:r w:rsidR="009969E7">
        <w:t xml:space="preserve">ompleted in 1968, </w:t>
      </w:r>
      <w:r>
        <w:t xml:space="preserve">provides the only usable flood storage in the basin. </w:t>
      </w:r>
      <w:r w:rsidR="009969E7">
        <w:t xml:space="preserve">Just downstream of Mossyrock is </w:t>
      </w:r>
      <w:r>
        <w:t>Mayfield Dam</w:t>
      </w:r>
      <w:r w:rsidR="00C3478A">
        <w:t>,</w:t>
      </w:r>
      <w:r w:rsidR="009969E7">
        <w:t xml:space="preserve"> which acts as</w:t>
      </w:r>
      <w:r>
        <w:t xml:space="preserve"> a re-regulating dam that smooths power peaking releases from Mossyrock </w:t>
      </w:r>
      <w:r w:rsidR="009969E7">
        <w:t>providing</w:t>
      </w:r>
      <w:r>
        <w:t xml:space="preserve"> no meaningful flood regulation of its own. Cowlitz Falls Dam above Mossyrock and the Sediment Retention Structure on the Toutle</w:t>
      </w:r>
      <w:r w:rsidR="00C3478A">
        <w:t xml:space="preserve"> River </w:t>
      </w:r>
      <w:r>
        <w:t>are both run-of-river.</w:t>
      </w:r>
    </w:p>
    <w:p w14:paraId="2B635B78" w14:textId="77777777" w:rsidR="007A0271" w:rsidRDefault="007A0271">
      <w:pPr>
        <w:spacing w:after="160" w:line="276" w:lineRule="auto"/>
      </w:pPr>
    </w:p>
    <w:p w14:paraId="1DB8DD65" w14:textId="4B8931DB" w:rsidR="00BD248F" w:rsidRDefault="002B6215" w:rsidP="002B6215">
      <w:pPr>
        <w:spacing w:after="80"/>
        <w:jc w:val="center"/>
      </w:pPr>
      <w:r w:rsidRPr="002B6215">
        <w:rPr>
          <w:noProof/>
        </w:rPr>
        <w:lastRenderedPageBreak/>
        <w:drawing>
          <wp:inline distT="0" distB="0" distL="0" distR="0" wp14:anchorId="126890EF" wp14:editId="6A583998">
            <wp:extent cx="5943600" cy="4472305"/>
            <wp:effectExtent l="0" t="0" r="0" b="4445"/>
            <wp:docPr id="2409966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472305"/>
                    </a:xfrm>
                    <a:prstGeom prst="rect">
                      <a:avLst/>
                    </a:prstGeom>
                    <a:noFill/>
                    <a:ln>
                      <a:noFill/>
                    </a:ln>
                  </pic:spPr>
                </pic:pic>
              </a:graphicData>
            </a:graphic>
          </wp:inline>
        </w:drawing>
      </w:r>
    </w:p>
    <w:p w14:paraId="58121FA7" w14:textId="77777777" w:rsidR="00BD248F" w:rsidRDefault="003040A7">
      <w:pPr>
        <w:spacing w:before="80" w:after="240"/>
        <w:jc w:val="center"/>
      </w:pPr>
      <w:r>
        <w:rPr>
          <w:i/>
          <w:sz w:val="19"/>
        </w:rPr>
        <w:t>Figure 2-1. Cowlitz River basin, showing the Castle Rock gage, the Mossyrock and Mayfield projects, and the Toutle and Tilton tributaries.</w:t>
      </w:r>
    </w:p>
    <w:p w14:paraId="4A553574" w14:textId="77777777" w:rsidR="00BD248F" w:rsidRDefault="003040A7">
      <w:pPr>
        <w:pStyle w:val="Heading2"/>
        <w:spacing w:before="300" w:after="140"/>
      </w:pPr>
      <w:r>
        <w:rPr>
          <w:b/>
          <w:sz w:val="23"/>
        </w:rPr>
        <w:t>2.1 Previous Studies</w:t>
      </w:r>
    </w:p>
    <w:p w14:paraId="41F074F6" w14:textId="53BC0474" w:rsidR="00BD248F" w:rsidRDefault="003040A7">
      <w:pPr>
        <w:spacing w:after="160" w:line="276" w:lineRule="auto"/>
      </w:pPr>
      <w:r>
        <w:t>The previously adopted unregulated and regulated frequency curves at Castle Rock come from the 2009 Cowlitz Hydrology Restudy which predates Bulletin 17C</w:t>
      </w:r>
      <w:r w:rsidR="00CC1D17">
        <w:t>,</w:t>
      </w:r>
      <w:r>
        <w:t xml:space="preserve"> does not include the most recent 17 years of record</w:t>
      </w:r>
      <w:r w:rsidR="00BF68BD">
        <w:t>, and used a limited set of synthetic hydrographs to inform the upper portion of the regulated flow frequency curve</w:t>
      </w:r>
      <w:r>
        <w:t xml:space="preserve">. Section 6 compares </w:t>
      </w:r>
      <w:r w:rsidR="002B6215">
        <w:t>the current study results</w:t>
      </w:r>
      <w:r>
        <w:t xml:space="preserve"> against the 2009 study.</w:t>
      </w:r>
    </w:p>
    <w:p w14:paraId="40C3E8B2" w14:textId="77777777" w:rsidR="00BD248F" w:rsidRDefault="003040A7">
      <w:pPr>
        <w:pStyle w:val="Heading1"/>
        <w:spacing w:before="300" w:after="140"/>
      </w:pPr>
      <w:r>
        <w:rPr>
          <w:b/>
          <w:sz w:val="26"/>
        </w:rPr>
        <w:t>3. Data Used</w:t>
      </w:r>
    </w:p>
    <w:p w14:paraId="36C2BAA6" w14:textId="68F5C667" w:rsidR="00BD248F" w:rsidRDefault="003040A7">
      <w:pPr>
        <w:spacing w:after="160" w:line="276" w:lineRule="auto"/>
      </w:pPr>
      <w:r>
        <w:t xml:space="preserve">Table 3-1 lists the datasets </w:t>
      </w:r>
      <w:del w:id="71" w:author="Cahill, Ryan J CIV USARMY CENWP (USA)" w:date="2026-08-28T09:38:00Z" w16du:dateUtc="2026-08-28T16:38:00Z">
        <w:r w:rsidDel="00DE5D21">
          <w:delText xml:space="preserve">and models </w:delText>
        </w:r>
      </w:del>
      <w:r>
        <w:t xml:space="preserve">used and the purpose each served. </w:t>
      </w:r>
      <w:del w:id="72" w:author="Cahill, Ryan J CIV USARMY CENWP (USA)" w:date="2026-08-28T09:30:00Z" w16du:dateUtc="2026-08-28T16:30:00Z">
        <w:r w:rsidDel="00252D56">
          <w:delText>The observed hydrologic records are shared by both analyses; the reservoir simulation model and its outputs are specific to the regulated study.</w:delText>
        </w:r>
      </w:del>
    </w:p>
    <w:tbl>
      <w:tblPr>
        <w:tblW w:w="9360" w:type="dxa"/>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3600"/>
        <w:gridCol w:w="1700"/>
        <w:gridCol w:w="4060"/>
      </w:tblGrid>
      <w:tr w:rsidR="00BD248F" w14:paraId="0295DC3C" w14:textId="77777777" w:rsidTr="00DC1207">
        <w:trPr>
          <w:jc w:val="center"/>
        </w:trPr>
        <w:tc>
          <w:tcPr>
            <w:tcW w:w="3600" w:type="dxa"/>
            <w:shd w:val="clear" w:color="auto" w:fill="D9E2EC"/>
          </w:tcPr>
          <w:p w14:paraId="677F3ECE" w14:textId="77777777" w:rsidR="00BD248F" w:rsidRDefault="003040A7">
            <w:pPr>
              <w:jc w:val="center"/>
            </w:pPr>
            <w:r>
              <w:rPr>
                <w:b/>
                <w:sz w:val="19"/>
              </w:rPr>
              <w:t>Dataset or model</w:t>
            </w:r>
          </w:p>
        </w:tc>
        <w:tc>
          <w:tcPr>
            <w:tcW w:w="1700" w:type="dxa"/>
            <w:shd w:val="clear" w:color="auto" w:fill="D9E2EC"/>
          </w:tcPr>
          <w:p w14:paraId="17995023" w14:textId="77777777" w:rsidR="00BD248F" w:rsidRDefault="003040A7">
            <w:pPr>
              <w:jc w:val="center"/>
            </w:pPr>
            <w:r>
              <w:rPr>
                <w:b/>
                <w:sz w:val="19"/>
              </w:rPr>
              <w:t>Period used</w:t>
            </w:r>
          </w:p>
        </w:tc>
        <w:tc>
          <w:tcPr>
            <w:tcW w:w="4060" w:type="dxa"/>
            <w:shd w:val="clear" w:color="auto" w:fill="D9E2EC"/>
          </w:tcPr>
          <w:p w14:paraId="6FA40662" w14:textId="77777777" w:rsidR="00BD248F" w:rsidRDefault="003040A7">
            <w:pPr>
              <w:jc w:val="center"/>
            </w:pPr>
            <w:r>
              <w:rPr>
                <w:b/>
                <w:sz w:val="19"/>
              </w:rPr>
              <w:t>Purpose</w:t>
            </w:r>
          </w:p>
        </w:tc>
      </w:tr>
      <w:tr w:rsidR="00BD248F" w14:paraId="7885B3D4" w14:textId="77777777" w:rsidTr="00DC1207">
        <w:trPr>
          <w:jc w:val="center"/>
        </w:trPr>
        <w:tc>
          <w:tcPr>
            <w:tcW w:w="3600" w:type="dxa"/>
          </w:tcPr>
          <w:p w14:paraId="4A2E9C60" w14:textId="77777777" w:rsidR="00BD248F" w:rsidRDefault="003040A7">
            <w:r>
              <w:rPr>
                <w:sz w:val="19"/>
              </w:rPr>
              <w:t>Mossyrock pool elevation, hourly</w:t>
            </w:r>
          </w:p>
        </w:tc>
        <w:tc>
          <w:tcPr>
            <w:tcW w:w="1700" w:type="dxa"/>
          </w:tcPr>
          <w:p w14:paraId="7931D9A7" w14:textId="77777777" w:rsidR="00BD248F" w:rsidRDefault="003040A7">
            <w:r>
              <w:rPr>
                <w:sz w:val="19"/>
              </w:rPr>
              <w:t>Nov 1974 – May 2026</w:t>
            </w:r>
          </w:p>
        </w:tc>
        <w:tc>
          <w:tcPr>
            <w:tcW w:w="4060" w:type="dxa"/>
          </w:tcPr>
          <w:p w14:paraId="0877D727" w14:textId="150CA3AE" w:rsidR="00BD248F" w:rsidRDefault="003040A7">
            <w:r>
              <w:rPr>
                <w:sz w:val="19"/>
              </w:rPr>
              <w:t>Reservoir storage change at hourly resolution; basis of the hourly unregulated peak estimates (5.2)</w:t>
            </w:r>
          </w:p>
        </w:tc>
      </w:tr>
      <w:tr w:rsidR="00BD248F" w14:paraId="55BEA321" w14:textId="77777777" w:rsidTr="00DC1207">
        <w:trPr>
          <w:jc w:val="center"/>
        </w:trPr>
        <w:tc>
          <w:tcPr>
            <w:tcW w:w="3600" w:type="dxa"/>
          </w:tcPr>
          <w:p w14:paraId="3C50C2DA" w14:textId="77777777" w:rsidR="00BD248F" w:rsidRDefault="003040A7">
            <w:r>
              <w:rPr>
                <w:sz w:val="19"/>
              </w:rPr>
              <w:t>Mossyrock storage telemetry, hourly</w:t>
            </w:r>
          </w:p>
        </w:tc>
        <w:tc>
          <w:tcPr>
            <w:tcW w:w="1700" w:type="dxa"/>
          </w:tcPr>
          <w:p w14:paraId="01500256" w14:textId="77777777" w:rsidR="00BD248F" w:rsidRDefault="003040A7">
            <w:r>
              <w:rPr>
                <w:sz w:val="19"/>
              </w:rPr>
              <w:t>Regulated era</w:t>
            </w:r>
          </w:p>
        </w:tc>
        <w:tc>
          <w:tcPr>
            <w:tcW w:w="4060" w:type="dxa"/>
          </w:tcPr>
          <w:p w14:paraId="75764840" w14:textId="77777777" w:rsidR="00BD248F" w:rsidRDefault="003040A7">
            <w:r>
              <w:rPr>
                <w:sz w:val="19"/>
              </w:rPr>
              <w:t>Data quality screening</w:t>
            </w:r>
          </w:p>
        </w:tc>
      </w:tr>
      <w:tr w:rsidR="00BD248F" w14:paraId="1E4CD65A" w14:textId="77777777" w:rsidTr="00DC1207">
        <w:trPr>
          <w:jc w:val="center"/>
        </w:trPr>
        <w:tc>
          <w:tcPr>
            <w:tcW w:w="3600" w:type="dxa"/>
          </w:tcPr>
          <w:p w14:paraId="0D851351" w14:textId="77777777" w:rsidR="00BD248F" w:rsidRDefault="003040A7">
            <w:r>
              <w:rPr>
                <w:sz w:val="19"/>
              </w:rPr>
              <w:t>Mossyrock pool elevation, daily</w:t>
            </w:r>
          </w:p>
        </w:tc>
        <w:tc>
          <w:tcPr>
            <w:tcW w:w="1700" w:type="dxa"/>
          </w:tcPr>
          <w:p w14:paraId="4542B43C" w14:textId="77777777" w:rsidR="00BD248F" w:rsidRDefault="003040A7">
            <w:r>
              <w:rPr>
                <w:sz w:val="19"/>
              </w:rPr>
              <w:t>Oct 1973 – present</w:t>
            </w:r>
          </w:p>
        </w:tc>
        <w:tc>
          <w:tcPr>
            <w:tcW w:w="4060" w:type="dxa"/>
          </w:tcPr>
          <w:p w14:paraId="2B094946" w14:textId="5DCDD0EB" w:rsidR="00BD248F" w:rsidRDefault="003040A7">
            <w:r>
              <w:rPr>
                <w:sz w:val="19"/>
              </w:rPr>
              <w:t xml:space="preserve">Storage change for </w:t>
            </w:r>
            <w:ins w:id="73" w:author="Cahill, Ryan J CIV USARMY CENWP (USA)" w:date="2026-08-28T09:32:00Z" w16du:dateUtc="2026-08-28T16:32:00Z">
              <w:r w:rsidR="00252D56">
                <w:rPr>
                  <w:sz w:val="19"/>
                </w:rPr>
                <w:t xml:space="preserve">developing unregulated flows </w:t>
              </w:r>
            </w:ins>
            <w:del w:id="74" w:author="Cahill, Ryan J CIV USARMY CENWP (USA)" w:date="2026-08-28T09:32:00Z" w16du:dateUtc="2026-08-28T16:32:00Z">
              <w:r w:rsidDel="00252D56">
                <w:rPr>
                  <w:sz w:val="19"/>
                </w:rPr>
                <w:delText xml:space="preserve">the regression predictors and the daily mass </w:delText>
              </w:r>
              <w:r w:rsidDel="00252D56">
                <w:rPr>
                  <w:sz w:val="19"/>
                </w:rPr>
                <w:lastRenderedPageBreak/>
                <w:delText xml:space="preserve">balance </w:delText>
              </w:r>
            </w:del>
            <w:r>
              <w:rPr>
                <w:sz w:val="19"/>
              </w:rPr>
              <w:t xml:space="preserve">(5.3, 5.4); observed starting pool for the </w:t>
            </w:r>
            <w:del w:id="75" w:author="Cahill, Ryan J CIV USARMY CENWP (USA)" w:date="2026-08-28T09:31:00Z" w16du:dateUtc="2026-08-28T16:31:00Z">
              <w:r w:rsidDel="00252D56">
                <w:rPr>
                  <w:sz w:val="19"/>
                </w:rPr>
                <w:delText>Obs_RC</w:delText>
              </w:r>
            </w:del>
            <w:ins w:id="76" w:author="Cahill, Ryan J CIV USARMY CENWP (USA)" w:date="2026-08-28T09:31:00Z" w16du:dateUtc="2026-08-28T16:31:00Z">
              <w:r w:rsidR="00252D56">
                <w:rPr>
                  <w:sz w:val="19"/>
                </w:rPr>
                <w:t>calibration runs</w:t>
              </w:r>
            </w:ins>
            <w:del w:id="77" w:author="Cahill, Ryan J CIV USARMY CENWP (USA)" w:date="2026-08-28T09:31:00Z" w16du:dateUtc="2026-08-28T16:31:00Z">
              <w:r w:rsidDel="00252D56">
                <w:rPr>
                  <w:sz w:val="19"/>
                </w:rPr>
                <w:delText xml:space="preserve"> </w:delText>
              </w:r>
            </w:del>
            <w:del w:id="78" w:author="Cahill, Ryan J CIV USARMY CENWP (USA)" w:date="2026-08-28T09:32:00Z" w16du:dateUtc="2026-08-28T16:32:00Z">
              <w:r w:rsidDel="00252D56">
                <w:rPr>
                  <w:sz w:val="19"/>
                </w:rPr>
                <w:delText>simulation</w:delText>
              </w:r>
            </w:del>
            <w:r>
              <w:rPr>
                <w:sz w:val="19"/>
              </w:rPr>
              <w:t xml:space="preserve"> (5.1)</w:t>
            </w:r>
          </w:p>
        </w:tc>
      </w:tr>
      <w:tr w:rsidR="00BD248F" w14:paraId="61316FE1" w14:textId="77777777" w:rsidTr="00DC1207">
        <w:trPr>
          <w:jc w:val="center"/>
        </w:trPr>
        <w:tc>
          <w:tcPr>
            <w:tcW w:w="3600" w:type="dxa"/>
          </w:tcPr>
          <w:p w14:paraId="04C7FEF5" w14:textId="77777777" w:rsidR="00BD248F" w:rsidRDefault="003040A7">
            <w:r>
              <w:rPr>
                <w:sz w:val="19"/>
              </w:rPr>
              <w:lastRenderedPageBreak/>
              <w:t>Mossyrock elevation-storage rating table</w:t>
            </w:r>
          </w:p>
        </w:tc>
        <w:tc>
          <w:tcPr>
            <w:tcW w:w="1700" w:type="dxa"/>
          </w:tcPr>
          <w:p w14:paraId="078CC2B1" w14:textId="77777777" w:rsidR="00BD248F" w:rsidRDefault="003040A7">
            <w:r>
              <w:rPr>
                <w:sz w:val="19"/>
              </w:rPr>
              <w:t>2014 Water Control Manual</w:t>
            </w:r>
          </w:p>
        </w:tc>
        <w:tc>
          <w:tcPr>
            <w:tcW w:w="4060" w:type="dxa"/>
          </w:tcPr>
          <w:p w14:paraId="3E15B0EE" w14:textId="77777777" w:rsidR="00BD248F" w:rsidRDefault="003040A7">
            <w:r>
              <w:rPr>
                <w:sz w:val="19"/>
              </w:rPr>
              <w:t>Relates pool elevation to reservoir storage</w:t>
            </w:r>
          </w:p>
        </w:tc>
      </w:tr>
      <w:tr w:rsidR="00BD248F" w14:paraId="408D99CA" w14:textId="77777777" w:rsidTr="00DC1207">
        <w:trPr>
          <w:jc w:val="center"/>
        </w:trPr>
        <w:tc>
          <w:tcPr>
            <w:tcW w:w="3600" w:type="dxa"/>
          </w:tcPr>
          <w:p w14:paraId="409DE746" w14:textId="77777777" w:rsidR="00BD248F" w:rsidRDefault="003040A7">
            <w:r>
              <w:rPr>
                <w:sz w:val="19"/>
              </w:rPr>
              <w:t>Castle Rock streamflow, hourly (USGS 14243000)</w:t>
            </w:r>
          </w:p>
        </w:tc>
        <w:tc>
          <w:tcPr>
            <w:tcW w:w="1700" w:type="dxa"/>
          </w:tcPr>
          <w:p w14:paraId="04BE4EC9" w14:textId="77777777" w:rsidR="00BD248F" w:rsidRDefault="003040A7">
            <w:r>
              <w:rPr>
                <w:sz w:val="19"/>
              </w:rPr>
              <w:t>Regulated era</w:t>
            </w:r>
          </w:p>
        </w:tc>
        <w:tc>
          <w:tcPr>
            <w:tcW w:w="4060" w:type="dxa"/>
          </w:tcPr>
          <w:p w14:paraId="13E12D25" w14:textId="4B49CE47" w:rsidR="00BD248F" w:rsidRDefault="003040A7">
            <w:r>
              <w:rPr>
                <w:sz w:val="19"/>
              </w:rPr>
              <w:t>Regulated flow at the study location</w:t>
            </w:r>
            <w:del w:id="79" w:author="Cahill, Ryan J CIV USARMY CENWP (USA)" w:date="2026-08-28T09:33:00Z" w16du:dateUtc="2026-08-28T16:33:00Z">
              <w:r w:rsidDel="00252D56">
                <w:rPr>
                  <w:sz w:val="19"/>
                </w:rPr>
                <w:delText>; source of the regulated peak</w:delText>
              </w:r>
            </w:del>
          </w:p>
        </w:tc>
      </w:tr>
      <w:tr w:rsidR="00BD248F" w14:paraId="6CA1EAC7" w14:textId="77777777" w:rsidTr="00DC1207">
        <w:trPr>
          <w:jc w:val="center"/>
        </w:trPr>
        <w:tc>
          <w:tcPr>
            <w:tcW w:w="3600" w:type="dxa"/>
          </w:tcPr>
          <w:p w14:paraId="1351C0D0" w14:textId="5DA4A7EC" w:rsidR="00BD248F" w:rsidRDefault="003040A7">
            <w:r>
              <w:rPr>
                <w:sz w:val="19"/>
              </w:rPr>
              <w:t xml:space="preserve">Castle Rock streamflow, daily </w:t>
            </w:r>
            <w:ins w:id="80" w:author="Cahill, Ryan J CIV USARMY CENWP (USA)" w:date="2026-08-28T09:35:00Z" w16du:dateUtc="2026-08-28T16:35:00Z">
              <w:r w:rsidR="00DE5D21">
                <w:rPr>
                  <w:sz w:val="19"/>
                </w:rPr>
                <w:t xml:space="preserve">and annual peak flows </w:t>
              </w:r>
            </w:ins>
            <w:r>
              <w:rPr>
                <w:sz w:val="19"/>
              </w:rPr>
              <w:t>(USGS 14243000)</w:t>
            </w:r>
          </w:p>
        </w:tc>
        <w:tc>
          <w:tcPr>
            <w:tcW w:w="1700" w:type="dxa"/>
          </w:tcPr>
          <w:p w14:paraId="425EAAA7" w14:textId="77777777" w:rsidR="00BD248F" w:rsidRDefault="003040A7">
            <w:r>
              <w:rPr>
                <w:sz w:val="19"/>
              </w:rPr>
              <w:t>WY1927 – present</w:t>
            </w:r>
          </w:p>
        </w:tc>
        <w:tc>
          <w:tcPr>
            <w:tcW w:w="4060" w:type="dxa"/>
          </w:tcPr>
          <w:p w14:paraId="44C5A042" w14:textId="0F45172A" w:rsidR="00BD248F" w:rsidRDefault="003040A7">
            <w:r>
              <w:rPr>
                <w:sz w:val="19"/>
              </w:rPr>
              <w:t xml:space="preserve">Pre-regulation </w:t>
            </w:r>
            <w:ins w:id="81" w:author="Cahill, Ryan J CIV USARMY CENWP (USA)" w:date="2026-08-28T09:34:00Z" w16du:dateUtc="2026-08-28T16:34:00Z">
              <w:r w:rsidR="00252D56">
                <w:rPr>
                  <w:sz w:val="19"/>
                </w:rPr>
                <w:t>data used in unregulated flow-frequency</w:t>
              </w:r>
            </w:ins>
            <w:del w:id="82" w:author="Cahill, Ryan J CIV USARMY CENWP (USA)" w:date="2026-08-28T09:34:00Z" w16du:dateUtc="2026-08-28T16:34:00Z">
              <w:r w:rsidDel="00252D56">
                <w:rPr>
                  <w:sz w:val="19"/>
                </w:rPr>
                <w:delText>durations</w:delText>
              </w:r>
            </w:del>
            <w:r>
              <w:rPr>
                <w:sz w:val="19"/>
              </w:rPr>
              <w:t xml:space="preserve">; regulated daily flow </w:t>
            </w:r>
            <w:ins w:id="83" w:author="Cahill, Ryan J CIV USARMY CENWP (USA)" w:date="2026-08-28T09:34:00Z" w16du:dateUtc="2026-08-28T16:34:00Z">
              <w:r w:rsidR="00252D56">
                <w:rPr>
                  <w:sz w:val="19"/>
                </w:rPr>
                <w:t xml:space="preserve">later adjusted to unregulated flows and used in the frequency analysis. </w:t>
              </w:r>
            </w:ins>
            <w:del w:id="84" w:author="Cahill, Ryan J CIV USARMY CENWP (USA)" w:date="2026-08-28T09:34:00Z" w16du:dateUtc="2026-08-28T16:34:00Z">
              <w:r w:rsidDel="00252D56">
                <w:rPr>
                  <w:sz w:val="19"/>
                </w:rPr>
                <w:delText>used for the 3-, 5-, and select 1-day duration maxima</w:delText>
              </w:r>
            </w:del>
          </w:p>
        </w:tc>
      </w:tr>
      <w:tr w:rsidR="00BD248F" w:rsidDel="00DE5D21" w14:paraId="1451720E" w14:textId="79F68E5A" w:rsidTr="00DC1207">
        <w:trPr>
          <w:jc w:val="center"/>
          <w:del w:id="85" w:author="Cahill, Ryan J CIV USARMY CENWP (USA)" w:date="2026-08-28T09:35:00Z"/>
        </w:trPr>
        <w:tc>
          <w:tcPr>
            <w:tcW w:w="3600" w:type="dxa"/>
          </w:tcPr>
          <w:p w14:paraId="1AB8B63A" w14:textId="7205B69F" w:rsidR="00BD248F" w:rsidDel="00DE5D21" w:rsidRDefault="003040A7">
            <w:pPr>
              <w:rPr>
                <w:del w:id="86" w:author="Cahill, Ryan J CIV USARMY CENWP (USA)" w:date="2026-08-28T09:35:00Z" w16du:dateUtc="2026-08-28T16:35:00Z"/>
              </w:rPr>
            </w:pPr>
            <w:del w:id="87" w:author="Cahill, Ryan J CIV USARMY CENWP (USA)" w:date="2026-08-28T09:35:00Z" w16du:dateUtc="2026-08-28T16:35:00Z">
              <w:r w:rsidDel="00DE5D21">
                <w:rPr>
                  <w:sz w:val="19"/>
                </w:rPr>
                <w:delText>Castle Rock annual peak flows (USGS 14243000)</w:delText>
              </w:r>
            </w:del>
          </w:p>
        </w:tc>
        <w:tc>
          <w:tcPr>
            <w:tcW w:w="1700" w:type="dxa"/>
          </w:tcPr>
          <w:p w14:paraId="3B339222" w14:textId="73D30419" w:rsidR="00BD248F" w:rsidDel="00DE5D21" w:rsidRDefault="003040A7">
            <w:pPr>
              <w:rPr>
                <w:del w:id="88" w:author="Cahill, Ryan J CIV USARMY CENWP (USA)" w:date="2026-08-28T09:35:00Z" w16du:dateUtc="2026-08-28T16:35:00Z"/>
              </w:rPr>
            </w:pPr>
            <w:del w:id="89" w:author="Cahill, Ryan J CIV USARMY CENWP (USA)" w:date="2026-08-28T09:35:00Z" w16du:dateUtc="2026-08-28T16:35:00Z">
              <w:r w:rsidDel="00DE5D21">
                <w:rPr>
                  <w:sz w:val="19"/>
                </w:rPr>
                <w:delText>WY1927 – present</w:delText>
              </w:r>
            </w:del>
          </w:p>
        </w:tc>
        <w:tc>
          <w:tcPr>
            <w:tcW w:w="4060" w:type="dxa"/>
          </w:tcPr>
          <w:p w14:paraId="4479EBA2" w14:textId="23BBE2BF" w:rsidR="00BD248F" w:rsidDel="00DE5D21" w:rsidRDefault="003040A7">
            <w:pPr>
              <w:rPr>
                <w:del w:id="90" w:author="Cahill, Ryan J CIV USARMY CENWP (USA)" w:date="2026-08-28T09:35:00Z" w16du:dateUtc="2026-08-28T16:35:00Z"/>
              </w:rPr>
            </w:pPr>
            <w:del w:id="91" w:author="Cahill, Ryan J CIV USARMY CENWP (USA)" w:date="2026-08-28T09:35:00Z" w16du:dateUtc="2026-08-28T16:35:00Z">
              <w:r w:rsidDel="00DE5D21">
                <w:rPr>
                  <w:sz w:val="19"/>
                </w:rPr>
                <w:delText>Pre-regulation peaks; regulated peak for years the hourly record does not cover; basis of the adjusted regulated peak record (5.1)</w:delText>
              </w:r>
            </w:del>
          </w:p>
        </w:tc>
      </w:tr>
      <w:tr w:rsidR="00BD248F" w14:paraId="3184A80C" w14:textId="77777777" w:rsidTr="00DC1207">
        <w:trPr>
          <w:jc w:val="center"/>
        </w:trPr>
        <w:tc>
          <w:tcPr>
            <w:tcW w:w="3600" w:type="dxa"/>
          </w:tcPr>
          <w:p w14:paraId="13915283" w14:textId="77777777" w:rsidR="00BD248F" w:rsidRDefault="003040A7">
            <w:r>
              <w:rPr>
                <w:sz w:val="19"/>
              </w:rPr>
              <w:t>Mayfield outflow, hourly (USGS 14238000)</w:t>
            </w:r>
          </w:p>
        </w:tc>
        <w:tc>
          <w:tcPr>
            <w:tcW w:w="1700" w:type="dxa"/>
          </w:tcPr>
          <w:p w14:paraId="491733BF" w14:textId="77777777" w:rsidR="00BD248F" w:rsidRDefault="003040A7">
            <w:r>
              <w:rPr>
                <w:sz w:val="19"/>
              </w:rPr>
              <w:t>Regulated era</w:t>
            </w:r>
          </w:p>
        </w:tc>
        <w:tc>
          <w:tcPr>
            <w:tcW w:w="4060" w:type="dxa"/>
          </w:tcPr>
          <w:p w14:paraId="1A28FD28" w14:textId="77777777" w:rsidR="00BD248F" w:rsidRDefault="003040A7">
            <w:r>
              <w:rPr>
                <w:sz w:val="19"/>
              </w:rPr>
              <w:t>Upstream boundary for routing the Mossyrock regulation signal to Castle Rock</w:t>
            </w:r>
          </w:p>
        </w:tc>
      </w:tr>
      <w:tr w:rsidR="00DC1207" w14:paraId="70815C75" w14:textId="77777777" w:rsidTr="00DC1207">
        <w:trPr>
          <w:jc w:val="center"/>
        </w:trPr>
        <w:tc>
          <w:tcPr>
            <w:tcW w:w="3600" w:type="dxa"/>
          </w:tcPr>
          <w:p w14:paraId="346702E2" w14:textId="2E97B081" w:rsidR="00DC1207" w:rsidRDefault="00DC1207">
            <w:pPr>
              <w:rPr>
                <w:sz w:val="19"/>
              </w:rPr>
            </w:pPr>
            <w:r>
              <w:rPr>
                <w:sz w:val="19"/>
              </w:rPr>
              <w:t>Coweeman</w:t>
            </w:r>
            <w:r w:rsidR="00CF2FA9">
              <w:rPr>
                <w:sz w:val="19"/>
              </w:rPr>
              <w:t xml:space="preserve"> at Kelso</w:t>
            </w:r>
            <w:r>
              <w:rPr>
                <w:sz w:val="19"/>
              </w:rPr>
              <w:t xml:space="preserve"> streamflow, hourly (</w:t>
            </w:r>
            <w:r w:rsidR="00CF2FA9">
              <w:rPr>
                <w:sz w:val="19"/>
              </w:rPr>
              <w:t xml:space="preserve">Washington </w:t>
            </w:r>
            <w:r>
              <w:rPr>
                <w:sz w:val="19"/>
              </w:rPr>
              <w:t>Department of Ecology</w:t>
            </w:r>
            <w:r w:rsidR="00CF2FA9">
              <w:rPr>
                <w:sz w:val="19"/>
              </w:rPr>
              <w:t xml:space="preserve"> 26C075)</w:t>
            </w:r>
          </w:p>
        </w:tc>
        <w:tc>
          <w:tcPr>
            <w:tcW w:w="1700" w:type="dxa"/>
          </w:tcPr>
          <w:p w14:paraId="6EE65D2F" w14:textId="48702FB1" w:rsidR="00DC1207" w:rsidRDefault="00CF2FA9">
            <w:pPr>
              <w:rPr>
                <w:sz w:val="19"/>
              </w:rPr>
            </w:pPr>
            <w:r>
              <w:rPr>
                <w:sz w:val="19"/>
              </w:rPr>
              <w:t>WY 2009 - 2016</w:t>
            </w:r>
          </w:p>
        </w:tc>
        <w:tc>
          <w:tcPr>
            <w:tcW w:w="4060" w:type="dxa"/>
          </w:tcPr>
          <w:p w14:paraId="1691C00C" w14:textId="36DD1D70" w:rsidR="00DC1207" w:rsidRDefault="00DE5D21">
            <w:pPr>
              <w:rPr>
                <w:sz w:val="19"/>
              </w:rPr>
            </w:pPr>
            <w:ins w:id="92" w:author="Cahill, Ryan J CIV USARMY CENWP (USA)" w:date="2026-08-28T09:36:00Z" w16du:dateUtc="2026-08-28T16:36:00Z">
              <w:r>
                <w:rPr>
                  <w:sz w:val="19"/>
                </w:rPr>
                <w:t xml:space="preserve">Lag between Coweeman River peak flows and Cowlitz River peak flows </w:t>
              </w:r>
            </w:ins>
            <w:del w:id="93" w:author="Cahill, Ryan J CIV USARMY CENWP (USA)" w:date="2026-08-28T09:36:00Z" w16du:dateUtc="2026-08-28T16:36:00Z">
              <w:r w:rsidR="00CF2FA9" w:rsidDel="00DE5D21">
                <w:rPr>
                  <w:sz w:val="19"/>
                </w:rPr>
                <w:delText xml:space="preserve">Peak lag coincident with Castle Rock unregulated and regulated peaks </w:delText>
              </w:r>
            </w:del>
            <w:r w:rsidR="00CF2FA9">
              <w:rPr>
                <w:sz w:val="19"/>
              </w:rPr>
              <w:t>(8.3)</w:t>
            </w:r>
          </w:p>
        </w:tc>
      </w:tr>
      <w:tr w:rsidR="00DC1207" w14:paraId="0C1B52A6" w14:textId="77777777" w:rsidTr="00DC1207">
        <w:trPr>
          <w:jc w:val="center"/>
        </w:trPr>
        <w:tc>
          <w:tcPr>
            <w:tcW w:w="3600" w:type="dxa"/>
          </w:tcPr>
          <w:p w14:paraId="58BC9C57" w14:textId="606678CA" w:rsidR="00DC1207" w:rsidRDefault="00DC1207">
            <w:pPr>
              <w:rPr>
                <w:sz w:val="19"/>
              </w:rPr>
            </w:pPr>
            <w:r>
              <w:rPr>
                <w:sz w:val="19"/>
              </w:rPr>
              <w:t>Coweeman</w:t>
            </w:r>
            <w:r w:rsidR="00CF2FA9">
              <w:rPr>
                <w:sz w:val="19"/>
              </w:rPr>
              <w:t xml:space="preserve"> at Kelso</w:t>
            </w:r>
            <w:r>
              <w:rPr>
                <w:sz w:val="19"/>
              </w:rPr>
              <w:t xml:space="preserve"> annual peak flows (USGS </w:t>
            </w:r>
            <w:r w:rsidR="00CF2FA9">
              <w:rPr>
                <w:sz w:val="19"/>
              </w:rPr>
              <w:t>14245100)</w:t>
            </w:r>
          </w:p>
        </w:tc>
        <w:tc>
          <w:tcPr>
            <w:tcW w:w="1700" w:type="dxa"/>
          </w:tcPr>
          <w:p w14:paraId="56C6A89F" w14:textId="1CEF1231" w:rsidR="00DC1207" w:rsidRDefault="00CF2FA9">
            <w:pPr>
              <w:rPr>
                <w:sz w:val="19"/>
              </w:rPr>
            </w:pPr>
            <w:r>
              <w:rPr>
                <w:sz w:val="19"/>
              </w:rPr>
              <w:t>WY 1950 - 1996</w:t>
            </w:r>
          </w:p>
        </w:tc>
        <w:tc>
          <w:tcPr>
            <w:tcW w:w="4060" w:type="dxa"/>
          </w:tcPr>
          <w:p w14:paraId="1E3FAEA3" w14:textId="0F58F3BB" w:rsidR="00DC1207" w:rsidRDefault="00CF2FA9">
            <w:pPr>
              <w:rPr>
                <w:sz w:val="19"/>
              </w:rPr>
            </w:pPr>
            <w:r>
              <w:rPr>
                <w:sz w:val="19"/>
              </w:rPr>
              <w:t>Peak unregulated flow correlation with Cowlitz at Castle Rock (8.2)</w:t>
            </w:r>
          </w:p>
        </w:tc>
      </w:tr>
      <w:tr w:rsidR="00BD248F" w:rsidDel="00DE5D21" w14:paraId="7A870B88" w14:textId="237644B7" w:rsidTr="00DC1207">
        <w:trPr>
          <w:jc w:val="center"/>
          <w:del w:id="94" w:author="Cahill, Ryan J CIV USARMY CENWP (USA)" w:date="2026-08-28T09:37:00Z"/>
        </w:trPr>
        <w:tc>
          <w:tcPr>
            <w:tcW w:w="3600" w:type="dxa"/>
          </w:tcPr>
          <w:p w14:paraId="492F96E5" w14:textId="728D9C32" w:rsidR="00BD248F" w:rsidDel="00DE5D21" w:rsidRDefault="003040A7">
            <w:pPr>
              <w:rPr>
                <w:del w:id="95" w:author="Cahill, Ryan J CIV USARMY CENWP (USA)" w:date="2026-08-28T09:37:00Z" w16du:dateUtc="2026-08-28T16:37:00Z"/>
              </w:rPr>
            </w:pPr>
            <w:commentRangeStart w:id="96"/>
            <w:del w:id="97" w:author="Cahill, Ryan J CIV USARMY CENWP (USA)" w:date="2026-08-28T09:37:00Z" w16du:dateUtc="2026-08-28T16:37:00Z">
              <w:r w:rsidDel="00DE5D21">
                <w:rPr>
                  <w:sz w:val="19"/>
                </w:rPr>
                <w:delText>HEC-ResSim model, Mossyrock and Mayfield</w:delText>
              </w:r>
            </w:del>
          </w:p>
        </w:tc>
        <w:tc>
          <w:tcPr>
            <w:tcW w:w="1700" w:type="dxa"/>
          </w:tcPr>
          <w:p w14:paraId="41BCB46B" w14:textId="5DF26604" w:rsidR="00BD248F" w:rsidDel="00DE5D21" w:rsidRDefault="003040A7">
            <w:pPr>
              <w:rPr>
                <w:del w:id="98" w:author="Cahill, Ryan J CIV USARMY CENWP (USA)" w:date="2026-08-28T09:37:00Z" w16du:dateUtc="2026-08-28T16:37:00Z"/>
              </w:rPr>
            </w:pPr>
            <w:del w:id="99" w:author="Cahill, Ryan J CIV USARMY CENWP (USA)" w:date="2026-08-28T09:37:00Z" w16du:dateUtc="2026-08-28T16:37:00Z">
              <w:r w:rsidDel="00DE5D21">
                <w:rPr>
                  <w:sz w:val="19"/>
                </w:rPr>
                <w:delText>Current (2014 WCM) rules</w:delText>
              </w:r>
            </w:del>
          </w:p>
        </w:tc>
        <w:tc>
          <w:tcPr>
            <w:tcW w:w="4060" w:type="dxa"/>
          </w:tcPr>
          <w:p w14:paraId="7F6255EB" w14:textId="405F4F69" w:rsidR="00BD248F" w:rsidDel="00DE5D21" w:rsidRDefault="003040A7">
            <w:pPr>
              <w:rPr>
                <w:del w:id="100" w:author="Cahill, Ryan J CIV USARMY CENWP (USA)" w:date="2026-08-28T09:37:00Z" w16du:dateUtc="2026-08-28T16:37:00Z"/>
              </w:rPr>
            </w:pPr>
            <w:del w:id="101" w:author="Cahill, Ryan J CIV USARMY CENWP (USA)" w:date="2026-08-28T09:37:00Z" w16du:dateUtc="2026-08-28T16:37:00Z">
              <w:r w:rsidDel="00DE5D21">
                <w:rPr>
                  <w:sz w:val="19"/>
                </w:rPr>
                <w:delText>Routes inflow hydrographs through the projects for the adjustment (5.1) and the synthetic ensembles (5.3)</w:delText>
              </w:r>
              <w:commentRangeEnd w:id="96"/>
              <w:r w:rsidR="00DE5D21" w:rsidDel="00DE5D21">
                <w:rPr>
                  <w:rStyle w:val="CommentReference"/>
                  <w:sz w:val="22"/>
                  <w:szCs w:val="22"/>
                </w:rPr>
                <w:commentReference w:id="96"/>
              </w:r>
            </w:del>
          </w:p>
        </w:tc>
      </w:tr>
      <w:tr w:rsidR="00CF2FA9" w14:paraId="50B35399" w14:textId="77777777" w:rsidTr="00DC1207">
        <w:trPr>
          <w:jc w:val="center"/>
        </w:trPr>
        <w:tc>
          <w:tcPr>
            <w:tcW w:w="3600" w:type="dxa"/>
          </w:tcPr>
          <w:p w14:paraId="5760136F" w14:textId="6A1B0BA5" w:rsidR="00CF2FA9" w:rsidRDefault="00CF2FA9">
            <w:pPr>
              <w:rPr>
                <w:sz w:val="19"/>
              </w:rPr>
            </w:pPr>
            <w:r>
              <w:rPr>
                <w:sz w:val="19"/>
              </w:rPr>
              <w:t>Prism Annual Precipitation</w:t>
            </w:r>
          </w:p>
        </w:tc>
        <w:tc>
          <w:tcPr>
            <w:tcW w:w="1700" w:type="dxa"/>
          </w:tcPr>
          <w:p w14:paraId="1BD65D2C" w14:textId="2B9BBC0B" w:rsidR="00CF2FA9" w:rsidRDefault="004658B5">
            <w:pPr>
              <w:rPr>
                <w:sz w:val="19"/>
              </w:rPr>
            </w:pPr>
            <w:r>
              <w:rPr>
                <w:sz w:val="19"/>
              </w:rPr>
              <w:t>WY1950 - 2020</w:t>
            </w:r>
          </w:p>
        </w:tc>
        <w:tc>
          <w:tcPr>
            <w:tcW w:w="4060" w:type="dxa"/>
          </w:tcPr>
          <w:p w14:paraId="09C11E48" w14:textId="13211C15" w:rsidR="00CF2FA9" w:rsidRDefault="004658B5">
            <w:pPr>
              <w:rPr>
                <w:sz w:val="19"/>
              </w:rPr>
            </w:pPr>
            <w:r>
              <w:rPr>
                <w:sz w:val="19"/>
              </w:rPr>
              <w:t>Basis for drainage basin ratio (8.2)</w:t>
            </w:r>
          </w:p>
        </w:tc>
      </w:tr>
      <w:tr w:rsidR="00BD248F" w14:paraId="17A2DB9A" w14:textId="77777777" w:rsidTr="00DC1207">
        <w:trPr>
          <w:jc w:val="center"/>
        </w:trPr>
        <w:tc>
          <w:tcPr>
            <w:tcW w:w="3600" w:type="dxa"/>
          </w:tcPr>
          <w:p w14:paraId="29D267A7" w14:textId="47BAFA0E" w:rsidR="00BD248F" w:rsidRDefault="003040A7">
            <w:del w:id="102" w:author="Cahill, Ryan J CIV USARMY CENWP (USA)" w:date="2026-08-28T09:38:00Z" w16du:dateUtc="2026-08-28T16:38:00Z">
              <w:r w:rsidDel="00DE5D21">
                <w:rPr>
                  <w:sz w:val="19"/>
                </w:rPr>
                <w:delText xml:space="preserve">Reservoir </w:delText>
              </w:r>
            </w:del>
            <w:ins w:id="103" w:author="Cahill, Ryan J CIV USARMY CENWP (USA)" w:date="2026-08-28T09:38:00Z" w16du:dateUtc="2026-08-28T16:38:00Z">
              <w:r w:rsidR="00DE5D21">
                <w:rPr>
                  <w:sz w:val="19"/>
                </w:rPr>
                <w:t xml:space="preserve">Mossyrock </w:t>
              </w:r>
            </w:ins>
            <w:r>
              <w:rPr>
                <w:sz w:val="19"/>
              </w:rPr>
              <w:t>inflow and Castle Rock local flow</w:t>
            </w:r>
          </w:p>
        </w:tc>
        <w:tc>
          <w:tcPr>
            <w:tcW w:w="1700" w:type="dxa"/>
          </w:tcPr>
          <w:p w14:paraId="07DF4644" w14:textId="77777777" w:rsidR="00BD248F" w:rsidRDefault="003040A7">
            <w:r>
              <w:rPr>
                <w:sz w:val="19"/>
              </w:rPr>
              <w:t>WY 1929 – 2026</w:t>
            </w:r>
          </w:p>
        </w:tc>
        <w:tc>
          <w:tcPr>
            <w:tcW w:w="4060" w:type="dxa"/>
          </w:tcPr>
          <w:p w14:paraId="1B9754F4" w14:textId="77777777" w:rsidR="00BD248F" w:rsidRDefault="003040A7">
            <w:r>
              <w:rPr>
                <w:sz w:val="19"/>
              </w:rPr>
              <w:t>Simulation inflows, back-calculated and volume-corrected</w:t>
            </w:r>
          </w:p>
        </w:tc>
      </w:tr>
      <w:tr w:rsidR="00BD248F" w:rsidDel="00DE5D21" w14:paraId="08D87D22" w14:textId="2FE0F4BF" w:rsidTr="00DC1207">
        <w:trPr>
          <w:jc w:val="center"/>
          <w:del w:id="104" w:author="Cahill, Ryan J CIV USARMY CENWP (USA)" w:date="2026-08-28T09:38:00Z"/>
        </w:trPr>
        <w:tc>
          <w:tcPr>
            <w:tcW w:w="3600" w:type="dxa"/>
          </w:tcPr>
          <w:p w14:paraId="5DCF56F2" w14:textId="44BCFB56" w:rsidR="00BD248F" w:rsidDel="00DE5D21" w:rsidRDefault="003040A7">
            <w:pPr>
              <w:rPr>
                <w:del w:id="105" w:author="Cahill, Ryan J CIV USARMY CENWP (USA)" w:date="2026-08-28T09:38:00Z" w16du:dateUtc="2026-08-28T16:38:00Z"/>
              </w:rPr>
            </w:pPr>
            <w:del w:id="106" w:author="Cahill, Ryan J CIV USARMY CENWP (USA)" w:date="2026-08-28T09:38:00Z" w16du:dateUtc="2026-08-28T16:38:00Z">
              <w:r w:rsidDel="00DE5D21">
                <w:rPr>
                  <w:sz w:val="19"/>
                </w:rPr>
                <w:delText>ResSim period-of-record simulation, rule-curve start (WCM_RC)</w:delText>
              </w:r>
            </w:del>
          </w:p>
        </w:tc>
        <w:tc>
          <w:tcPr>
            <w:tcW w:w="1700" w:type="dxa"/>
          </w:tcPr>
          <w:p w14:paraId="76475DFF" w14:textId="0855B13C" w:rsidR="00BD248F" w:rsidDel="00DE5D21" w:rsidRDefault="003040A7">
            <w:pPr>
              <w:rPr>
                <w:del w:id="107" w:author="Cahill, Ryan J CIV USARMY CENWP (USA)" w:date="2026-08-28T09:38:00Z" w16du:dateUtc="2026-08-28T16:38:00Z"/>
              </w:rPr>
            </w:pPr>
            <w:del w:id="108" w:author="Cahill, Ryan J CIV USARMY CENWP (USA)" w:date="2026-08-28T09:38:00Z" w16du:dateUtc="2026-08-28T16:38:00Z">
              <w:r w:rsidDel="00DE5D21">
                <w:rPr>
                  <w:sz w:val="19"/>
                </w:rPr>
                <w:delText>98 water years</w:delText>
              </w:r>
            </w:del>
          </w:p>
        </w:tc>
        <w:tc>
          <w:tcPr>
            <w:tcW w:w="4060" w:type="dxa"/>
          </w:tcPr>
          <w:p w14:paraId="2AEE08E8" w14:textId="09C04342" w:rsidR="00BD248F" w:rsidDel="00DE5D21" w:rsidRDefault="003040A7">
            <w:pPr>
              <w:rPr>
                <w:del w:id="109" w:author="Cahill, Ryan J CIV USARMY CENWP (USA)" w:date="2026-08-28T09:38:00Z" w16du:dateUtc="2026-08-28T16:38:00Z"/>
              </w:rPr>
            </w:pPr>
            <w:del w:id="110" w:author="Cahill, Ryan J CIV USARMY CENWP (USA)" w:date="2026-08-28T09:38:00Z" w16du:dateUtc="2026-08-28T16:38:00Z">
              <w:r w:rsidDel="00DE5D21">
                <w:rPr>
                  <w:sz w:val="19"/>
                </w:rPr>
                <w:delText>Regulated peak under current rules from a rule-curve starting pool</w:delText>
              </w:r>
            </w:del>
          </w:p>
        </w:tc>
      </w:tr>
      <w:tr w:rsidR="00BD248F" w:rsidDel="00DE5D21" w14:paraId="170E329A" w14:textId="201E4677" w:rsidTr="00DC1207">
        <w:trPr>
          <w:jc w:val="center"/>
          <w:del w:id="111" w:author="Cahill, Ryan J CIV USARMY CENWP (USA)" w:date="2026-08-28T09:38:00Z"/>
        </w:trPr>
        <w:tc>
          <w:tcPr>
            <w:tcW w:w="3600" w:type="dxa"/>
          </w:tcPr>
          <w:p w14:paraId="74453473" w14:textId="592228C4" w:rsidR="00BD248F" w:rsidDel="00DE5D21" w:rsidRDefault="003040A7">
            <w:pPr>
              <w:rPr>
                <w:del w:id="112" w:author="Cahill, Ryan J CIV USARMY CENWP (USA)" w:date="2026-08-28T09:38:00Z" w16du:dateUtc="2026-08-28T16:38:00Z"/>
              </w:rPr>
            </w:pPr>
            <w:del w:id="113" w:author="Cahill, Ryan J CIV USARMY CENWP (USA)" w:date="2026-08-28T09:38:00Z" w16du:dateUtc="2026-08-28T16:38:00Z">
              <w:r w:rsidDel="00DE5D21">
                <w:rPr>
                  <w:sz w:val="19"/>
                </w:rPr>
                <w:delText>ResSim period-of-record simulation, observed start (Obs_RC)</w:delText>
              </w:r>
            </w:del>
          </w:p>
        </w:tc>
        <w:tc>
          <w:tcPr>
            <w:tcW w:w="1700" w:type="dxa"/>
          </w:tcPr>
          <w:p w14:paraId="1DFA1B56" w14:textId="4C2E5265" w:rsidR="00BD248F" w:rsidDel="00DE5D21" w:rsidRDefault="003040A7">
            <w:pPr>
              <w:rPr>
                <w:del w:id="114" w:author="Cahill, Ryan J CIV USARMY CENWP (USA)" w:date="2026-08-28T09:38:00Z" w16du:dateUtc="2026-08-28T16:38:00Z"/>
              </w:rPr>
            </w:pPr>
            <w:del w:id="115" w:author="Cahill, Ryan J CIV USARMY CENWP (USA)" w:date="2026-08-28T09:38:00Z" w16du:dateUtc="2026-08-28T16:38:00Z">
              <w:r w:rsidDel="00DE5D21">
                <w:rPr>
                  <w:sz w:val="19"/>
                </w:rPr>
                <w:delText>53 water years</w:delText>
              </w:r>
            </w:del>
          </w:p>
        </w:tc>
        <w:tc>
          <w:tcPr>
            <w:tcW w:w="4060" w:type="dxa"/>
          </w:tcPr>
          <w:p w14:paraId="1EF779F3" w14:textId="4F9B9E8C" w:rsidR="00BD248F" w:rsidDel="00DE5D21" w:rsidRDefault="003040A7">
            <w:pPr>
              <w:rPr>
                <w:del w:id="116" w:author="Cahill, Ryan J CIV USARMY CENWP (USA)" w:date="2026-08-28T09:38:00Z" w16du:dateUtc="2026-08-28T16:38:00Z"/>
              </w:rPr>
            </w:pPr>
            <w:del w:id="117" w:author="Cahill, Ryan J CIV USARMY CENWP (USA)" w:date="2026-08-28T09:38:00Z" w16du:dateUtc="2026-08-28T16:38:00Z">
              <w:r w:rsidDel="00DE5D21">
                <w:rPr>
                  <w:sz w:val="19"/>
                </w:rPr>
                <w:delText>Regulated peak under current rules from the observed starting pool</w:delText>
              </w:r>
            </w:del>
          </w:p>
        </w:tc>
      </w:tr>
      <w:tr w:rsidR="00BD248F" w:rsidDel="00DE5D21" w14:paraId="6E02D116" w14:textId="5DA54804" w:rsidTr="00DC1207">
        <w:trPr>
          <w:jc w:val="center"/>
          <w:del w:id="118" w:author="Cahill, Ryan J CIV USARMY CENWP (USA)" w:date="2026-08-28T09:38:00Z"/>
        </w:trPr>
        <w:tc>
          <w:tcPr>
            <w:tcW w:w="3600" w:type="dxa"/>
          </w:tcPr>
          <w:p w14:paraId="16B7F0D3" w14:textId="4AA2BB40" w:rsidR="00BD248F" w:rsidDel="00DE5D21" w:rsidRDefault="003040A7">
            <w:pPr>
              <w:rPr>
                <w:del w:id="119" w:author="Cahill, Ryan J CIV USARMY CENWP (USA)" w:date="2026-08-28T09:38:00Z" w16du:dateUtc="2026-08-28T16:38:00Z"/>
              </w:rPr>
            </w:pPr>
            <w:del w:id="120" w:author="Cahill, Ryan J CIV USARMY CENWP (USA)" w:date="2026-08-28T09:38:00Z" w16du:dateUtc="2026-08-28T16:38:00Z">
              <w:r w:rsidDel="00DE5D21">
                <w:rPr>
                  <w:sz w:val="19"/>
                </w:rPr>
                <w:delText>ResSim synthetic ensemble simulation</w:delText>
              </w:r>
            </w:del>
          </w:p>
        </w:tc>
        <w:tc>
          <w:tcPr>
            <w:tcW w:w="1700" w:type="dxa"/>
          </w:tcPr>
          <w:p w14:paraId="299E8EF1" w14:textId="0B2454C5" w:rsidR="00BD248F" w:rsidDel="00DE5D21" w:rsidRDefault="003040A7">
            <w:pPr>
              <w:rPr>
                <w:del w:id="121" w:author="Cahill, Ryan J CIV USARMY CENWP (USA)" w:date="2026-08-28T09:38:00Z" w16du:dateUtc="2026-08-28T16:38:00Z"/>
              </w:rPr>
            </w:pPr>
            <w:del w:id="122" w:author="Cahill, Ryan J CIV USARMY CENWP (USA)" w:date="2026-08-28T09:38:00Z" w16du:dateUtc="2026-08-28T16:38:00Z">
              <w:r w:rsidDel="00DE5D21">
                <w:rPr>
                  <w:sz w:val="19"/>
                </w:rPr>
                <w:delText>48 members</w:delText>
              </w:r>
            </w:del>
          </w:p>
        </w:tc>
        <w:tc>
          <w:tcPr>
            <w:tcW w:w="4060" w:type="dxa"/>
          </w:tcPr>
          <w:p w14:paraId="42DE878C" w14:textId="7D310BF9" w:rsidR="00BD248F" w:rsidDel="00DE5D21" w:rsidRDefault="003040A7">
            <w:pPr>
              <w:rPr>
                <w:del w:id="123" w:author="Cahill, Ryan J CIV USARMY CENWP (USA)" w:date="2026-08-28T09:38:00Z" w16du:dateUtc="2026-08-28T16:38:00Z"/>
              </w:rPr>
            </w:pPr>
            <w:del w:id="124" w:author="Cahill, Ryan J CIV USARMY CENWP (USA)" w:date="2026-08-28T09:38:00Z" w16du:dateUtc="2026-08-28T16:38:00Z">
              <w:r w:rsidDel="00DE5D21">
                <w:rPr>
                  <w:sz w:val="19"/>
                </w:rPr>
                <w:delText>Regulated response above the observed range (5.3)</w:delText>
              </w:r>
            </w:del>
          </w:p>
        </w:tc>
      </w:tr>
    </w:tbl>
    <w:p w14:paraId="7D1C20EA" w14:textId="6D558089" w:rsidR="00BD248F" w:rsidRDefault="003040A7">
      <w:pPr>
        <w:spacing w:before="80" w:after="240"/>
        <w:jc w:val="center"/>
      </w:pPr>
      <w:r>
        <w:rPr>
          <w:i/>
          <w:sz w:val="19"/>
        </w:rPr>
        <w:t xml:space="preserve">Table 3-1. Datasets </w:t>
      </w:r>
      <w:del w:id="125" w:author="Cahill, Ryan J CIV USARMY CENWP (USA)" w:date="2026-08-28T09:38:00Z" w16du:dateUtc="2026-08-28T16:38:00Z">
        <w:r w:rsidDel="00DE5D21">
          <w:rPr>
            <w:i/>
            <w:sz w:val="19"/>
          </w:rPr>
          <w:delText xml:space="preserve">and models </w:delText>
        </w:r>
      </w:del>
      <w:r>
        <w:rPr>
          <w:i/>
          <w:sz w:val="19"/>
        </w:rPr>
        <w:t>used, and their purpose.</w:t>
      </w:r>
    </w:p>
    <w:p w14:paraId="3B27AED0" w14:textId="63EBEF22" w:rsidR="00BD248F" w:rsidRDefault="003040A7">
      <w:pPr>
        <w:pStyle w:val="Heading1"/>
        <w:spacing w:before="300" w:after="140"/>
      </w:pPr>
      <w:r>
        <w:rPr>
          <w:b/>
          <w:sz w:val="26"/>
        </w:rPr>
        <w:t>4. Unregulated Flow Frequency</w:t>
      </w:r>
      <w:ins w:id="126" w:author="Cahill, Ryan J CIV USARMY CENWP (USA)" w:date="2026-08-28T11:28:00Z" w16du:dateUtc="2026-08-28T18:28:00Z">
        <w:r w:rsidR="00BF01F5">
          <w:rPr>
            <w:b/>
            <w:sz w:val="26"/>
          </w:rPr>
          <w:t xml:space="preserve"> at Castle Rock</w:t>
        </w:r>
      </w:ins>
    </w:p>
    <w:p w14:paraId="7C6A3A80" w14:textId="38F6D690" w:rsidR="00BD248F" w:rsidRDefault="003040A7">
      <w:pPr>
        <w:spacing w:after="160" w:line="276" w:lineRule="auto"/>
      </w:pPr>
      <w:r>
        <w:t>Unregulated flow</w:t>
      </w:r>
      <w:r w:rsidR="00FB0098">
        <w:t xml:space="preserve"> at Castle Rock</w:t>
      </w:r>
      <w:r>
        <w:t xml:space="preserve"> is the flow that would have occurred without </w:t>
      </w:r>
      <w:r w:rsidR="00145F8B">
        <w:t xml:space="preserve">regulation from </w:t>
      </w:r>
      <w:r>
        <w:t>Mossyrock</w:t>
      </w:r>
      <w:r w:rsidR="00145F8B">
        <w:t xml:space="preserve"> reservoir</w:t>
      </w:r>
      <w:r>
        <w:t>.</w:t>
      </w:r>
      <w:r w:rsidR="00145F8B">
        <w:t xml:space="preserve"> For water years 1927–1968 the gage record reflects unregulated flows (Section 4.4). For the post 1968 regulated period the reconstruction uses an hourly holdout where the hourly elevation record </w:t>
      </w:r>
      <w:r w:rsidR="00FB0098">
        <w:t xml:space="preserve">is </w:t>
      </w:r>
      <w:r w:rsidR="002B6215">
        <w:t>reliable</w:t>
      </w:r>
      <w:r w:rsidR="00145F8B">
        <w:t xml:space="preserve"> (Section 4.1) and otherwise uses a peak estimated by regression from the daily reservoir record (Section 4.2). The 3- and 5-day durations, needing only daily resolution, come from a daily mass balance (Section 4.3).</w:t>
      </w:r>
      <w:r w:rsidR="000E0A82">
        <w:t xml:space="preserve"> </w:t>
      </w:r>
      <w:r w:rsidR="00145F8B">
        <w:t xml:space="preserve">The basis for calculating unregulated flows from a regulated record relies on </w:t>
      </w:r>
      <w:r>
        <w:t xml:space="preserve">adding back the </w:t>
      </w:r>
      <w:r w:rsidR="000E0A82">
        <w:t xml:space="preserve">Mossyrock </w:t>
      </w:r>
      <w:r w:rsidR="00145F8B">
        <w:t xml:space="preserve">reservoir </w:t>
      </w:r>
      <w:r>
        <w:t>holdout</w:t>
      </w:r>
      <w:r w:rsidR="00BF68BD">
        <w:t xml:space="preserve"> (</w:t>
      </w:r>
      <w:del w:id="127" w:author="Cahill, Ryan J CIV USARMY CENWP (USA)" w:date="2026-08-28T09:39:00Z" w16du:dateUtc="2026-08-28T16:39:00Z">
        <w:r w:rsidDel="00DE5D21">
          <w:delText xml:space="preserve"> </w:delText>
        </w:r>
      </w:del>
      <w:r>
        <w:t>reservoir storage change expressed as a flow rate</w:t>
      </w:r>
      <w:r w:rsidR="00BF68BD">
        <w:t>)</w:t>
      </w:r>
      <w:r>
        <w:t xml:space="preserve"> to the observed </w:t>
      </w:r>
      <w:r w:rsidR="000E0A82">
        <w:t>gage record downstream of the dam</w:t>
      </w:r>
      <w:r>
        <w:t xml:space="preserve">. A positive holdout </w:t>
      </w:r>
      <w:r w:rsidR="00BF68BD">
        <w:t>indicates</w:t>
      </w:r>
      <w:r>
        <w:t xml:space="preserve"> the reservoir filling</w:t>
      </w:r>
      <w:r w:rsidR="00BF68BD">
        <w:t>.</w:t>
      </w:r>
    </w:p>
    <w:p w14:paraId="125331A5" w14:textId="77777777" w:rsidR="00BD248F" w:rsidRDefault="003040A7">
      <w:pPr>
        <w:pStyle w:val="Heading2"/>
        <w:spacing w:before="300" w:after="140"/>
      </w:pPr>
      <w:r>
        <w:rPr>
          <w:b/>
          <w:sz w:val="23"/>
        </w:rPr>
        <w:t>4.1 Hourly Unregulated Record</w:t>
      </w:r>
    </w:p>
    <w:p w14:paraId="1CA44536" w14:textId="249F068D" w:rsidR="00BD248F" w:rsidRDefault="003040A7">
      <w:pPr>
        <w:spacing w:after="160" w:line="276" w:lineRule="auto"/>
      </w:pPr>
      <w:r>
        <w:t>The cleaned hourly pool elevation was converted to storage using the 2014 Water Control Manual rating curve and differenced to obtain an hourly holdout smoothed with a 3-hour centered moving average and restricted to the October–March flood season. Days with fewer than four valid storage readings were omitted, since they cannot be relied on to capture the annual peak.</w:t>
      </w:r>
    </w:p>
    <w:p w14:paraId="64FFD9EB" w14:textId="6BBC6B88" w:rsidR="00BD248F" w:rsidRDefault="003040A7">
      <w:pPr>
        <w:spacing w:after="160" w:line="276" w:lineRule="auto"/>
      </w:pPr>
      <w:r>
        <w:lastRenderedPageBreak/>
        <w:t xml:space="preserve">The reservoir </w:t>
      </w:r>
      <w:del w:id="128" w:author="Cahill, Ryan J CIV USARMY CENWP (USA)" w:date="2026-08-28T09:40:00Z" w16du:dateUtc="2026-08-28T16:40:00Z">
        <w:r w:rsidDel="00DC3574">
          <w:delText xml:space="preserve">signal </w:delText>
        </w:r>
      </w:del>
      <w:ins w:id="129" w:author="Cahill, Ryan J CIV USARMY CENWP (USA)" w:date="2026-08-28T09:40:00Z" w16du:dateUtc="2026-08-28T16:40:00Z">
        <w:r w:rsidR="00DC3574">
          <w:t xml:space="preserve">effect </w:t>
        </w:r>
      </w:ins>
      <w:r>
        <w:t>was translated to Castle Rock using the SSARR routing parameters in Table 4-1 from the calibrated Cowlitz CWMS model. Mayfield outflow plus the holdout, and Mayfield outflow alone, were each routed to Castle Rock</w:t>
      </w:r>
      <w:del w:id="130" w:author="Cahill, Ryan J CIV USARMY CENWP (USA)" w:date="2026-08-28T09:41:00Z" w16du:dateUtc="2026-08-28T16:41:00Z">
        <w:r w:rsidDel="00DC3574">
          <w:delText xml:space="preserve"> </w:delText>
        </w:r>
      </w:del>
      <w:r w:rsidR="00543478">
        <w:t>.</w:t>
      </w:r>
      <w:ins w:id="131" w:author="Cahill, Ryan J CIV USARMY CENWP (USA)" w:date="2026-08-28T09:41:00Z" w16du:dateUtc="2026-08-28T16:41:00Z">
        <w:r w:rsidR="00DC3574">
          <w:t xml:space="preserve"> </w:t>
        </w:r>
      </w:ins>
      <w:r w:rsidR="00543478">
        <w:t>T</w:t>
      </w:r>
      <w:r>
        <w:t>he difference between the two routed hydrographs is the routed reservoir effect</w:t>
      </w:r>
      <w:ins w:id="132" w:author="Cahill, Ryan J CIV USARMY CENWP (USA)" w:date="2026-08-28T09:41:00Z" w16du:dateUtc="2026-08-28T16:41:00Z">
        <w:r w:rsidR="00DC3574">
          <w:t>. This time-series was</w:t>
        </w:r>
      </w:ins>
      <w:r>
        <w:t xml:space="preserve"> added to observed Castle Rock flow to give the hourly unregulated estimate</w:t>
      </w:r>
      <w:ins w:id="133" w:author="Cahill, Ryan J CIV USARMY CENWP (USA)" w:date="2026-08-28T09:41:00Z" w16du:dateUtc="2026-08-28T16:41:00Z">
        <w:r w:rsidR="00DC3574">
          <w:t xml:space="preserve">. The annual </w:t>
        </w:r>
      </w:ins>
      <w:ins w:id="134" w:author="Cahill, Ryan J CIV USARMY CENWP (USA)" w:date="2026-08-28T09:42:00Z" w16du:dateUtc="2026-08-28T16:42:00Z">
        <w:r w:rsidR="00DC3574">
          <w:t xml:space="preserve">unregulated </w:t>
        </w:r>
      </w:ins>
      <w:ins w:id="135" w:author="Cahill, Ryan J CIV USARMY CENWP (USA)" w:date="2026-08-28T09:41:00Z" w16du:dateUtc="2026-08-28T16:41:00Z">
        <w:r w:rsidR="00DC3574">
          <w:t>peak was extracte</w:t>
        </w:r>
      </w:ins>
      <w:ins w:id="136" w:author="Cahill, Ryan J CIV USARMY CENWP (USA)" w:date="2026-08-28T09:42:00Z" w16du:dateUtc="2026-08-28T16:42:00Z">
        <w:r w:rsidR="00DC3574">
          <w:t>d from this dataset</w:t>
        </w:r>
      </w:ins>
      <w:r>
        <w:t xml:space="preserve">. </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6360"/>
        <w:gridCol w:w="1000"/>
        <w:gridCol w:w="1000"/>
        <w:gridCol w:w="1000"/>
      </w:tblGrid>
      <w:tr w:rsidR="00BD248F" w14:paraId="4096C2F0" w14:textId="77777777">
        <w:trPr>
          <w:jc w:val="center"/>
        </w:trPr>
        <w:tc>
          <w:tcPr>
            <w:tcW w:w="6360" w:type="dxa"/>
            <w:shd w:val="clear" w:color="auto" w:fill="D9E2EC"/>
          </w:tcPr>
          <w:p w14:paraId="4657FA24" w14:textId="77777777" w:rsidR="00BD248F" w:rsidRDefault="003040A7">
            <w:pPr>
              <w:jc w:val="center"/>
            </w:pPr>
            <w:r>
              <w:rPr>
                <w:b/>
                <w:sz w:val="19"/>
              </w:rPr>
              <w:t>Reach</w:t>
            </w:r>
          </w:p>
        </w:tc>
        <w:tc>
          <w:tcPr>
            <w:tcW w:w="1000" w:type="dxa"/>
            <w:shd w:val="clear" w:color="auto" w:fill="D9E2EC"/>
          </w:tcPr>
          <w:p w14:paraId="382414E4" w14:textId="77777777" w:rsidR="00BD248F" w:rsidRDefault="003040A7">
            <w:pPr>
              <w:jc w:val="center"/>
            </w:pPr>
            <w:r>
              <w:rPr>
                <w:b/>
                <w:sz w:val="19"/>
              </w:rPr>
              <w:t>KTS</w:t>
            </w:r>
          </w:p>
        </w:tc>
        <w:tc>
          <w:tcPr>
            <w:tcW w:w="1000" w:type="dxa"/>
            <w:shd w:val="clear" w:color="auto" w:fill="D9E2EC"/>
          </w:tcPr>
          <w:p w14:paraId="5B423230" w14:textId="77777777" w:rsidR="00BD248F" w:rsidRDefault="003040A7">
            <w:pPr>
              <w:jc w:val="center"/>
            </w:pPr>
            <w:r>
              <w:rPr>
                <w:b/>
                <w:sz w:val="19"/>
              </w:rPr>
              <w:t>n</w:t>
            </w:r>
          </w:p>
        </w:tc>
        <w:tc>
          <w:tcPr>
            <w:tcW w:w="1000" w:type="dxa"/>
            <w:shd w:val="clear" w:color="auto" w:fill="D9E2EC"/>
          </w:tcPr>
          <w:p w14:paraId="158C4098" w14:textId="77777777" w:rsidR="00BD248F" w:rsidRDefault="003040A7">
            <w:pPr>
              <w:jc w:val="center"/>
            </w:pPr>
            <w:r>
              <w:rPr>
                <w:b/>
                <w:sz w:val="19"/>
              </w:rPr>
              <w:t>Phases</w:t>
            </w:r>
          </w:p>
        </w:tc>
      </w:tr>
      <w:tr w:rsidR="00BD248F" w14:paraId="7B378D56" w14:textId="77777777">
        <w:trPr>
          <w:jc w:val="center"/>
        </w:trPr>
        <w:tc>
          <w:tcPr>
            <w:tcW w:w="6360" w:type="dxa"/>
          </w:tcPr>
          <w:p w14:paraId="72C1421B" w14:textId="77777777" w:rsidR="00BD248F" w:rsidRDefault="003040A7">
            <w:r>
              <w:rPr>
                <w:sz w:val="19"/>
              </w:rPr>
              <w:t>Mayfield outflow to Cowlitz River above Toutle River</w:t>
            </w:r>
          </w:p>
        </w:tc>
        <w:tc>
          <w:tcPr>
            <w:tcW w:w="1000" w:type="dxa"/>
          </w:tcPr>
          <w:p w14:paraId="7B120C9A" w14:textId="77777777" w:rsidR="00BD248F" w:rsidRDefault="003040A7">
            <w:pPr>
              <w:jc w:val="right"/>
            </w:pPr>
            <w:r>
              <w:rPr>
                <w:sz w:val="19"/>
              </w:rPr>
              <w:t>5</w:t>
            </w:r>
          </w:p>
        </w:tc>
        <w:tc>
          <w:tcPr>
            <w:tcW w:w="1000" w:type="dxa"/>
          </w:tcPr>
          <w:p w14:paraId="7E7A6774" w14:textId="77777777" w:rsidR="00BD248F" w:rsidRDefault="003040A7">
            <w:pPr>
              <w:jc w:val="right"/>
            </w:pPr>
            <w:r>
              <w:rPr>
                <w:sz w:val="19"/>
              </w:rPr>
              <w:t>0.1</w:t>
            </w:r>
          </w:p>
        </w:tc>
        <w:tc>
          <w:tcPr>
            <w:tcW w:w="1000" w:type="dxa"/>
          </w:tcPr>
          <w:p w14:paraId="38DFC28E" w14:textId="77777777" w:rsidR="00BD248F" w:rsidRDefault="003040A7">
            <w:pPr>
              <w:jc w:val="right"/>
            </w:pPr>
            <w:r>
              <w:rPr>
                <w:sz w:val="19"/>
              </w:rPr>
              <w:t>5</w:t>
            </w:r>
          </w:p>
        </w:tc>
      </w:tr>
      <w:tr w:rsidR="00BD248F" w14:paraId="729062FB" w14:textId="77777777">
        <w:trPr>
          <w:jc w:val="center"/>
        </w:trPr>
        <w:tc>
          <w:tcPr>
            <w:tcW w:w="6360" w:type="dxa"/>
          </w:tcPr>
          <w:p w14:paraId="1D360E96" w14:textId="77777777" w:rsidR="00BD248F" w:rsidRDefault="003040A7">
            <w:r>
              <w:rPr>
                <w:sz w:val="19"/>
              </w:rPr>
              <w:t>Cowlitz River above Toutle River to Cowlitz River below Toutle River</w:t>
            </w:r>
          </w:p>
        </w:tc>
        <w:tc>
          <w:tcPr>
            <w:tcW w:w="1000" w:type="dxa"/>
          </w:tcPr>
          <w:p w14:paraId="3DDA4B29" w14:textId="77777777" w:rsidR="00BD248F" w:rsidRDefault="003040A7">
            <w:pPr>
              <w:jc w:val="right"/>
            </w:pPr>
            <w:r>
              <w:rPr>
                <w:sz w:val="19"/>
              </w:rPr>
              <w:t>1</w:t>
            </w:r>
          </w:p>
        </w:tc>
        <w:tc>
          <w:tcPr>
            <w:tcW w:w="1000" w:type="dxa"/>
          </w:tcPr>
          <w:p w14:paraId="7A824659" w14:textId="77777777" w:rsidR="00BD248F" w:rsidRDefault="003040A7">
            <w:pPr>
              <w:jc w:val="right"/>
            </w:pPr>
            <w:r>
              <w:rPr>
                <w:sz w:val="19"/>
              </w:rPr>
              <w:t>0.2</w:t>
            </w:r>
          </w:p>
        </w:tc>
        <w:tc>
          <w:tcPr>
            <w:tcW w:w="1000" w:type="dxa"/>
          </w:tcPr>
          <w:p w14:paraId="72D1B818" w14:textId="77777777" w:rsidR="00BD248F" w:rsidRDefault="003040A7">
            <w:pPr>
              <w:jc w:val="right"/>
            </w:pPr>
            <w:r>
              <w:rPr>
                <w:sz w:val="19"/>
              </w:rPr>
              <w:t>1</w:t>
            </w:r>
          </w:p>
        </w:tc>
      </w:tr>
      <w:tr w:rsidR="00BD248F" w14:paraId="1C0A5A77" w14:textId="77777777">
        <w:trPr>
          <w:jc w:val="center"/>
        </w:trPr>
        <w:tc>
          <w:tcPr>
            <w:tcW w:w="6360" w:type="dxa"/>
          </w:tcPr>
          <w:p w14:paraId="2832378A" w14:textId="77777777" w:rsidR="00BD248F" w:rsidRDefault="003040A7">
            <w:r>
              <w:rPr>
                <w:sz w:val="19"/>
              </w:rPr>
              <w:t>Cowlitz River below Toutle River to Castle Rock</w:t>
            </w:r>
          </w:p>
        </w:tc>
        <w:tc>
          <w:tcPr>
            <w:tcW w:w="1000" w:type="dxa"/>
          </w:tcPr>
          <w:p w14:paraId="29896274" w14:textId="77777777" w:rsidR="00BD248F" w:rsidRDefault="003040A7">
            <w:pPr>
              <w:jc w:val="right"/>
            </w:pPr>
            <w:r>
              <w:rPr>
                <w:sz w:val="19"/>
              </w:rPr>
              <w:t>1</w:t>
            </w:r>
          </w:p>
        </w:tc>
        <w:tc>
          <w:tcPr>
            <w:tcW w:w="1000" w:type="dxa"/>
          </w:tcPr>
          <w:p w14:paraId="1692D442" w14:textId="77777777" w:rsidR="00BD248F" w:rsidRDefault="003040A7">
            <w:pPr>
              <w:jc w:val="right"/>
            </w:pPr>
            <w:r>
              <w:rPr>
                <w:sz w:val="19"/>
              </w:rPr>
              <w:t>0.2</w:t>
            </w:r>
          </w:p>
        </w:tc>
        <w:tc>
          <w:tcPr>
            <w:tcW w:w="1000" w:type="dxa"/>
          </w:tcPr>
          <w:p w14:paraId="19E5B2D5" w14:textId="77777777" w:rsidR="00BD248F" w:rsidRDefault="003040A7">
            <w:pPr>
              <w:jc w:val="right"/>
            </w:pPr>
            <w:r>
              <w:rPr>
                <w:sz w:val="19"/>
              </w:rPr>
              <w:t>5</w:t>
            </w:r>
          </w:p>
        </w:tc>
      </w:tr>
    </w:tbl>
    <w:p w14:paraId="543D4CD7" w14:textId="77777777" w:rsidR="00BD248F" w:rsidRDefault="003040A7">
      <w:pPr>
        <w:spacing w:before="80" w:after="240"/>
        <w:jc w:val="center"/>
      </w:pPr>
      <w:r>
        <w:rPr>
          <w:i/>
          <w:sz w:val="19"/>
        </w:rPr>
        <w:t>Table 4-1. SSARR routing parameters, from the calibrated lower Cowlitz routing model.</w:t>
      </w:r>
    </w:p>
    <w:p w14:paraId="4EB9A421" w14:textId="2C6F004B" w:rsidR="00BD248F" w:rsidRDefault="003040A7">
      <w:pPr>
        <w:spacing w:after="160" w:line="276" w:lineRule="auto"/>
      </w:pPr>
      <w:r>
        <w:t>Twenty-three water years produced holdout-based peaks</w:t>
      </w:r>
      <w:r w:rsidR="00BE4E31">
        <w:t xml:space="preserve"> (</w:t>
      </w:r>
      <w:r>
        <w:t>1992, 1997, 1999, 2003, 2004, and 2008</w:t>
      </w:r>
      <w:r w:rsidR="00543478">
        <w:t>-</w:t>
      </w:r>
      <w:r>
        <w:t>2026</w:t>
      </w:r>
      <w:r w:rsidR="00BE4E31">
        <w:t>)</w:t>
      </w:r>
      <w:r>
        <w:t xml:space="preserve"> with earlier hourly pool elevation</w:t>
      </w:r>
      <w:r w:rsidR="00543478">
        <w:t xml:space="preserve"> records</w:t>
      </w:r>
      <w:r>
        <w:t xml:space="preserve"> too unstable </w:t>
      </w:r>
      <w:r w:rsidR="00543478">
        <w:t>to</w:t>
      </w:r>
      <w:r>
        <w:t xml:space="preserve"> use.</w:t>
      </w:r>
    </w:p>
    <w:p w14:paraId="42DA5F87" w14:textId="77777777" w:rsidR="00BD248F" w:rsidRDefault="003040A7">
      <w:pPr>
        <w:pStyle w:val="Heading2"/>
        <w:spacing w:before="300" w:after="140"/>
      </w:pPr>
      <w:r>
        <w:rPr>
          <w:b/>
          <w:sz w:val="23"/>
        </w:rPr>
        <w:t>4.2 Peak Estimation by Storage-Change Regression</w:t>
      </w:r>
    </w:p>
    <w:p w14:paraId="4E8F9A34" w14:textId="1ABC9150" w:rsidR="00BD248F" w:rsidRDefault="003040A7">
      <w:pPr>
        <w:spacing w:after="160" w:line="276" w:lineRule="auto"/>
      </w:pPr>
      <w:r>
        <w:t xml:space="preserve">For years without a usable hourly record </w:t>
      </w:r>
      <w:r w:rsidR="00BE4E31">
        <w:t>(</w:t>
      </w:r>
      <w:r>
        <w:t>roughly a third of the regulated era</w:t>
      </w:r>
      <w:r w:rsidR="00BE4E31">
        <w:t xml:space="preserve">) </w:t>
      </w:r>
      <w:r>
        <w:t xml:space="preserve">the unregulated peak </w:t>
      </w:r>
      <w:ins w:id="137" w:author="Cahill, Ryan J CIV USARMY CENWP (USA)" w:date="2026-08-28T09:46:00Z" w16du:dateUtc="2026-08-28T16:46:00Z">
        <w:r w:rsidR="00261F59">
          <w:t>must be estimated using the daily reservoir elevation</w:t>
        </w:r>
      </w:ins>
      <w:ins w:id="138" w:author="Cahill, Ryan J CIV USARMY CENWP (USA)" w:date="2026-08-28T09:47:00Z" w16du:dateUtc="2026-08-28T16:47:00Z">
        <w:r w:rsidR="00261F59">
          <w:t xml:space="preserve">, requiring a different approach. While daily data is </w:t>
        </w:r>
      </w:ins>
      <w:ins w:id="139" w:author="Cahill, Ryan J CIV USARMY CENWP (USA)" w:date="2026-08-28T09:48:00Z" w16du:dateUtc="2026-08-28T16:48:00Z">
        <w:r w:rsidR="00261F59">
          <w:t xml:space="preserve">less useful than hourly data, it still provided good predictive value in unregulated peak estimation. For the </w:t>
        </w:r>
      </w:ins>
      <w:ins w:id="140" w:author="Cahill, Ryan J CIV USARMY CENWP (USA)" w:date="2026-08-28T09:49:00Z" w16du:dateUtc="2026-08-28T16:49:00Z">
        <w:r w:rsidR="00261F59">
          <w:t>years with hourly data, the increase in peak flow from regulated to unregulated was regressed against various predictor candidates</w:t>
        </w:r>
      </w:ins>
      <w:ins w:id="141" w:author="Cahill, Ryan J CIV USARMY CENWP (USA)" w:date="2026-08-28T09:50:00Z" w16du:dateUtc="2026-08-28T16:50:00Z">
        <w:r w:rsidR="00261F59">
          <w:t xml:space="preserve">. The predictor candidates were </w:t>
        </w:r>
      </w:ins>
      <w:del w:id="142" w:author="Cahill, Ryan J CIV USARMY CENWP (USA)" w:date="2026-08-28T09:49:00Z" w16du:dateUtc="2026-08-28T16:49:00Z">
        <w:r w:rsidDel="00261F59">
          <w:delText>is estimated by regressing the regulated-minus-unregulated peak difference on</w:delText>
        </w:r>
      </w:del>
      <w:r>
        <w:t xml:space="preserve"> the largest 1- to 4-day increase in Mossyrock storage near the event (within 7 days of the regulated peak</w:t>
      </w:r>
      <w:ins w:id="143" w:author="Cahill, Ryan J CIV USARMY CENWP (USA)" w:date="2026-08-28T09:50:00Z" w16du:dateUtc="2026-08-28T16:50:00Z">
        <w:r w:rsidR="0055637D">
          <w:t>).</w:t>
        </w:r>
      </w:ins>
      <w:del w:id="144" w:author="Cahill, Ryan J CIV USARMY CENWP (USA)" w:date="2026-08-28T09:50:00Z" w16du:dateUtc="2026-08-28T16:50:00Z">
        <w:r w:rsidDel="0055637D">
          <w:delText>), then subtracting the predicted difference from the observed regulated peak.</w:delText>
        </w:r>
      </w:del>
      <w:r>
        <w:t xml:space="preserve"> This is preferred over regressing the unregulated peak directly</w:t>
      </w:r>
      <w:ins w:id="145" w:author="Cahill, Ryan J CIV USARMY CENWP (USA)" w:date="2026-08-28T09:50:00Z" w16du:dateUtc="2026-08-28T16:50:00Z">
        <w:r w:rsidR="0055637D">
          <w:t>, since the change in storage at M</w:t>
        </w:r>
      </w:ins>
      <w:ins w:id="146" w:author="Cahill, Ryan J CIV USARMY CENWP (USA)" w:date="2026-08-28T09:51:00Z" w16du:dateUtc="2026-08-28T16:51:00Z">
        <w:r w:rsidR="0055637D">
          <w:t>ossyrock is directly related to the increase in flow from regulated to unregulated conditions</w:t>
        </w:r>
      </w:ins>
      <w:r w:rsidR="00BE4E31">
        <w:t>. T</w:t>
      </w:r>
      <w:r>
        <w:t>he predictor</w:t>
      </w:r>
      <w:ins w:id="147" w:author="Cahill, Ryan J CIV USARMY CENWP (USA)" w:date="2026-08-28T09:51:00Z" w16du:dateUtc="2026-08-28T16:51:00Z">
        <w:r w:rsidR="0055637D">
          <w:t xml:space="preserve"> (daily reservoir data)</w:t>
        </w:r>
      </w:ins>
      <w:r>
        <w:t xml:space="preserve"> and the regulated peak are both available for every regulated year, and because the adjustment is a fraction of the flow being reconstructed, a given percentage error translates to a much smaller error on the resulting unregulated peak.</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3000"/>
        <w:gridCol w:w="1600"/>
        <w:gridCol w:w="1900"/>
        <w:gridCol w:w="1400"/>
        <w:gridCol w:w="1460"/>
      </w:tblGrid>
      <w:tr w:rsidR="00BD248F" w14:paraId="6B2DC22D" w14:textId="77777777">
        <w:trPr>
          <w:jc w:val="center"/>
        </w:trPr>
        <w:tc>
          <w:tcPr>
            <w:tcW w:w="3000" w:type="dxa"/>
            <w:shd w:val="clear" w:color="auto" w:fill="D9E2EC"/>
          </w:tcPr>
          <w:p w14:paraId="761BA6C3" w14:textId="2102A467" w:rsidR="00BD248F" w:rsidRDefault="003040A7">
            <w:pPr>
              <w:jc w:val="center"/>
            </w:pPr>
            <w:r>
              <w:rPr>
                <w:b/>
                <w:sz w:val="19"/>
              </w:rPr>
              <w:t>Storage-change window</w:t>
            </w:r>
            <w:ins w:id="148" w:author="Cahill, Ryan J CIV USARMY CENWP (USA)" w:date="2026-08-28T09:52:00Z" w16du:dateUtc="2026-08-28T16:52:00Z">
              <w:r w:rsidR="0055637D">
                <w:rPr>
                  <w:b/>
                  <w:sz w:val="19"/>
                </w:rPr>
                <w:t xml:space="preserve"> (candidate predictor variables)</w:t>
              </w:r>
            </w:ins>
          </w:p>
        </w:tc>
        <w:tc>
          <w:tcPr>
            <w:tcW w:w="1600" w:type="dxa"/>
            <w:shd w:val="clear" w:color="auto" w:fill="D9E2EC"/>
          </w:tcPr>
          <w:p w14:paraId="1DD979EF" w14:textId="77777777" w:rsidR="00BD248F" w:rsidRDefault="003040A7">
            <w:pPr>
              <w:jc w:val="center"/>
            </w:pPr>
            <w:r>
              <w:rPr>
                <w:b/>
                <w:sz w:val="19"/>
              </w:rPr>
              <w:t>Slope</w:t>
            </w:r>
          </w:p>
        </w:tc>
        <w:tc>
          <w:tcPr>
            <w:tcW w:w="1900" w:type="dxa"/>
            <w:shd w:val="clear" w:color="auto" w:fill="D9E2EC"/>
          </w:tcPr>
          <w:p w14:paraId="3B27794D" w14:textId="77777777" w:rsidR="00BD248F" w:rsidRDefault="003040A7">
            <w:pPr>
              <w:jc w:val="center"/>
            </w:pPr>
            <w:r>
              <w:rPr>
                <w:b/>
                <w:sz w:val="19"/>
              </w:rPr>
              <w:t>Intercept (cfs)</w:t>
            </w:r>
          </w:p>
        </w:tc>
        <w:tc>
          <w:tcPr>
            <w:tcW w:w="1400" w:type="dxa"/>
            <w:shd w:val="clear" w:color="auto" w:fill="D9E2EC"/>
          </w:tcPr>
          <w:p w14:paraId="746550A4" w14:textId="77777777" w:rsidR="00BD248F" w:rsidRDefault="003040A7">
            <w:pPr>
              <w:jc w:val="center"/>
            </w:pPr>
            <w:r>
              <w:rPr>
                <w:b/>
                <w:sz w:val="19"/>
              </w:rPr>
              <w:t>R²</w:t>
            </w:r>
          </w:p>
        </w:tc>
        <w:tc>
          <w:tcPr>
            <w:tcW w:w="1460" w:type="dxa"/>
            <w:shd w:val="clear" w:color="auto" w:fill="D9E2EC"/>
          </w:tcPr>
          <w:p w14:paraId="6DD3A354" w14:textId="77777777" w:rsidR="00BD248F" w:rsidRDefault="003040A7">
            <w:pPr>
              <w:jc w:val="center"/>
            </w:pPr>
            <w:r>
              <w:rPr>
                <w:b/>
                <w:sz w:val="19"/>
              </w:rPr>
              <w:t>Standard error (cfs)</w:t>
            </w:r>
          </w:p>
        </w:tc>
      </w:tr>
      <w:tr w:rsidR="00BD248F" w14:paraId="1F9521B5" w14:textId="77777777">
        <w:trPr>
          <w:jc w:val="center"/>
        </w:trPr>
        <w:tc>
          <w:tcPr>
            <w:tcW w:w="3000" w:type="dxa"/>
          </w:tcPr>
          <w:p w14:paraId="557F3181" w14:textId="77777777" w:rsidR="00BD248F" w:rsidRDefault="003040A7">
            <w:r>
              <w:rPr>
                <w:sz w:val="19"/>
              </w:rPr>
              <w:t>1-day</w:t>
            </w:r>
          </w:p>
        </w:tc>
        <w:tc>
          <w:tcPr>
            <w:tcW w:w="1600" w:type="dxa"/>
          </w:tcPr>
          <w:p w14:paraId="0B9B1721" w14:textId="77777777" w:rsidR="00BD248F" w:rsidRDefault="003040A7">
            <w:pPr>
              <w:jc w:val="right"/>
            </w:pPr>
            <w:r>
              <w:rPr>
                <w:sz w:val="19"/>
              </w:rPr>
              <w:t>-0.673</w:t>
            </w:r>
          </w:p>
        </w:tc>
        <w:tc>
          <w:tcPr>
            <w:tcW w:w="1900" w:type="dxa"/>
          </w:tcPr>
          <w:p w14:paraId="57D30ABA" w14:textId="77777777" w:rsidR="00BD248F" w:rsidRDefault="003040A7">
            <w:pPr>
              <w:jc w:val="right"/>
            </w:pPr>
            <w:r>
              <w:rPr>
                <w:sz w:val="19"/>
              </w:rPr>
              <w:t>-7,751</w:t>
            </w:r>
          </w:p>
        </w:tc>
        <w:tc>
          <w:tcPr>
            <w:tcW w:w="1400" w:type="dxa"/>
          </w:tcPr>
          <w:p w14:paraId="564F752F" w14:textId="77777777" w:rsidR="00BD248F" w:rsidRDefault="003040A7">
            <w:pPr>
              <w:jc w:val="right"/>
            </w:pPr>
            <w:r>
              <w:rPr>
                <w:sz w:val="19"/>
              </w:rPr>
              <w:t>0.759</w:t>
            </w:r>
          </w:p>
        </w:tc>
        <w:tc>
          <w:tcPr>
            <w:tcW w:w="1460" w:type="dxa"/>
          </w:tcPr>
          <w:p w14:paraId="414F7054" w14:textId="77777777" w:rsidR="00BD248F" w:rsidRDefault="003040A7">
            <w:pPr>
              <w:jc w:val="right"/>
            </w:pPr>
            <w:r>
              <w:rPr>
                <w:sz w:val="19"/>
              </w:rPr>
              <w:t>7,565</w:t>
            </w:r>
          </w:p>
        </w:tc>
      </w:tr>
      <w:tr w:rsidR="00BD248F" w14:paraId="6669A3E9" w14:textId="77777777">
        <w:trPr>
          <w:jc w:val="center"/>
        </w:trPr>
        <w:tc>
          <w:tcPr>
            <w:tcW w:w="3000" w:type="dxa"/>
          </w:tcPr>
          <w:p w14:paraId="373AD267" w14:textId="77777777" w:rsidR="00BD248F" w:rsidRDefault="003040A7">
            <w:r>
              <w:rPr>
                <w:sz w:val="19"/>
              </w:rPr>
              <w:t>2-day (adopted)</w:t>
            </w:r>
          </w:p>
        </w:tc>
        <w:tc>
          <w:tcPr>
            <w:tcW w:w="1600" w:type="dxa"/>
          </w:tcPr>
          <w:p w14:paraId="66A6955A" w14:textId="77777777" w:rsidR="00BD248F" w:rsidRDefault="003040A7">
            <w:pPr>
              <w:jc w:val="right"/>
            </w:pPr>
            <w:r>
              <w:rPr>
                <w:sz w:val="19"/>
              </w:rPr>
              <w:t>-0.869</w:t>
            </w:r>
          </w:p>
        </w:tc>
        <w:tc>
          <w:tcPr>
            <w:tcW w:w="1900" w:type="dxa"/>
          </w:tcPr>
          <w:p w14:paraId="1FBC9908" w14:textId="77777777" w:rsidR="00BD248F" w:rsidRDefault="003040A7">
            <w:pPr>
              <w:jc w:val="right"/>
            </w:pPr>
            <w:r>
              <w:rPr>
                <w:sz w:val="19"/>
              </w:rPr>
              <w:t>-3,836</w:t>
            </w:r>
          </w:p>
        </w:tc>
        <w:tc>
          <w:tcPr>
            <w:tcW w:w="1400" w:type="dxa"/>
          </w:tcPr>
          <w:p w14:paraId="21477AA3" w14:textId="77777777" w:rsidR="00BD248F" w:rsidRDefault="003040A7">
            <w:pPr>
              <w:jc w:val="right"/>
            </w:pPr>
            <w:r>
              <w:rPr>
                <w:sz w:val="19"/>
              </w:rPr>
              <w:t>0.871</w:t>
            </w:r>
          </w:p>
        </w:tc>
        <w:tc>
          <w:tcPr>
            <w:tcW w:w="1460" w:type="dxa"/>
          </w:tcPr>
          <w:p w14:paraId="4E387191" w14:textId="77777777" w:rsidR="00BD248F" w:rsidRDefault="003040A7">
            <w:pPr>
              <w:jc w:val="right"/>
            </w:pPr>
            <w:r>
              <w:rPr>
                <w:sz w:val="19"/>
              </w:rPr>
              <w:t>5,528</w:t>
            </w:r>
          </w:p>
        </w:tc>
      </w:tr>
      <w:tr w:rsidR="00BD248F" w14:paraId="7ED76347" w14:textId="77777777">
        <w:trPr>
          <w:jc w:val="center"/>
        </w:trPr>
        <w:tc>
          <w:tcPr>
            <w:tcW w:w="3000" w:type="dxa"/>
          </w:tcPr>
          <w:p w14:paraId="7DC2127C" w14:textId="77777777" w:rsidR="00BD248F" w:rsidRDefault="003040A7">
            <w:r>
              <w:rPr>
                <w:sz w:val="19"/>
              </w:rPr>
              <w:t>3-day</w:t>
            </w:r>
          </w:p>
        </w:tc>
        <w:tc>
          <w:tcPr>
            <w:tcW w:w="1600" w:type="dxa"/>
          </w:tcPr>
          <w:p w14:paraId="194C0E05" w14:textId="77777777" w:rsidR="00BD248F" w:rsidRDefault="003040A7">
            <w:pPr>
              <w:jc w:val="right"/>
            </w:pPr>
            <w:r>
              <w:rPr>
                <w:sz w:val="19"/>
              </w:rPr>
              <w:t>-0.983</w:t>
            </w:r>
          </w:p>
        </w:tc>
        <w:tc>
          <w:tcPr>
            <w:tcW w:w="1900" w:type="dxa"/>
          </w:tcPr>
          <w:p w14:paraId="15C289BF" w14:textId="77777777" w:rsidR="00BD248F" w:rsidRDefault="003040A7">
            <w:pPr>
              <w:jc w:val="right"/>
            </w:pPr>
            <w:r>
              <w:rPr>
                <w:sz w:val="19"/>
              </w:rPr>
              <w:t>-4,537</w:t>
            </w:r>
          </w:p>
        </w:tc>
        <w:tc>
          <w:tcPr>
            <w:tcW w:w="1400" w:type="dxa"/>
          </w:tcPr>
          <w:p w14:paraId="632B1324" w14:textId="77777777" w:rsidR="00BD248F" w:rsidRDefault="003040A7">
            <w:pPr>
              <w:jc w:val="right"/>
            </w:pPr>
            <w:r>
              <w:rPr>
                <w:sz w:val="19"/>
              </w:rPr>
              <w:t>0.853</w:t>
            </w:r>
          </w:p>
        </w:tc>
        <w:tc>
          <w:tcPr>
            <w:tcW w:w="1460" w:type="dxa"/>
          </w:tcPr>
          <w:p w14:paraId="068A331C" w14:textId="77777777" w:rsidR="00BD248F" w:rsidRDefault="003040A7">
            <w:pPr>
              <w:jc w:val="right"/>
            </w:pPr>
            <w:r>
              <w:rPr>
                <w:sz w:val="19"/>
              </w:rPr>
              <w:t>5,896</w:t>
            </w:r>
          </w:p>
        </w:tc>
      </w:tr>
      <w:tr w:rsidR="00BD248F" w14:paraId="3EE08885" w14:textId="77777777">
        <w:trPr>
          <w:jc w:val="center"/>
        </w:trPr>
        <w:tc>
          <w:tcPr>
            <w:tcW w:w="3000" w:type="dxa"/>
          </w:tcPr>
          <w:p w14:paraId="28089E25" w14:textId="77777777" w:rsidR="00BD248F" w:rsidRDefault="003040A7">
            <w:r>
              <w:rPr>
                <w:sz w:val="19"/>
              </w:rPr>
              <w:t>4-day</w:t>
            </w:r>
          </w:p>
        </w:tc>
        <w:tc>
          <w:tcPr>
            <w:tcW w:w="1600" w:type="dxa"/>
          </w:tcPr>
          <w:p w14:paraId="6DA7B4F3" w14:textId="77777777" w:rsidR="00BD248F" w:rsidRDefault="003040A7">
            <w:pPr>
              <w:jc w:val="right"/>
            </w:pPr>
            <w:r>
              <w:rPr>
                <w:sz w:val="19"/>
              </w:rPr>
              <w:t>-1.140</w:t>
            </w:r>
          </w:p>
        </w:tc>
        <w:tc>
          <w:tcPr>
            <w:tcW w:w="1900" w:type="dxa"/>
          </w:tcPr>
          <w:p w14:paraId="55D5C15E" w14:textId="77777777" w:rsidR="00BD248F" w:rsidRDefault="003040A7">
            <w:pPr>
              <w:jc w:val="right"/>
            </w:pPr>
            <w:r>
              <w:rPr>
                <w:sz w:val="19"/>
              </w:rPr>
              <w:t>-4,770</w:t>
            </w:r>
          </w:p>
        </w:tc>
        <w:tc>
          <w:tcPr>
            <w:tcW w:w="1400" w:type="dxa"/>
          </w:tcPr>
          <w:p w14:paraId="04680CFE" w14:textId="77777777" w:rsidR="00BD248F" w:rsidRDefault="003040A7">
            <w:pPr>
              <w:jc w:val="right"/>
            </w:pPr>
            <w:r>
              <w:rPr>
                <w:sz w:val="19"/>
              </w:rPr>
              <w:t>0.836</w:t>
            </w:r>
          </w:p>
        </w:tc>
        <w:tc>
          <w:tcPr>
            <w:tcW w:w="1460" w:type="dxa"/>
          </w:tcPr>
          <w:p w14:paraId="26C71795" w14:textId="77777777" w:rsidR="00BD248F" w:rsidRDefault="003040A7">
            <w:pPr>
              <w:jc w:val="right"/>
            </w:pPr>
            <w:r>
              <w:rPr>
                <w:sz w:val="19"/>
              </w:rPr>
              <w:t>6,239</w:t>
            </w:r>
          </w:p>
        </w:tc>
      </w:tr>
    </w:tbl>
    <w:p w14:paraId="46E2248B" w14:textId="77777777" w:rsidR="00BD248F" w:rsidRDefault="003040A7">
      <w:pPr>
        <w:spacing w:before="80" w:after="240"/>
        <w:jc w:val="center"/>
      </w:pPr>
      <w:r>
        <w:rPr>
          <w:i/>
          <w:sz w:val="19"/>
        </w:rPr>
        <w:t>Table 4-2. Candidate regressions of the regulated-minus-unregulated peak difference on Mossyrock storage change, fit to 17 water years.</w:t>
      </w:r>
    </w:p>
    <w:p w14:paraId="6CA0B43F" w14:textId="1C55C33A" w:rsidR="00BD248F" w:rsidRDefault="003040A7">
      <w:pPr>
        <w:spacing w:after="160" w:line="276" w:lineRule="auto"/>
      </w:pPr>
      <w:r>
        <w:t>The two-day window was adopted</w:t>
      </w:r>
      <w:r w:rsidR="00BE4E31">
        <w:t xml:space="preserve"> (</w:t>
      </w:r>
      <w:r>
        <w:t>R² = 0.871, standard error ≈ 5,530 cfs, n = 17</w:t>
      </w:r>
      <w:r w:rsidR="00BE4E31">
        <w:t>)</w:t>
      </w:r>
      <w:r>
        <w:t>. Pairs whose regulated and unregulated peaks fell more than 72 hours apart were excluded as different storms. Thirty water years were filled by regression</w:t>
      </w:r>
      <w:r w:rsidR="00543478">
        <w:t>. F</w:t>
      </w:r>
      <w:r>
        <w:t>or 1974–1991, where the hourly record does not reach, the regulated peak came from the USGS annual peak record and the peak date centered the storage-change window.</w:t>
      </w:r>
    </w:p>
    <w:p w14:paraId="6C2FC73A" w14:textId="77777777" w:rsidR="00BD248F" w:rsidRDefault="003040A7">
      <w:pPr>
        <w:spacing w:after="80"/>
        <w:jc w:val="center"/>
      </w:pPr>
      <w:r>
        <w:rPr>
          <w:noProof/>
        </w:rPr>
        <w:lastRenderedPageBreak/>
        <w:drawing>
          <wp:inline distT="0" distB="0" distL="0" distR="0" wp14:anchorId="52B728DF" wp14:editId="57A7DD09">
            <wp:extent cx="5943600" cy="4292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943600" cy="4292600"/>
                    </a:xfrm>
                    <a:prstGeom prst="rect">
                      <a:avLst/>
                    </a:prstGeom>
                  </pic:spPr>
                </pic:pic>
              </a:graphicData>
            </a:graphic>
          </wp:inline>
        </w:drawing>
      </w:r>
    </w:p>
    <w:p w14:paraId="7FFADD19" w14:textId="77777777" w:rsidR="00BD248F" w:rsidRDefault="003040A7">
      <w:pPr>
        <w:spacing w:before="80" w:after="240"/>
        <w:jc w:val="center"/>
      </w:pPr>
      <w:r>
        <w:rPr>
          <w:i/>
          <w:sz w:val="19"/>
        </w:rPr>
        <w:t>Figure 4-1. Adopted two-day storage-change regression. Points are labeled by water year.</w:t>
      </w:r>
    </w:p>
    <w:p w14:paraId="560110FA" w14:textId="77777777" w:rsidR="00BD248F" w:rsidRDefault="003040A7">
      <w:pPr>
        <w:pStyle w:val="Heading2"/>
        <w:spacing w:before="300" w:after="140"/>
      </w:pPr>
      <w:r>
        <w:rPr>
          <w:b/>
          <w:sz w:val="23"/>
        </w:rPr>
        <w:t>4.3 Durations from the Daily Mass Balance</w:t>
      </w:r>
    </w:p>
    <w:p w14:paraId="01F51B45" w14:textId="5D5C982F" w:rsidR="00BD248F" w:rsidRDefault="003040A7">
      <w:pPr>
        <w:spacing w:after="160" w:line="276" w:lineRule="auto"/>
      </w:pPr>
      <w:r>
        <w:t>Daily unregulated flow is</w:t>
      </w:r>
      <w:r w:rsidR="00281EC2">
        <w:t xml:space="preserve"> the</w:t>
      </w:r>
      <w:r>
        <w:t xml:space="preserve"> observed daily flow plus the daily change in Mossyrock storage as a flow rate</w:t>
      </w:r>
      <w:r w:rsidR="00281EC2">
        <w:t>. No</w:t>
      </w:r>
      <w:r>
        <w:t xml:space="preserve"> routing is applied since Mayfield-to-Castle Rock travel time is under a day</w:t>
      </w:r>
      <w:r w:rsidR="00281EC2">
        <w:t>. The 1-day duration flow is calculated from an hourly record</w:t>
      </w:r>
      <w:r w:rsidR="00A61BEF">
        <w:t>,</w:t>
      </w:r>
      <w:r w:rsidR="00281EC2">
        <w:t xml:space="preserve"> when available</w:t>
      </w:r>
      <w:r w:rsidR="00A61BEF">
        <w:t>,</w:t>
      </w:r>
      <w:r w:rsidR="00281EC2">
        <w:t xml:space="preserve"> </w:t>
      </w:r>
      <w:ins w:id="149" w:author="Cahill, Ryan J CIV USARMY CENWP (USA)" w:date="2026-08-28T09:53:00Z" w16du:dateUtc="2026-08-28T16:53:00Z">
        <w:r w:rsidR="0055637D">
          <w:t xml:space="preserve">since the </w:t>
        </w:r>
      </w:ins>
      <w:ins w:id="150" w:author="Cahill, Ryan J CIV USARMY CENWP (USA)" w:date="2026-08-28T09:54:00Z" w16du:dateUtc="2026-08-28T16:54:00Z">
        <w:r w:rsidR="0055637D">
          <w:t xml:space="preserve">true </w:t>
        </w:r>
      </w:ins>
      <w:ins w:id="151" w:author="Cahill, Ryan J CIV USARMY CENWP (USA)" w:date="2026-08-28T09:53:00Z" w16du:dateUtc="2026-08-28T16:53:00Z">
        <w:r w:rsidR="0055637D">
          <w:t xml:space="preserve">1-day </w:t>
        </w:r>
      </w:ins>
      <w:ins w:id="152" w:author="Cahill, Ryan J CIV USARMY CENWP (USA)" w:date="2026-08-28T09:54:00Z" w16du:dateUtc="2026-08-28T16:54:00Z">
        <w:r w:rsidR="0055637D">
          <w:t>maximum value</w:t>
        </w:r>
      </w:ins>
      <w:ins w:id="153" w:author="Cahill, Ryan J CIV USARMY CENWP (USA)" w:date="2026-08-28T09:53:00Z" w16du:dateUtc="2026-08-28T16:53:00Z">
        <w:r w:rsidR="0055637D">
          <w:t xml:space="preserve"> </w:t>
        </w:r>
      </w:ins>
      <w:ins w:id="154" w:author="Cahill, Ryan J CIV USARMY CENWP (USA)" w:date="2026-08-28T09:54:00Z" w16du:dateUtc="2026-08-28T16:54:00Z">
        <w:r w:rsidR="0055637D">
          <w:t>often</w:t>
        </w:r>
      </w:ins>
      <w:ins w:id="155" w:author="Cahill, Ryan J CIV USARMY CENWP (USA)" w:date="2026-08-28T09:53:00Z" w16du:dateUtc="2026-08-28T16:53:00Z">
        <w:r w:rsidR="0055637D">
          <w:t xml:space="preserve"> span</w:t>
        </w:r>
      </w:ins>
      <w:ins w:id="156" w:author="Cahill, Ryan J CIV USARMY CENWP (USA)" w:date="2026-08-28T09:54:00Z" w16du:dateUtc="2026-08-28T16:54:00Z">
        <w:r w:rsidR="0055637D">
          <w:t xml:space="preserve">s midnight. </w:t>
        </w:r>
      </w:ins>
      <w:del w:id="157" w:author="Cahill, Ryan J CIV USARMY CENWP (USA)" w:date="2026-08-28T09:54:00Z" w16du:dateUtc="2026-08-28T16:54:00Z">
        <w:r w:rsidR="00281EC2" w:rsidDel="0055637D">
          <w:delText>to catch peaks that include midnight values</w:delText>
        </w:r>
        <w:r w:rsidR="00A61BEF" w:rsidDel="0055637D">
          <w:delText xml:space="preserve">. </w:delText>
        </w:r>
      </w:del>
      <w:r w:rsidR="00A61BEF">
        <w:t>When no hourly data is available the 1-Day duration is calculated from daily values</w:t>
      </w:r>
      <w:r>
        <w:t>.</w:t>
      </w:r>
      <w:r w:rsidR="00A61BEF">
        <w:t xml:space="preserve"> The 3-Day and 5-Day durations were calculated from daily data</w:t>
      </w:r>
      <w:r>
        <w:t>.</w:t>
      </w:r>
    </w:p>
    <w:p w14:paraId="3323CE61" w14:textId="77777777" w:rsidR="00BD248F" w:rsidRDefault="003040A7">
      <w:pPr>
        <w:pStyle w:val="Heading2"/>
        <w:spacing w:before="300" w:after="140"/>
      </w:pPr>
      <w:r>
        <w:rPr>
          <w:b/>
          <w:sz w:val="23"/>
        </w:rPr>
        <w:t>4.4 Pre-Regulation Period</w:t>
      </w:r>
    </w:p>
    <w:p w14:paraId="7FB12E70" w14:textId="2C03F190" w:rsidR="00BD248F" w:rsidRDefault="00543478">
      <w:pPr>
        <w:spacing w:after="160" w:line="276" w:lineRule="auto"/>
      </w:pPr>
      <w:r>
        <w:t>The observed ga</w:t>
      </w:r>
      <w:del w:id="158" w:author="Cahill, Ryan J CIV USARMY CENWP (USA)" w:date="2026-08-28T09:54:00Z" w16du:dateUtc="2026-08-28T16:54:00Z">
        <w:r w:rsidDel="0055637D">
          <w:delText>u</w:delText>
        </w:r>
      </w:del>
      <w:r>
        <w:t>ge record b</w:t>
      </w:r>
      <w:r w:rsidR="003040A7">
        <w:t xml:space="preserve">efore December 1968 </w:t>
      </w:r>
      <w:r>
        <w:t>is unregulated</w:t>
      </w:r>
      <w:r w:rsidR="003040A7">
        <w:t>. Peaks for water years 1927–1968 are the USGS observed instantaneous annual peaks (42 water years), and the 1-, 3-, and 5-day values are rolling maxima from the USGS daily record. Water year 1927 carries a peak only</w:t>
      </w:r>
      <w:r w:rsidR="000C5E74">
        <w:t xml:space="preserve">. </w:t>
      </w:r>
    </w:p>
    <w:p w14:paraId="4B4F6F4E" w14:textId="77777777" w:rsidR="00BD248F" w:rsidRDefault="003040A7">
      <w:pPr>
        <w:pStyle w:val="Heading2"/>
        <w:spacing w:before="300" w:after="140"/>
      </w:pPr>
      <w:r>
        <w:rPr>
          <w:b/>
          <w:sz w:val="23"/>
        </w:rPr>
        <w:t>4.5 Record Extension and Historical Floods</w:t>
      </w:r>
    </w:p>
    <w:p w14:paraId="416DDD7A" w14:textId="7E561A11" w:rsidR="00BD248F" w:rsidRDefault="003040A7">
      <w:pPr>
        <w:spacing w:after="160" w:line="276" w:lineRule="auto"/>
      </w:pPr>
      <w:r>
        <w:t>Correlation-based extension from a nearby gage was considered</w:t>
      </w:r>
      <w:ins w:id="159" w:author="Cahill, Ryan J CIV USARMY CENWP (USA)" w:date="2026-08-28T09:58:00Z" w16du:dateUtc="2026-08-28T16:58:00Z">
        <w:r w:rsidR="00452AA9">
          <w:t>,</w:t>
        </w:r>
      </w:ins>
      <w:r>
        <w:t xml:space="preserve"> but no suitable </w:t>
      </w:r>
      <w:del w:id="160" w:author="Cahill, Ryan J CIV USARMY CENWP (USA)" w:date="2026-08-28T09:58:00Z" w16du:dateUtc="2026-08-28T16:58:00Z">
        <w:r w:rsidDel="00452AA9">
          <w:delText xml:space="preserve">donor </w:delText>
        </w:r>
      </w:del>
      <w:ins w:id="161" w:author="Cahill, Ryan J CIV USARMY CENWP (USA)" w:date="2026-08-28T09:58:00Z" w16du:dateUtc="2026-08-28T16:58:00Z">
        <w:r w:rsidR="00452AA9">
          <w:t xml:space="preserve">gage </w:t>
        </w:r>
      </w:ins>
      <w:r>
        <w:t>was found</w:t>
      </w:r>
      <w:r w:rsidR="00A61BEF">
        <w:t>. N</w:t>
      </w:r>
      <w:r>
        <w:t>earby long-record gages either do not predate Castle Rock by much, are themselves regulated over the period that would be used, or do not correlate strongly enough to justify the added estimation error</w:t>
      </w:r>
      <w:r w:rsidR="00A61BEF">
        <w:t>. W</w:t>
      </w:r>
      <w:r>
        <w:t xml:space="preserve">ith roughly a century of systematic record already </w:t>
      </w:r>
      <w:r w:rsidR="000C5E74">
        <w:t>available</w:t>
      </w:r>
      <w:r>
        <w:t xml:space="preserve">, the potential gain was small. A search of USGS qualification codes, the 2009 Restudy, and published USGS/NWS accounts of major southwest </w:t>
      </w:r>
      <w:r>
        <w:lastRenderedPageBreak/>
        <w:t>Washington floods turned up no pre-1927 event at Castle Rock that could be quantified or reliably bounded so no historical events or Bulletin 17C perception thresholds were used.</w:t>
      </w:r>
    </w:p>
    <w:p w14:paraId="2ED65881" w14:textId="77777777" w:rsidR="00BD248F" w:rsidRDefault="003040A7">
      <w:pPr>
        <w:pStyle w:val="Heading2"/>
        <w:spacing w:before="300" w:after="140"/>
      </w:pPr>
      <w:r>
        <w:rPr>
          <w:b/>
          <w:sz w:val="23"/>
        </w:rPr>
        <w:t>4.6 Assembled Record</w:t>
      </w:r>
    </w:p>
    <w:p w14:paraId="700E15C4" w14:textId="4336247F" w:rsidR="00BD248F" w:rsidRDefault="003040A7">
      <w:pPr>
        <w:spacing w:after="160" w:line="276" w:lineRule="auto"/>
      </w:pPr>
      <w:r>
        <w:t>For water years 1927–1968 the record is the observed gage record</w:t>
      </w:r>
      <w:r w:rsidR="000C5E74">
        <w:t>. F</w:t>
      </w:r>
      <w:r>
        <w:t xml:space="preserve">or 1974–2026 the peak is the hourly holdout where available and </w:t>
      </w:r>
      <w:r w:rsidR="000C5E74">
        <w:t>a</w:t>
      </w:r>
      <w:r>
        <w:t xml:space="preserve"> regression estimate otherwise</w:t>
      </w:r>
      <w:r w:rsidR="000C5E74">
        <w:t>.</w:t>
      </w:r>
      <w:r>
        <w:t xml:space="preserve"> </w:t>
      </w:r>
      <w:r w:rsidR="000C5E74">
        <w:t>T</w:t>
      </w:r>
      <w:r>
        <w:t>he 1-day value follows the same split</w:t>
      </w:r>
      <w:r w:rsidR="000C5E74">
        <w:t xml:space="preserve"> based on hourly data availability</w:t>
      </w:r>
      <w:r>
        <w:t>, and the 3- and 5-day values always come from the daily mass balance (Table 4-3, Appendix A). Coverage runs from WY1927 through WY2026 except for WY1969–1973, which have no daily Mossyrock elevation record. Every included water year has a peak</w:t>
      </w:r>
      <w:r w:rsidR="00A929C0">
        <w:t>.</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000"/>
        <w:gridCol w:w="6960"/>
      </w:tblGrid>
      <w:tr w:rsidR="00BD248F" w14:paraId="03F63243" w14:textId="77777777">
        <w:trPr>
          <w:jc w:val="center"/>
        </w:trPr>
        <w:tc>
          <w:tcPr>
            <w:tcW w:w="1400" w:type="dxa"/>
            <w:shd w:val="clear" w:color="auto" w:fill="D9E2EC"/>
          </w:tcPr>
          <w:p w14:paraId="6765F64A" w14:textId="77777777" w:rsidR="00BD248F" w:rsidRDefault="003040A7">
            <w:pPr>
              <w:jc w:val="center"/>
            </w:pPr>
            <w:r>
              <w:rPr>
                <w:b/>
                <w:sz w:val="19"/>
              </w:rPr>
              <w:t>Duration</w:t>
            </w:r>
          </w:p>
        </w:tc>
        <w:tc>
          <w:tcPr>
            <w:tcW w:w="1000" w:type="dxa"/>
            <w:shd w:val="clear" w:color="auto" w:fill="D9E2EC"/>
          </w:tcPr>
          <w:p w14:paraId="4DA658E9" w14:textId="77777777" w:rsidR="00BD248F" w:rsidRDefault="003040A7">
            <w:pPr>
              <w:jc w:val="center"/>
            </w:pPr>
            <w:r>
              <w:rPr>
                <w:b/>
                <w:sz w:val="19"/>
              </w:rPr>
              <w:t>Values</w:t>
            </w:r>
          </w:p>
        </w:tc>
        <w:tc>
          <w:tcPr>
            <w:tcW w:w="6960" w:type="dxa"/>
            <w:shd w:val="clear" w:color="auto" w:fill="D9E2EC"/>
          </w:tcPr>
          <w:p w14:paraId="01ADCF4B" w14:textId="77777777" w:rsidR="00BD248F" w:rsidRDefault="003040A7">
            <w:pPr>
              <w:jc w:val="center"/>
            </w:pPr>
            <w:r>
              <w:rPr>
                <w:b/>
                <w:sz w:val="19"/>
              </w:rPr>
              <w:t>Sources</w:t>
            </w:r>
          </w:p>
        </w:tc>
      </w:tr>
      <w:tr w:rsidR="00BD248F" w14:paraId="46D2A889" w14:textId="77777777">
        <w:trPr>
          <w:jc w:val="center"/>
        </w:trPr>
        <w:tc>
          <w:tcPr>
            <w:tcW w:w="1400" w:type="dxa"/>
          </w:tcPr>
          <w:p w14:paraId="16F2E8CB" w14:textId="77777777" w:rsidR="00BD248F" w:rsidRDefault="003040A7">
            <w:r>
              <w:rPr>
                <w:sz w:val="19"/>
              </w:rPr>
              <w:t>Peak</w:t>
            </w:r>
          </w:p>
        </w:tc>
        <w:tc>
          <w:tcPr>
            <w:tcW w:w="1000" w:type="dxa"/>
          </w:tcPr>
          <w:p w14:paraId="7FD983E8" w14:textId="77777777" w:rsidR="00BD248F" w:rsidRDefault="003040A7">
            <w:pPr>
              <w:jc w:val="right"/>
            </w:pPr>
            <w:r>
              <w:rPr>
                <w:sz w:val="19"/>
              </w:rPr>
              <w:t>95</w:t>
            </w:r>
          </w:p>
        </w:tc>
        <w:tc>
          <w:tcPr>
            <w:tcW w:w="6960" w:type="dxa"/>
          </w:tcPr>
          <w:p w14:paraId="56A659DF" w14:textId="77777777" w:rsidR="00BD248F" w:rsidRDefault="003040A7">
            <w:r>
              <w:rPr>
                <w:sz w:val="19"/>
              </w:rPr>
              <w:t>42 pre-regulation USGS peaks; 30 storage-change regression; 23 hourly holdout</w:t>
            </w:r>
          </w:p>
        </w:tc>
      </w:tr>
      <w:tr w:rsidR="00BD248F" w14:paraId="598F83FF" w14:textId="77777777">
        <w:trPr>
          <w:jc w:val="center"/>
        </w:trPr>
        <w:tc>
          <w:tcPr>
            <w:tcW w:w="1400" w:type="dxa"/>
          </w:tcPr>
          <w:p w14:paraId="1A987886" w14:textId="77777777" w:rsidR="00BD248F" w:rsidRDefault="003040A7">
            <w:r>
              <w:rPr>
                <w:sz w:val="19"/>
              </w:rPr>
              <w:t>1-Day</w:t>
            </w:r>
          </w:p>
        </w:tc>
        <w:tc>
          <w:tcPr>
            <w:tcW w:w="1000" w:type="dxa"/>
          </w:tcPr>
          <w:p w14:paraId="66545D9B" w14:textId="77777777" w:rsidR="00BD248F" w:rsidRDefault="003040A7">
            <w:pPr>
              <w:jc w:val="right"/>
            </w:pPr>
            <w:r>
              <w:rPr>
                <w:sz w:val="19"/>
              </w:rPr>
              <w:t>94</w:t>
            </w:r>
          </w:p>
        </w:tc>
        <w:tc>
          <w:tcPr>
            <w:tcW w:w="6960" w:type="dxa"/>
          </w:tcPr>
          <w:p w14:paraId="4D97F49A" w14:textId="77777777" w:rsidR="00BD248F" w:rsidRDefault="003040A7">
            <w:r>
              <w:rPr>
                <w:sz w:val="19"/>
              </w:rPr>
              <w:t>41 pre-regulation USGS daily; 30 daily mass balance; 23 hourly holdout</w:t>
            </w:r>
          </w:p>
        </w:tc>
      </w:tr>
      <w:tr w:rsidR="00BD248F" w14:paraId="343A46C6" w14:textId="77777777">
        <w:trPr>
          <w:jc w:val="center"/>
        </w:trPr>
        <w:tc>
          <w:tcPr>
            <w:tcW w:w="1400" w:type="dxa"/>
          </w:tcPr>
          <w:p w14:paraId="71C7B57C" w14:textId="77777777" w:rsidR="00BD248F" w:rsidRDefault="003040A7">
            <w:r>
              <w:rPr>
                <w:sz w:val="19"/>
              </w:rPr>
              <w:t>3-Day</w:t>
            </w:r>
          </w:p>
        </w:tc>
        <w:tc>
          <w:tcPr>
            <w:tcW w:w="1000" w:type="dxa"/>
          </w:tcPr>
          <w:p w14:paraId="158A4CD0" w14:textId="77777777" w:rsidR="00BD248F" w:rsidRDefault="003040A7">
            <w:pPr>
              <w:jc w:val="right"/>
            </w:pPr>
            <w:r>
              <w:rPr>
                <w:sz w:val="19"/>
              </w:rPr>
              <w:t>94</w:t>
            </w:r>
          </w:p>
        </w:tc>
        <w:tc>
          <w:tcPr>
            <w:tcW w:w="6960" w:type="dxa"/>
          </w:tcPr>
          <w:p w14:paraId="75B1774A" w14:textId="77777777" w:rsidR="00BD248F" w:rsidRDefault="003040A7">
            <w:r>
              <w:rPr>
                <w:sz w:val="19"/>
              </w:rPr>
              <w:t>41 pre-regulation USGS daily; 53 daily mass balance</w:t>
            </w:r>
          </w:p>
        </w:tc>
      </w:tr>
      <w:tr w:rsidR="00BD248F" w14:paraId="2FD923F1" w14:textId="77777777">
        <w:trPr>
          <w:jc w:val="center"/>
        </w:trPr>
        <w:tc>
          <w:tcPr>
            <w:tcW w:w="1400" w:type="dxa"/>
          </w:tcPr>
          <w:p w14:paraId="3AB9DB31" w14:textId="77777777" w:rsidR="00BD248F" w:rsidRDefault="003040A7">
            <w:r>
              <w:rPr>
                <w:sz w:val="19"/>
              </w:rPr>
              <w:t>5-Day</w:t>
            </w:r>
          </w:p>
        </w:tc>
        <w:tc>
          <w:tcPr>
            <w:tcW w:w="1000" w:type="dxa"/>
          </w:tcPr>
          <w:p w14:paraId="071AC8A9" w14:textId="77777777" w:rsidR="00BD248F" w:rsidRDefault="003040A7">
            <w:pPr>
              <w:jc w:val="right"/>
            </w:pPr>
            <w:r>
              <w:rPr>
                <w:sz w:val="19"/>
              </w:rPr>
              <w:t>94</w:t>
            </w:r>
          </w:p>
        </w:tc>
        <w:tc>
          <w:tcPr>
            <w:tcW w:w="6960" w:type="dxa"/>
          </w:tcPr>
          <w:p w14:paraId="2990B76A" w14:textId="77777777" w:rsidR="00BD248F" w:rsidRDefault="003040A7">
            <w:r>
              <w:rPr>
                <w:sz w:val="19"/>
              </w:rPr>
              <w:t>41 pre-regulation USGS daily; 53 daily mass balance</w:t>
            </w:r>
          </w:p>
        </w:tc>
      </w:tr>
    </w:tbl>
    <w:p w14:paraId="3844A480" w14:textId="77777777" w:rsidR="00BD248F" w:rsidRDefault="003040A7">
      <w:pPr>
        <w:spacing w:before="80" w:after="240"/>
        <w:jc w:val="center"/>
      </w:pPr>
      <w:r>
        <w:rPr>
          <w:i/>
          <w:sz w:val="19"/>
        </w:rPr>
        <w:t>Table 4-3. Assembled record, values and sources by duration.</w:t>
      </w:r>
    </w:p>
    <w:p w14:paraId="3C679512" w14:textId="36E283DA" w:rsidR="00BD248F" w:rsidRDefault="003040A7">
      <w:pPr>
        <w:pStyle w:val="Heading2"/>
        <w:spacing w:before="300" w:after="140"/>
      </w:pPr>
      <w:r>
        <w:rPr>
          <w:b/>
          <w:sz w:val="23"/>
        </w:rPr>
        <w:t xml:space="preserve">4.7 </w:t>
      </w:r>
      <w:r w:rsidR="000C5E74">
        <w:rPr>
          <w:b/>
          <w:sz w:val="23"/>
        </w:rPr>
        <w:t xml:space="preserve">Peak Duration Flow </w:t>
      </w:r>
      <w:r>
        <w:rPr>
          <w:b/>
          <w:sz w:val="23"/>
        </w:rPr>
        <w:t>Consistency Review</w:t>
      </w:r>
    </w:p>
    <w:p w14:paraId="6CCEB3D2" w14:textId="7692774D" w:rsidR="00BD248F" w:rsidRDefault="00A929C0">
      <w:pPr>
        <w:spacing w:after="160" w:line="276" w:lineRule="auto"/>
      </w:pPr>
      <w:r>
        <w:t xml:space="preserve">A shorter-duration flow lower than a longer-duration flow for a single peaked event is physically impossible but can result from </w:t>
      </w:r>
      <w:del w:id="162" w:author="Cahill, Ryan J CIV USARMY CENWP (USA)" w:date="2026-08-28T10:00:00Z" w16du:dateUtc="2026-08-28T17:00:00Z">
        <w:r w:rsidDel="00452AA9">
          <w:delText xml:space="preserve">methodological </w:delText>
        </w:r>
      </w:del>
      <w:r>
        <w:t>edge cases. Fifteen inconsistencies appeared, fourteen from a source mismatch (typically a regression-estimated peak below the same year's mass-balance 1-day value) and one from a double-peaked March event whose 5-day window spans both peaks while no 3-day window can</w:t>
      </w:r>
      <w:r w:rsidR="000C5E74">
        <w:t xml:space="preserve"> (WY 2014)</w:t>
      </w:r>
      <w:r>
        <w:t xml:space="preserve">. The record was made monotonic by anchoring each water year at its 5-day value and raising each shorter duration wherever a longer one exceeds it, cascading upward. Ten values across nine water years were raised </w:t>
      </w:r>
      <w:r w:rsidR="006828BE">
        <w:t xml:space="preserve">, </w:t>
      </w:r>
      <w:r>
        <w:t>eight of them regression-estimated peaks lifted to their 1-day value</w:t>
      </w:r>
      <w:r w:rsidR="006828BE">
        <w:t xml:space="preserve">, </w:t>
      </w:r>
      <w:r>
        <w:t xml:space="preserve">with the largest changes, 64, 19, and 19 percent, in WY2001, 1985, and 2006, all among the smallest years in the record </w:t>
      </w:r>
      <w:r w:rsidR="006828BE">
        <w:t>that do not strongly influence the upper end of the final frequency curves.</w:t>
      </w:r>
    </w:p>
    <w:p w14:paraId="50D568CA" w14:textId="77777777" w:rsidR="00BD248F" w:rsidRDefault="003040A7">
      <w:pPr>
        <w:pStyle w:val="Heading2"/>
        <w:spacing w:before="300" w:after="140"/>
      </w:pPr>
      <w:r>
        <w:rPr>
          <w:b/>
          <w:sz w:val="23"/>
        </w:rPr>
        <w:t>4.8 Flow Frequency Analysis</w:t>
      </w:r>
    </w:p>
    <w:p w14:paraId="2621DDA2" w14:textId="77777777" w:rsidR="00BD248F" w:rsidRDefault="003040A7">
      <w:pPr>
        <w:spacing w:after="160" w:line="276" w:lineRule="auto"/>
      </w:pPr>
      <w:r>
        <w:t>The assembled record was analyzed in HEC-SSP with the Bulletin 17C expected moments algorithm, fitting a log-Pearson Type III distribution to each duration and weighting station skew against a published regional value</w:t>
      </w:r>
      <w:r w:rsidR="006828BE">
        <w:t xml:space="preserve"> of</w:t>
      </w:r>
      <w:r>
        <w:t xml:space="preserve"> −0.07 for the peak (Mastin, 2016</w:t>
      </w:r>
      <w:r w:rsidR="00714CE7">
        <w:t>)</w:t>
      </w:r>
      <w:r>
        <w:t>, and 0.09 / 0.07 / 0.00 for the 1-, 3-, and 5-day durations (Lind, 2020</w:t>
      </w:r>
      <w:r w:rsidR="006828BE">
        <w:t>). T</w:t>
      </w:r>
      <w:r>
        <w:t xml:space="preserve">he 5-day value is interpolated between that study's bracketing 3- and 7-day </w:t>
      </w:r>
      <w:r w:rsidR="00714CE7">
        <w:t>regional skews</w:t>
      </w:r>
      <w:r>
        <w:t>.</w:t>
      </w:r>
    </w:p>
    <w:p w14:paraId="7C4057EE" w14:textId="0A1793B3" w:rsidR="00BD248F" w:rsidRDefault="003040A7">
      <w:pPr>
        <w:spacing w:after="160" w:line="276" w:lineRule="auto"/>
      </w:pPr>
      <w:r>
        <w:t xml:space="preserve">Water years 1969–1973 have observed regulated peaks but no unregulated basis, so </w:t>
      </w:r>
      <w:del w:id="163" w:author="Cahill, Ryan J CIV USARMY CENWP (USA)" w:date="2026-08-28T10:01:00Z" w16du:dateUtc="2026-08-28T17:01:00Z">
        <w:r w:rsidDel="000B48DA">
          <w:delText xml:space="preserve">rather than omit them (shortening the record) or assign point estimates (asserting unsupported values), </w:delText>
        </w:r>
      </w:del>
      <w:r>
        <w:t>they were entered as censored</w:t>
      </w:r>
      <w:r w:rsidR="00361827">
        <w:t>. T</w:t>
      </w:r>
      <w:r>
        <w:t>he peak analysis reports 95 systematic events within a 100-year period, with five flagged missing. No low outliers were identified by the multiple Grubbs-Beck procedure</w:t>
      </w:r>
      <w:r w:rsidR="00714CE7">
        <w:t>.</w:t>
      </w:r>
      <w:r>
        <w:t xml:space="preserve"> </w:t>
      </w:r>
      <w:del w:id="164" w:author="Cahill, Ryan J CIV USARMY CENWP (USA)" w:date="2026-08-28T10:01:00Z" w16du:dateUtc="2026-08-28T17:01:00Z">
        <w:r w:rsidR="00714CE7" w:rsidDel="000B48DA">
          <w:delText>T</w:delText>
        </w:r>
        <w:r w:rsidDel="000B48DA">
          <w:delText>he unregulated series is constructed rather than gaged, so its small years carry the same provenance as its large ones and there is no physical basis for treating the lower tail as unrepresentative.</w:delText>
        </w:r>
      </w:del>
    </w:p>
    <w:p w14:paraId="4B7A3B9F" w14:textId="77777777" w:rsidR="00BD248F" w:rsidRDefault="003040A7">
      <w:pPr>
        <w:spacing w:after="160" w:line="276" w:lineRule="auto"/>
      </w:pPr>
      <w:r>
        <w:t xml:space="preserve">Station skews are slightly negative for every duration (−0.158 to −0.054); weighting against the regional values gives adopted skews of −0.135, −0.052, −0.009, and −0.031 for the peak, 1-, 3-, and 5-day durations, with equivalent record lengths of 100–112 years after censoring. Table 4-4 gives the fitted </w:t>
      </w:r>
      <w:r>
        <w:lastRenderedPageBreak/>
        <w:t>parameters and event counts; Figure 4-2 shows the four adopted curves. Individual curves with confidence limits and plotted observations appear in Appendix C, and the full ordinates in Appendix B.</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3760"/>
        <w:gridCol w:w="1400"/>
        <w:gridCol w:w="1400"/>
        <w:gridCol w:w="1400"/>
        <w:gridCol w:w="1400"/>
      </w:tblGrid>
      <w:tr w:rsidR="00BD248F" w14:paraId="5682EDE4" w14:textId="77777777">
        <w:trPr>
          <w:jc w:val="center"/>
        </w:trPr>
        <w:tc>
          <w:tcPr>
            <w:tcW w:w="3760" w:type="dxa"/>
            <w:shd w:val="clear" w:color="auto" w:fill="D9E2EC"/>
          </w:tcPr>
          <w:p w14:paraId="2B4E2DD6" w14:textId="77777777" w:rsidR="00BD248F" w:rsidRDefault="003040A7">
            <w:pPr>
              <w:jc w:val="center"/>
            </w:pPr>
            <w:r>
              <w:rPr>
                <w:b/>
                <w:sz w:val="19"/>
              </w:rPr>
              <w:t>Parameter</w:t>
            </w:r>
          </w:p>
        </w:tc>
        <w:tc>
          <w:tcPr>
            <w:tcW w:w="1400" w:type="dxa"/>
            <w:shd w:val="clear" w:color="auto" w:fill="D9E2EC"/>
          </w:tcPr>
          <w:p w14:paraId="714133DF" w14:textId="77777777" w:rsidR="00BD248F" w:rsidRDefault="003040A7">
            <w:pPr>
              <w:jc w:val="center"/>
            </w:pPr>
            <w:r>
              <w:rPr>
                <w:b/>
                <w:sz w:val="19"/>
              </w:rPr>
              <w:t>Peak</w:t>
            </w:r>
          </w:p>
        </w:tc>
        <w:tc>
          <w:tcPr>
            <w:tcW w:w="1400" w:type="dxa"/>
            <w:shd w:val="clear" w:color="auto" w:fill="D9E2EC"/>
          </w:tcPr>
          <w:p w14:paraId="6D6FD6A3" w14:textId="77777777" w:rsidR="00BD248F" w:rsidRDefault="003040A7">
            <w:pPr>
              <w:jc w:val="center"/>
            </w:pPr>
            <w:r>
              <w:rPr>
                <w:b/>
                <w:sz w:val="19"/>
              </w:rPr>
              <w:t>1-Day</w:t>
            </w:r>
          </w:p>
        </w:tc>
        <w:tc>
          <w:tcPr>
            <w:tcW w:w="1400" w:type="dxa"/>
            <w:shd w:val="clear" w:color="auto" w:fill="D9E2EC"/>
          </w:tcPr>
          <w:p w14:paraId="768A2951" w14:textId="77777777" w:rsidR="00BD248F" w:rsidRDefault="003040A7">
            <w:pPr>
              <w:jc w:val="center"/>
            </w:pPr>
            <w:r>
              <w:rPr>
                <w:b/>
                <w:sz w:val="19"/>
              </w:rPr>
              <w:t>3-Day</w:t>
            </w:r>
          </w:p>
        </w:tc>
        <w:tc>
          <w:tcPr>
            <w:tcW w:w="1400" w:type="dxa"/>
            <w:shd w:val="clear" w:color="auto" w:fill="D9E2EC"/>
          </w:tcPr>
          <w:p w14:paraId="2D5FFD3E" w14:textId="77777777" w:rsidR="00BD248F" w:rsidRDefault="003040A7">
            <w:pPr>
              <w:jc w:val="center"/>
            </w:pPr>
            <w:r>
              <w:rPr>
                <w:b/>
                <w:sz w:val="19"/>
              </w:rPr>
              <w:t>5-Day</w:t>
            </w:r>
          </w:p>
        </w:tc>
      </w:tr>
      <w:tr w:rsidR="00BD248F" w14:paraId="3C0CF5A9" w14:textId="77777777">
        <w:trPr>
          <w:jc w:val="center"/>
        </w:trPr>
        <w:tc>
          <w:tcPr>
            <w:tcW w:w="3760" w:type="dxa"/>
          </w:tcPr>
          <w:p w14:paraId="77ED30C5" w14:textId="77777777" w:rsidR="00BD248F" w:rsidRDefault="003040A7">
            <w:r>
              <w:rPr>
                <w:sz w:val="19"/>
              </w:rPr>
              <w:t>Mean of logs</w:t>
            </w:r>
          </w:p>
        </w:tc>
        <w:tc>
          <w:tcPr>
            <w:tcW w:w="1400" w:type="dxa"/>
          </w:tcPr>
          <w:p w14:paraId="6174F9D0" w14:textId="77777777" w:rsidR="00BD248F" w:rsidRDefault="003040A7">
            <w:pPr>
              <w:jc w:val="right"/>
            </w:pPr>
            <w:r>
              <w:rPr>
                <w:sz w:val="19"/>
              </w:rPr>
              <w:t>4.778</w:t>
            </w:r>
          </w:p>
        </w:tc>
        <w:tc>
          <w:tcPr>
            <w:tcW w:w="1400" w:type="dxa"/>
          </w:tcPr>
          <w:p w14:paraId="5FA09154" w14:textId="77777777" w:rsidR="00BD248F" w:rsidRDefault="003040A7">
            <w:pPr>
              <w:jc w:val="right"/>
            </w:pPr>
            <w:r>
              <w:rPr>
                <w:sz w:val="19"/>
              </w:rPr>
              <w:t>4.743</w:t>
            </w:r>
          </w:p>
        </w:tc>
        <w:tc>
          <w:tcPr>
            <w:tcW w:w="1400" w:type="dxa"/>
          </w:tcPr>
          <w:p w14:paraId="2DF42B84" w14:textId="77777777" w:rsidR="00BD248F" w:rsidRDefault="003040A7">
            <w:pPr>
              <w:jc w:val="right"/>
            </w:pPr>
            <w:r>
              <w:rPr>
                <w:sz w:val="19"/>
              </w:rPr>
              <w:t>4.660</w:t>
            </w:r>
          </w:p>
        </w:tc>
        <w:tc>
          <w:tcPr>
            <w:tcW w:w="1400" w:type="dxa"/>
          </w:tcPr>
          <w:p w14:paraId="0B36454B" w14:textId="77777777" w:rsidR="00BD248F" w:rsidRDefault="003040A7">
            <w:pPr>
              <w:jc w:val="right"/>
            </w:pPr>
            <w:r>
              <w:rPr>
                <w:sz w:val="19"/>
              </w:rPr>
              <w:t>4.593</w:t>
            </w:r>
          </w:p>
        </w:tc>
      </w:tr>
      <w:tr w:rsidR="00BD248F" w14:paraId="038EAA73" w14:textId="77777777">
        <w:trPr>
          <w:jc w:val="center"/>
        </w:trPr>
        <w:tc>
          <w:tcPr>
            <w:tcW w:w="3760" w:type="dxa"/>
          </w:tcPr>
          <w:p w14:paraId="58391CB3" w14:textId="77777777" w:rsidR="00BD248F" w:rsidRDefault="003040A7">
            <w:r>
              <w:rPr>
                <w:sz w:val="19"/>
              </w:rPr>
              <w:t>Standard deviation of logs</w:t>
            </w:r>
          </w:p>
        </w:tc>
        <w:tc>
          <w:tcPr>
            <w:tcW w:w="1400" w:type="dxa"/>
          </w:tcPr>
          <w:p w14:paraId="220EE3BC" w14:textId="77777777" w:rsidR="00BD248F" w:rsidRDefault="003040A7">
            <w:pPr>
              <w:jc w:val="right"/>
            </w:pPr>
            <w:r>
              <w:rPr>
                <w:sz w:val="19"/>
              </w:rPr>
              <w:t>0.202</w:t>
            </w:r>
          </w:p>
        </w:tc>
        <w:tc>
          <w:tcPr>
            <w:tcW w:w="1400" w:type="dxa"/>
          </w:tcPr>
          <w:p w14:paraId="30435B92" w14:textId="77777777" w:rsidR="00BD248F" w:rsidRDefault="003040A7">
            <w:pPr>
              <w:jc w:val="right"/>
            </w:pPr>
            <w:r>
              <w:rPr>
                <w:sz w:val="19"/>
              </w:rPr>
              <w:t>0.203</w:t>
            </w:r>
          </w:p>
        </w:tc>
        <w:tc>
          <w:tcPr>
            <w:tcW w:w="1400" w:type="dxa"/>
          </w:tcPr>
          <w:p w14:paraId="231CB354" w14:textId="77777777" w:rsidR="00BD248F" w:rsidRDefault="003040A7">
            <w:pPr>
              <w:jc w:val="right"/>
            </w:pPr>
            <w:r>
              <w:rPr>
                <w:sz w:val="19"/>
              </w:rPr>
              <w:t>0.192</w:t>
            </w:r>
          </w:p>
        </w:tc>
        <w:tc>
          <w:tcPr>
            <w:tcW w:w="1400" w:type="dxa"/>
          </w:tcPr>
          <w:p w14:paraId="1F185557" w14:textId="77777777" w:rsidR="00BD248F" w:rsidRDefault="003040A7">
            <w:pPr>
              <w:jc w:val="right"/>
            </w:pPr>
            <w:r>
              <w:rPr>
                <w:sz w:val="19"/>
              </w:rPr>
              <w:t>0.179</w:t>
            </w:r>
          </w:p>
        </w:tc>
      </w:tr>
      <w:tr w:rsidR="00BD248F" w14:paraId="167A61DC" w14:textId="77777777">
        <w:trPr>
          <w:jc w:val="center"/>
        </w:trPr>
        <w:tc>
          <w:tcPr>
            <w:tcW w:w="3760" w:type="dxa"/>
          </w:tcPr>
          <w:p w14:paraId="132DA7F7" w14:textId="77777777" w:rsidR="00BD248F" w:rsidRDefault="003040A7">
            <w:r>
              <w:rPr>
                <w:sz w:val="19"/>
              </w:rPr>
              <w:t>Station skew</w:t>
            </w:r>
          </w:p>
        </w:tc>
        <w:tc>
          <w:tcPr>
            <w:tcW w:w="1400" w:type="dxa"/>
          </w:tcPr>
          <w:p w14:paraId="59916C52" w14:textId="77777777" w:rsidR="00BD248F" w:rsidRDefault="003040A7">
            <w:pPr>
              <w:jc w:val="right"/>
            </w:pPr>
            <w:r>
              <w:rPr>
                <w:sz w:val="19"/>
              </w:rPr>
              <w:t>-0.158</w:t>
            </w:r>
          </w:p>
        </w:tc>
        <w:tc>
          <w:tcPr>
            <w:tcW w:w="1400" w:type="dxa"/>
          </w:tcPr>
          <w:p w14:paraId="3AF56B78" w14:textId="77777777" w:rsidR="00BD248F" w:rsidRDefault="003040A7">
            <w:pPr>
              <w:jc w:val="right"/>
            </w:pPr>
            <w:r>
              <w:rPr>
                <w:sz w:val="19"/>
              </w:rPr>
              <w:t>-0.152</w:t>
            </w:r>
          </w:p>
        </w:tc>
        <w:tc>
          <w:tcPr>
            <w:tcW w:w="1400" w:type="dxa"/>
          </w:tcPr>
          <w:p w14:paraId="7428A0B9" w14:textId="77777777" w:rsidR="00BD248F" w:rsidRDefault="003040A7">
            <w:pPr>
              <w:jc w:val="right"/>
            </w:pPr>
            <w:r>
              <w:rPr>
                <w:sz w:val="19"/>
              </w:rPr>
              <w:t>-0.076</w:t>
            </w:r>
          </w:p>
        </w:tc>
        <w:tc>
          <w:tcPr>
            <w:tcW w:w="1400" w:type="dxa"/>
          </w:tcPr>
          <w:p w14:paraId="55AADA02" w14:textId="77777777" w:rsidR="00BD248F" w:rsidRDefault="003040A7">
            <w:pPr>
              <w:jc w:val="right"/>
            </w:pPr>
            <w:r>
              <w:rPr>
                <w:sz w:val="19"/>
              </w:rPr>
              <w:t>-0.051</w:t>
            </w:r>
          </w:p>
        </w:tc>
      </w:tr>
      <w:tr w:rsidR="00BD248F" w14:paraId="7669E1C2" w14:textId="77777777">
        <w:trPr>
          <w:jc w:val="center"/>
        </w:trPr>
        <w:tc>
          <w:tcPr>
            <w:tcW w:w="3760" w:type="dxa"/>
          </w:tcPr>
          <w:p w14:paraId="7008F44F" w14:textId="77777777" w:rsidR="00BD248F" w:rsidRDefault="003040A7">
            <w:r>
              <w:rPr>
                <w:sz w:val="19"/>
              </w:rPr>
              <w:t>Regional skew</w:t>
            </w:r>
          </w:p>
        </w:tc>
        <w:tc>
          <w:tcPr>
            <w:tcW w:w="1400" w:type="dxa"/>
          </w:tcPr>
          <w:p w14:paraId="22916E2A" w14:textId="77777777" w:rsidR="00BD248F" w:rsidRDefault="003040A7">
            <w:pPr>
              <w:jc w:val="right"/>
            </w:pPr>
            <w:r>
              <w:rPr>
                <w:sz w:val="19"/>
              </w:rPr>
              <w:t>-0.07</w:t>
            </w:r>
          </w:p>
        </w:tc>
        <w:tc>
          <w:tcPr>
            <w:tcW w:w="1400" w:type="dxa"/>
          </w:tcPr>
          <w:p w14:paraId="403C17A7" w14:textId="77777777" w:rsidR="00BD248F" w:rsidRDefault="003040A7">
            <w:pPr>
              <w:jc w:val="right"/>
            </w:pPr>
            <w:r>
              <w:rPr>
                <w:sz w:val="19"/>
              </w:rPr>
              <w:t>0.09</w:t>
            </w:r>
          </w:p>
        </w:tc>
        <w:tc>
          <w:tcPr>
            <w:tcW w:w="1400" w:type="dxa"/>
          </w:tcPr>
          <w:p w14:paraId="5C6425B4" w14:textId="77777777" w:rsidR="00BD248F" w:rsidRDefault="003040A7">
            <w:pPr>
              <w:jc w:val="right"/>
            </w:pPr>
            <w:r>
              <w:rPr>
                <w:sz w:val="19"/>
              </w:rPr>
              <w:t>0.07</w:t>
            </w:r>
          </w:p>
        </w:tc>
        <w:tc>
          <w:tcPr>
            <w:tcW w:w="1400" w:type="dxa"/>
          </w:tcPr>
          <w:p w14:paraId="09074189" w14:textId="77777777" w:rsidR="00BD248F" w:rsidRDefault="003040A7">
            <w:pPr>
              <w:jc w:val="right"/>
            </w:pPr>
            <w:r>
              <w:rPr>
                <w:sz w:val="19"/>
              </w:rPr>
              <w:t>0.00</w:t>
            </w:r>
          </w:p>
        </w:tc>
      </w:tr>
      <w:tr w:rsidR="00BD248F" w14:paraId="5E838162" w14:textId="77777777">
        <w:trPr>
          <w:jc w:val="center"/>
        </w:trPr>
        <w:tc>
          <w:tcPr>
            <w:tcW w:w="3760" w:type="dxa"/>
          </w:tcPr>
          <w:p w14:paraId="5706CA22" w14:textId="77777777" w:rsidR="00BD248F" w:rsidRDefault="003040A7">
            <w:r>
              <w:rPr>
                <w:sz w:val="19"/>
              </w:rPr>
              <w:t>Weighted skew</w:t>
            </w:r>
          </w:p>
        </w:tc>
        <w:tc>
          <w:tcPr>
            <w:tcW w:w="1400" w:type="dxa"/>
          </w:tcPr>
          <w:p w14:paraId="3A856187" w14:textId="77777777" w:rsidR="00BD248F" w:rsidRDefault="003040A7">
            <w:pPr>
              <w:jc w:val="right"/>
            </w:pPr>
            <w:r>
              <w:rPr>
                <w:sz w:val="19"/>
              </w:rPr>
              <w:t>-0.135</w:t>
            </w:r>
          </w:p>
        </w:tc>
        <w:tc>
          <w:tcPr>
            <w:tcW w:w="1400" w:type="dxa"/>
          </w:tcPr>
          <w:p w14:paraId="29FB5674" w14:textId="77777777" w:rsidR="00BD248F" w:rsidRDefault="003040A7">
            <w:pPr>
              <w:jc w:val="right"/>
            </w:pPr>
            <w:r>
              <w:rPr>
                <w:sz w:val="19"/>
              </w:rPr>
              <w:t>-0.052</w:t>
            </w:r>
          </w:p>
        </w:tc>
        <w:tc>
          <w:tcPr>
            <w:tcW w:w="1400" w:type="dxa"/>
          </w:tcPr>
          <w:p w14:paraId="2A3074E3" w14:textId="77777777" w:rsidR="00BD248F" w:rsidRDefault="003040A7">
            <w:pPr>
              <w:jc w:val="right"/>
            </w:pPr>
            <w:r>
              <w:rPr>
                <w:sz w:val="19"/>
              </w:rPr>
              <w:t>-0.007</w:t>
            </w:r>
          </w:p>
        </w:tc>
        <w:tc>
          <w:tcPr>
            <w:tcW w:w="1400" w:type="dxa"/>
          </w:tcPr>
          <w:p w14:paraId="2000ECA7" w14:textId="77777777" w:rsidR="00BD248F" w:rsidRDefault="003040A7">
            <w:pPr>
              <w:jc w:val="right"/>
            </w:pPr>
            <w:r>
              <w:rPr>
                <w:sz w:val="19"/>
              </w:rPr>
              <w:t>-0.029</w:t>
            </w:r>
          </w:p>
        </w:tc>
      </w:tr>
      <w:tr w:rsidR="00BD248F" w14:paraId="355B48F9" w14:textId="77777777">
        <w:trPr>
          <w:jc w:val="center"/>
        </w:trPr>
        <w:tc>
          <w:tcPr>
            <w:tcW w:w="3760" w:type="dxa"/>
          </w:tcPr>
          <w:p w14:paraId="760767B6" w14:textId="77777777" w:rsidR="00BD248F" w:rsidRDefault="003040A7">
            <w:r>
              <w:rPr>
                <w:sz w:val="19"/>
              </w:rPr>
              <w:t>Adopted skew</w:t>
            </w:r>
          </w:p>
        </w:tc>
        <w:tc>
          <w:tcPr>
            <w:tcW w:w="1400" w:type="dxa"/>
          </w:tcPr>
          <w:p w14:paraId="1522AC87" w14:textId="77777777" w:rsidR="00BD248F" w:rsidRDefault="003040A7">
            <w:pPr>
              <w:jc w:val="right"/>
            </w:pPr>
            <w:r>
              <w:rPr>
                <w:sz w:val="19"/>
              </w:rPr>
              <w:t>-0.135</w:t>
            </w:r>
          </w:p>
        </w:tc>
        <w:tc>
          <w:tcPr>
            <w:tcW w:w="1400" w:type="dxa"/>
          </w:tcPr>
          <w:p w14:paraId="6E4170CF" w14:textId="77777777" w:rsidR="00BD248F" w:rsidRDefault="003040A7">
            <w:pPr>
              <w:jc w:val="right"/>
            </w:pPr>
            <w:r>
              <w:rPr>
                <w:sz w:val="19"/>
              </w:rPr>
              <w:t>-0.052</w:t>
            </w:r>
          </w:p>
        </w:tc>
        <w:tc>
          <w:tcPr>
            <w:tcW w:w="1400" w:type="dxa"/>
          </w:tcPr>
          <w:p w14:paraId="5F91B720" w14:textId="77777777" w:rsidR="00BD248F" w:rsidRDefault="003040A7">
            <w:pPr>
              <w:jc w:val="right"/>
            </w:pPr>
            <w:r>
              <w:rPr>
                <w:sz w:val="19"/>
              </w:rPr>
              <w:t>-0.009</w:t>
            </w:r>
          </w:p>
        </w:tc>
        <w:tc>
          <w:tcPr>
            <w:tcW w:w="1400" w:type="dxa"/>
          </w:tcPr>
          <w:p w14:paraId="742B1F43" w14:textId="77777777" w:rsidR="00BD248F" w:rsidRDefault="003040A7">
            <w:pPr>
              <w:jc w:val="right"/>
            </w:pPr>
            <w:r>
              <w:rPr>
                <w:sz w:val="19"/>
              </w:rPr>
              <w:t>-0.031</w:t>
            </w:r>
          </w:p>
        </w:tc>
      </w:tr>
      <w:tr w:rsidR="00BD248F" w14:paraId="4916B11A" w14:textId="77777777">
        <w:trPr>
          <w:jc w:val="center"/>
        </w:trPr>
        <w:tc>
          <w:tcPr>
            <w:tcW w:w="3760" w:type="dxa"/>
          </w:tcPr>
          <w:p w14:paraId="0A0B4736" w14:textId="77777777" w:rsidR="00BD248F" w:rsidRDefault="003040A7">
            <w:r>
              <w:rPr>
                <w:sz w:val="19"/>
              </w:rPr>
              <w:t>Mean square error, at-site skew</w:t>
            </w:r>
          </w:p>
        </w:tc>
        <w:tc>
          <w:tcPr>
            <w:tcW w:w="1400" w:type="dxa"/>
          </w:tcPr>
          <w:p w14:paraId="6DB7926B" w14:textId="77777777" w:rsidR="00BD248F" w:rsidRDefault="003040A7">
            <w:pPr>
              <w:jc w:val="right"/>
            </w:pPr>
            <w:r>
              <w:rPr>
                <w:sz w:val="19"/>
              </w:rPr>
              <w:t>0.064</w:t>
            </w:r>
          </w:p>
        </w:tc>
        <w:tc>
          <w:tcPr>
            <w:tcW w:w="1400" w:type="dxa"/>
          </w:tcPr>
          <w:p w14:paraId="36790EBA" w14:textId="77777777" w:rsidR="00BD248F" w:rsidRDefault="003040A7">
            <w:pPr>
              <w:jc w:val="right"/>
            </w:pPr>
            <w:r>
              <w:rPr>
                <w:sz w:val="19"/>
              </w:rPr>
              <w:t>0.064</w:t>
            </w:r>
          </w:p>
        </w:tc>
        <w:tc>
          <w:tcPr>
            <w:tcW w:w="1400" w:type="dxa"/>
          </w:tcPr>
          <w:p w14:paraId="5D36D926" w14:textId="77777777" w:rsidR="00BD248F" w:rsidRDefault="003040A7">
            <w:pPr>
              <w:jc w:val="right"/>
            </w:pPr>
            <w:r>
              <w:rPr>
                <w:sz w:val="19"/>
              </w:rPr>
              <w:t>0.060</w:t>
            </w:r>
          </w:p>
        </w:tc>
        <w:tc>
          <w:tcPr>
            <w:tcW w:w="1400" w:type="dxa"/>
          </w:tcPr>
          <w:p w14:paraId="1C357002" w14:textId="77777777" w:rsidR="00BD248F" w:rsidRDefault="003040A7">
            <w:pPr>
              <w:jc w:val="right"/>
            </w:pPr>
            <w:r>
              <w:rPr>
                <w:sz w:val="19"/>
              </w:rPr>
              <w:t>0.059</w:t>
            </w:r>
          </w:p>
        </w:tc>
      </w:tr>
      <w:tr w:rsidR="00BD248F" w14:paraId="7E317F2C" w14:textId="77777777">
        <w:trPr>
          <w:jc w:val="center"/>
        </w:trPr>
        <w:tc>
          <w:tcPr>
            <w:tcW w:w="3760" w:type="dxa"/>
          </w:tcPr>
          <w:p w14:paraId="06950B04" w14:textId="77777777" w:rsidR="00BD248F" w:rsidRDefault="003040A7">
            <w:r>
              <w:rPr>
                <w:sz w:val="19"/>
              </w:rPr>
              <w:t>Grubbs-Beck critical value</w:t>
            </w:r>
          </w:p>
        </w:tc>
        <w:tc>
          <w:tcPr>
            <w:tcW w:w="1400" w:type="dxa"/>
          </w:tcPr>
          <w:p w14:paraId="1ED44064" w14:textId="77777777" w:rsidR="00BD248F" w:rsidRDefault="003040A7">
            <w:pPr>
              <w:jc w:val="right"/>
            </w:pPr>
            <w:r>
              <w:rPr>
                <w:sz w:val="19"/>
              </w:rPr>
              <w:t>0</w:t>
            </w:r>
          </w:p>
        </w:tc>
        <w:tc>
          <w:tcPr>
            <w:tcW w:w="1400" w:type="dxa"/>
          </w:tcPr>
          <w:p w14:paraId="4FB70F0C" w14:textId="77777777" w:rsidR="00BD248F" w:rsidRDefault="003040A7">
            <w:pPr>
              <w:jc w:val="right"/>
            </w:pPr>
            <w:r>
              <w:rPr>
                <w:sz w:val="19"/>
              </w:rPr>
              <w:t>0</w:t>
            </w:r>
          </w:p>
        </w:tc>
        <w:tc>
          <w:tcPr>
            <w:tcW w:w="1400" w:type="dxa"/>
          </w:tcPr>
          <w:p w14:paraId="3CC92D94" w14:textId="77777777" w:rsidR="00BD248F" w:rsidRDefault="003040A7">
            <w:pPr>
              <w:jc w:val="right"/>
            </w:pPr>
            <w:r>
              <w:rPr>
                <w:sz w:val="19"/>
              </w:rPr>
              <w:t>0</w:t>
            </w:r>
          </w:p>
        </w:tc>
        <w:tc>
          <w:tcPr>
            <w:tcW w:w="1400" w:type="dxa"/>
          </w:tcPr>
          <w:p w14:paraId="0CE66807" w14:textId="77777777" w:rsidR="00BD248F" w:rsidRDefault="003040A7">
            <w:pPr>
              <w:jc w:val="right"/>
            </w:pPr>
            <w:r>
              <w:rPr>
                <w:sz w:val="19"/>
              </w:rPr>
              <w:t>0</w:t>
            </w:r>
          </w:p>
        </w:tc>
      </w:tr>
      <w:tr w:rsidR="00BD248F" w14:paraId="2835CE83" w14:textId="77777777">
        <w:trPr>
          <w:jc w:val="center"/>
        </w:trPr>
        <w:tc>
          <w:tcPr>
            <w:tcW w:w="3760" w:type="dxa"/>
          </w:tcPr>
          <w:p w14:paraId="4BE8C8C0" w14:textId="77777777" w:rsidR="00BD248F" w:rsidRDefault="003040A7">
            <w:r>
              <w:rPr>
                <w:sz w:val="19"/>
              </w:rPr>
              <w:t>Equivalent record length (years)</w:t>
            </w:r>
          </w:p>
        </w:tc>
        <w:tc>
          <w:tcPr>
            <w:tcW w:w="1400" w:type="dxa"/>
          </w:tcPr>
          <w:p w14:paraId="3C6A3AB4" w14:textId="77777777" w:rsidR="00BD248F" w:rsidRDefault="003040A7">
            <w:pPr>
              <w:jc w:val="right"/>
            </w:pPr>
            <w:r>
              <w:rPr>
                <w:sz w:val="19"/>
              </w:rPr>
              <w:t>103.7</w:t>
            </w:r>
          </w:p>
        </w:tc>
        <w:tc>
          <w:tcPr>
            <w:tcW w:w="1400" w:type="dxa"/>
          </w:tcPr>
          <w:p w14:paraId="525AD3C5" w14:textId="77777777" w:rsidR="00BD248F" w:rsidRDefault="003040A7">
            <w:pPr>
              <w:jc w:val="right"/>
            </w:pPr>
            <w:r>
              <w:rPr>
                <w:sz w:val="19"/>
              </w:rPr>
              <w:t>100.4</w:t>
            </w:r>
          </w:p>
        </w:tc>
        <w:tc>
          <w:tcPr>
            <w:tcW w:w="1400" w:type="dxa"/>
          </w:tcPr>
          <w:p w14:paraId="017B183E" w14:textId="77777777" w:rsidR="00BD248F" w:rsidRDefault="003040A7">
            <w:pPr>
              <w:jc w:val="right"/>
            </w:pPr>
            <w:r>
              <w:rPr>
                <w:sz w:val="19"/>
              </w:rPr>
              <w:t>106.3</w:t>
            </w:r>
          </w:p>
        </w:tc>
        <w:tc>
          <w:tcPr>
            <w:tcW w:w="1400" w:type="dxa"/>
          </w:tcPr>
          <w:p w14:paraId="6A5DB6AC" w14:textId="77777777" w:rsidR="00BD248F" w:rsidRDefault="003040A7">
            <w:pPr>
              <w:jc w:val="right"/>
            </w:pPr>
            <w:r>
              <w:rPr>
                <w:sz w:val="19"/>
              </w:rPr>
              <w:t>112.0</w:t>
            </w:r>
          </w:p>
        </w:tc>
      </w:tr>
      <w:tr w:rsidR="00BD248F" w14:paraId="67752C66" w14:textId="77777777">
        <w:trPr>
          <w:jc w:val="center"/>
        </w:trPr>
        <w:tc>
          <w:tcPr>
            <w:tcW w:w="3760" w:type="dxa"/>
          </w:tcPr>
          <w:p w14:paraId="3340375B" w14:textId="77777777" w:rsidR="00BD248F" w:rsidRDefault="003040A7">
            <w:r>
              <w:rPr>
                <w:sz w:val="19"/>
              </w:rPr>
              <w:t>Systematic events</w:t>
            </w:r>
          </w:p>
        </w:tc>
        <w:tc>
          <w:tcPr>
            <w:tcW w:w="1400" w:type="dxa"/>
          </w:tcPr>
          <w:p w14:paraId="419867A3" w14:textId="77777777" w:rsidR="00BD248F" w:rsidRDefault="003040A7">
            <w:pPr>
              <w:jc w:val="right"/>
            </w:pPr>
            <w:r>
              <w:rPr>
                <w:sz w:val="19"/>
              </w:rPr>
              <w:t>95</w:t>
            </w:r>
          </w:p>
        </w:tc>
        <w:tc>
          <w:tcPr>
            <w:tcW w:w="1400" w:type="dxa"/>
          </w:tcPr>
          <w:p w14:paraId="0ECCC04B" w14:textId="77777777" w:rsidR="00BD248F" w:rsidRDefault="003040A7">
            <w:pPr>
              <w:jc w:val="right"/>
            </w:pPr>
            <w:r>
              <w:rPr>
                <w:sz w:val="19"/>
              </w:rPr>
              <w:t>94</w:t>
            </w:r>
          </w:p>
        </w:tc>
        <w:tc>
          <w:tcPr>
            <w:tcW w:w="1400" w:type="dxa"/>
          </w:tcPr>
          <w:p w14:paraId="5FF9BC2F" w14:textId="77777777" w:rsidR="00BD248F" w:rsidRDefault="003040A7">
            <w:pPr>
              <w:jc w:val="right"/>
            </w:pPr>
            <w:r>
              <w:rPr>
                <w:sz w:val="19"/>
              </w:rPr>
              <w:t>94</w:t>
            </w:r>
          </w:p>
        </w:tc>
        <w:tc>
          <w:tcPr>
            <w:tcW w:w="1400" w:type="dxa"/>
          </w:tcPr>
          <w:p w14:paraId="0AB54718" w14:textId="77777777" w:rsidR="00BD248F" w:rsidRDefault="003040A7">
            <w:pPr>
              <w:jc w:val="right"/>
            </w:pPr>
            <w:r>
              <w:rPr>
                <w:sz w:val="19"/>
              </w:rPr>
              <w:t>94</w:t>
            </w:r>
          </w:p>
        </w:tc>
      </w:tr>
      <w:tr w:rsidR="00BD248F" w14:paraId="5E0B1794" w14:textId="77777777">
        <w:trPr>
          <w:jc w:val="center"/>
        </w:trPr>
        <w:tc>
          <w:tcPr>
            <w:tcW w:w="3760" w:type="dxa"/>
          </w:tcPr>
          <w:p w14:paraId="1535263D" w14:textId="77777777" w:rsidR="00BD248F" w:rsidRDefault="003040A7">
            <w:r>
              <w:rPr>
                <w:sz w:val="19"/>
              </w:rPr>
              <w:t>Historical events</w:t>
            </w:r>
          </w:p>
        </w:tc>
        <w:tc>
          <w:tcPr>
            <w:tcW w:w="1400" w:type="dxa"/>
          </w:tcPr>
          <w:p w14:paraId="3308BC31" w14:textId="77777777" w:rsidR="00BD248F" w:rsidRDefault="003040A7">
            <w:pPr>
              <w:jc w:val="right"/>
            </w:pPr>
            <w:r>
              <w:rPr>
                <w:sz w:val="19"/>
              </w:rPr>
              <w:t>0</w:t>
            </w:r>
          </w:p>
        </w:tc>
        <w:tc>
          <w:tcPr>
            <w:tcW w:w="1400" w:type="dxa"/>
          </w:tcPr>
          <w:p w14:paraId="712868F5" w14:textId="77777777" w:rsidR="00BD248F" w:rsidRDefault="003040A7">
            <w:pPr>
              <w:jc w:val="right"/>
            </w:pPr>
            <w:r>
              <w:rPr>
                <w:sz w:val="19"/>
              </w:rPr>
              <w:t>0</w:t>
            </w:r>
          </w:p>
        </w:tc>
        <w:tc>
          <w:tcPr>
            <w:tcW w:w="1400" w:type="dxa"/>
          </w:tcPr>
          <w:p w14:paraId="364F71F2" w14:textId="77777777" w:rsidR="00BD248F" w:rsidRDefault="003040A7">
            <w:pPr>
              <w:jc w:val="right"/>
            </w:pPr>
            <w:r>
              <w:rPr>
                <w:sz w:val="19"/>
              </w:rPr>
              <w:t>0</w:t>
            </w:r>
          </w:p>
        </w:tc>
        <w:tc>
          <w:tcPr>
            <w:tcW w:w="1400" w:type="dxa"/>
          </w:tcPr>
          <w:p w14:paraId="20D31CF8" w14:textId="77777777" w:rsidR="00BD248F" w:rsidRDefault="003040A7">
            <w:pPr>
              <w:jc w:val="right"/>
            </w:pPr>
            <w:r>
              <w:rPr>
                <w:sz w:val="19"/>
              </w:rPr>
              <w:t>0</w:t>
            </w:r>
          </w:p>
        </w:tc>
      </w:tr>
      <w:tr w:rsidR="00BD248F" w14:paraId="0BB5B422" w14:textId="77777777">
        <w:trPr>
          <w:jc w:val="center"/>
        </w:trPr>
        <w:tc>
          <w:tcPr>
            <w:tcW w:w="3760" w:type="dxa"/>
          </w:tcPr>
          <w:p w14:paraId="6A947F86" w14:textId="77777777" w:rsidR="00BD248F" w:rsidRDefault="003040A7">
            <w:r>
              <w:rPr>
                <w:sz w:val="19"/>
              </w:rPr>
              <w:t>High outliers</w:t>
            </w:r>
          </w:p>
        </w:tc>
        <w:tc>
          <w:tcPr>
            <w:tcW w:w="1400" w:type="dxa"/>
          </w:tcPr>
          <w:p w14:paraId="5DED340F" w14:textId="77777777" w:rsidR="00BD248F" w:rsidRDefault="003040A7">
            <w:pPr>
              <w:jc w:val="right"/>
            </w:pPr>
            <w:r>
              <w:rPr>
                <w:sz w:val="19"/>
              </w:rPr>
              <w:t>0</w:t>
            </w:r>
          </w:p>
        </w:tc>
        <w:tc>
          <w:tcPr>
            <w:tcW w:w="1400" w:type="dxa"/>
          </w:tcPr>
          <w:p w14:paraId="6FF3115E" w14:textId="77777777" w:rsidR="00BD248F" w:rsidRDefault="003040A7">
            <w:pPr>
              <w:jc w:val="right"/>
            </w:pPr>
            <w:r>
              <w:rPr>
                <w:sz w:val="19"/>
              </w:rPr>
              <w:t>0</w:t>
            </w:r>
          </w:p>
        </w:tc>
        <w:tc>
          <w:tcPr>
            <w:tcW w:w="1400" w:type="dxa"/>
          </w:tcPr>
          <w:p w14:paraId="5AEE2EE5" w14:textId="77777777" w:rsidR="00BD248F" w:rsidRDefault="003040A7">
            <w:pPr>
              <w:jc w:val="right"/>
            </w:pPr>
            <w:r>
              <w:rPr>
                <w:sz w:val="19"/>
              </w:rPr>
              <w:t>0</w:t>
            </w:r>
          </w:p>
        </w:tc>
        <w:tc>
          <w:tcPr>
            <w:tcW w:w="1400" w:type="dxa"/>
          </w:tcPr>
          <w:p w14:paraId="7E89E8D2" w14:textId="77777777" w:rsidR="00BD248F" w:rsidRDefault="003040A7">
            <w:pPr>
              <w:jc w:val="right"/>
            </w:pPr>
            <w:r>
              <w:rPr>
                <w:sz w:val="19"/>
              </w:rPr>
              <w:t>0</w:t>
            </w:r>
          </w:p>
        </w:tc>
      </w:tr>
      <w:tr w:rsidR="00BD248F" w14:paraId="22DBE0E1" w14:textId="77777777">
        <w:trPr>
          <w:jc w:val="center"/>
        </w:trPr>
        <w:tc>
          <w:tcPr>
            <w:tcW w:w="3760" w:type="dxa"/>
          </w:tcPr>
          <w:p w14:paraId="54CC28EF" w14:textId="77777777" w:rsidR="00BD248F" w:rsidRDefault="003040A7">
            <w:r>
              <w:rPr>
                <w:sz w:val="19"/>
              </w:rPr>
              <w:t>Low outliers</w:t>
            </w:r>
          </w:p>
        </w:tc>
        <w:tc>
          <w:tcPr>
            <w:tcW w:w="1400" w:type="dxa"/>
          </w:tcPr>
          <w:p w14:paraId="374B3596" w14:textId="77777777" w:rsidR="00BD248F" w:rsidRDefault="003040A7">
            <w:pPr>
              <w:jc w:val="right"/>
            </w:pPr>
            <w:r>
              <w:rPr>
                <w:sz w:val="19"/>
              </w:rPr>
              <w:t>0</w:t>
            </w:r>
          </w:p>
        </w:tc>
        <w:tc>
          <w:tcPr>
            <w:tcW w:w="1400" w:type="dxa"/>
          </w:tcPr>
          <w:p w14:paraId="5B539062" w14:textId="77777777" w:rsidR="00BD248F" w:rsidRDefault="003040A7">
            <w:pPr>
              <w:jc w:val="right"/>
            </w:pPr>
            <w:r>
              <w:rPr>
                <w:sz w:val="19"/>
              </w:rPr>
              <w:t>0</w:t>
            </w:r>
          </w:p>
        </w:tc>
        <w:tc>
          <w:tcPr>
            <w:tcW w:w="1400" w:type="dxa"/>
          </w:tcPr>
          <w:p w14:paraId="2FD6F816" w14:textId="77777777" w:rsidR="00BD248F" w:rsidRDefault="003040A7">
            <w:pPr>
              <w:jc w:val="right"/>
            </w:pPr>
            <w:r>
              <w:rPr>
                <w:sz w:val="19"/>
              </w:rPr>
              <w:t>0</w:t>
            </w:r>
          </w:p>
        </w:tc>
        <w:tc>
          <w:tcPr>
            <w:tcW w:w="1400" w:type="dxa"/>
          </w:tcPr>
          <w:p w14:paraId="64F840D4" w14:textId="77777777" w:rsidR="00BD248F" w:rsidRDefault="003040A7">
            <w:pPr>
              <w:jc w:val="right"/>
            </w:pPr>
            <w:r>
              <w:rPr>
                <w:sz w:val="19"/>
              </w:rPr>
              <w:t>0</w:t>
            </w:r>
          </w:p>
        </w:tc>
      </w:tr>
      <w:tr w:rsidR="00BD248F" w14:paraId="7F54FFCD" w14:textId="77777777">
        <w:trPr>
          <w:jc w:val="center"/>
        </w:trPr>
        <w:tc>
          <w:tcPr>
            <w:tcW w:w="3760" w:type="dxa"/>
          </w:tcPr>
          <w:p w14:paraId="684EE5BD" w14:textId="77777777" w:rsidR="00BD248F" w:rsidRDefault="003040A7">
            <w:r>
              <w:rPr>
                <w:sz w:val="19"/>
              </w:rPr>
              <w:t>Zero events</w:t>
            </w:r>
          </w:p>
        </w:tc>
        <w:tc>
          <w:tcPr>
            <w:tcW w:w="1400" w:type="dxa"/>
          </w:tcPr>
          <w:p w14:paraId="35D060DF" w14:textId="77777777" w:rsidR="00BD248F" w:rsidRDefault="003040A7">
            <w:pPr>
              <w:jc w:val="right"/>
            </w:pPr>
            <w:r>
              <w:rPr>
                <w:sz w:val="19"/>
              </w:rPr>
              <w:t>0</w:t>
            </w:r>
          </w:p>
        </w:tc>
        <w:tc>
          <w:tcPr>
            <w:tcW w:w="1400" w:type="dxa"/>
          </w:tcPr>
          <w:p w14:paraId="1621235B" w14:textId="77777777" w:rsidR="00BD248F" w:rsidRDefault="003040A7">
            <w:pPr>
              <w:jc w:val="right"/>
            </w:pPr>
            <w:r>
              <w:rPr>
                <w:sz w:val="19"/>
              </w:rPr>
              <w:t>0</w:t>
            </w:r>
          </w:p>
        </w:tc>
        <w:tc>
          <w:tcPr>
            <w:tcW w:w="1400" w:type="dxa"/>
          </w:tcPr>
          <w:p w14:paraId="10561375" w14:textId="77777777" w:rsidR="00BD248F" w:rsidRDefault="003040A7">
            <w:pPr>
              <w:jc w:val="right"/>
            </w:pPr>
            <w:r>
              <w:rPr>
                <w:sz w:val="19"/>
              </w:rPr>
              <w:t>0</w:t>
            </w:r>
          </w:p>
        </w:tc>
        <w:tc>
          <w:tcPr>
            <w:tcW w:w="1400" w:type="dxa"/>
          </w:tcPr>
          <w:p w14:paraId="51352839" w14:textId="77777777" w:rsidR="00BD248F" w:rsidRDefault="003040A7">
            <w:pPr>
              <w:jc w:val="right"/>
            </w:pPr>
            <w:r>
              <w:rPr>
                <w:sz w:val="19"/>
              </w:rPr>
              <w:t>0</w:t>
            </w:r>
          </w:p>
        </w:tc>
      </w:tr>
      <w:tr w:rsidR="00BD248F" w14:paraId="18147215" w14:textId="77777777">
        <w:trPr>
          <w:jc w:val="center"/>
        </w:trPr>
        <w:tc>
          <w:tcPr>
            <w:tcW w:w="3760" w:type="dxa"/>
          </w:tcPr>
          <w:p w14:paraId="7AE6474B" w14:textId="77777777" w:rsidR="00BD248F" w:rsidRDefault="003040A7">
            <w:r>
              <w:rPr>
                <w:sz w:val="19"/>
              </w:rPr>
              <w:t>Missing events</w:t>
            </w:r>
          </w:p>
        </w:tc>
        <w:tc>
          <w:tcPr>
            <w:tcW w:w="1400" w:type="dxa"/>
          </w:tcPr>
          <w:p w14:paraId="6F49F0C5" w14:textId="77777777" w:rsidR="00BD248F" w:rsidRDefault="003040A7">
            <w:pPr>
              <w:jc w:val="right"/>
            </w:pPr>
            <w:r>
              <w:rPr>
                <w:sz w:val="19"/>
              </w:rPr>
              <w:t>5</w:t>
            </w:r>
          </w:p>
        </w:tc>
        <w:tc>
          <w:tcPr>
            <w:tcW w:w="1400" w:type="dxa"/>
          </w:tcPr>
          <w:p w14:paraId="02A69E65" w14:textId="77777777" w:rsidR="00BD248F" w:rsidRDefault="003040A7">
            <w:pPr>
              <w:jc w:val="right"/>
            </w:pPr>
            <w:r>
              <w:rPr>
                <w:sz w:val="19"/>
              </w:rPr>
              <w:t>5</w:t>
            </w:r>
          </w:p>
        </w:tc>
        <w:tc>
          <w:tcPr>
            <w:tcW w:w="1400" w:type="dxa"/>
          </w:tcPr>
          <w:p w14:paraId="4D1740AA" w14:textId="77777777" w:rsidR="00BD248F" w:rsidRDefault="003040A7">
            <w:pPr>
              <w:jc w:val="right"/>
            </w:pPr>
            <w:r>
              <w:rPr>
                <w:sz w:val="19"/>
              </w:rPr>
              <w:t>5</w:t>
            </w:r>
          </w:p>
        </w:tc>
        <w:tc>
          <w:tcPr>
            <w:tcW w:w="1400" w:type="dxa"/>
          </w:tcPr>
          <w:p w14:paraId="1018878A" w14:textId="77777777" w:rsidR="00BD248F" w:rsidRDefault="003040A7">
            <w:pPr>
              <w:jc w:val="right"/>
            </w:pPr>
            <w:r>
              <w:rPr>
                <w:sz w:val="19"/>
              </w:rPr>
              <w:t>5</w:t>
            </w:r>
          </w:p>
        </w:tc>
      </w:tr>
      <w:tr w:rsidR="00BD248F" w14:paraId="74072EC1" w14:textId="77777777">
        <w:trPr>
          <w:jc w:val="center"/>
        </w:trPr>
        <w:tc>
          <w:tcPr>
            <w:tcW w:w="3760" w:type="dxa"/>
          </w:tcPr>
          <w:p w14:paraId="636944E7" w14:textId="77777777" w:rsidR="00BD248F" w:rsidRDefault="003040A7">
            <w:r>
              <w:rPr>
                <w:sz w:val="19"/>
              </w:rPr>
              <w:t>Historical period (years)</w:t>
            </w:r>
          </w:p>
        </w:tc>
        <w:tc>
          <w:tcPr>
            <w:tcW w:w="1400" w:type="dxa"/>
          </w:tcPr>
          <w:p w14:paraId="58853160" w14:textId="77777777" w:rsidR="00BD248F" w:rsidRDefault="003040A7">
            <w:pPr>
              <w:jc w:val="right"/>
            </w:pPr>
            <w:r>
              <w:rPr>
                <w:sz w:val="19"/>
              </w:rPr>
              <w:t>100</w:t>
            </w:r>
          </w:p>
        </w:tc>
        <w:tc>
          <w:tcPr>
            <w:tcW w:w="1400" w:type="dxa"/>
          </w:tcPr>
          <w:p w14:paraId="08C41974" w14:textId="77777777" w:rsidR="00BD248F" w:rsidRDefault="003040A7">
            <w:pPr>
              <w:jc w:val="right"/>
            </w:pPr>
            <w:r>
              <w:rPr>
                <w:sz w:val="19"/>
              </w:rPr>
              <w:t>99</w:t>
            </w:r>
          </w:p>
        </w:tc>
        <w:tc>
          <w:tcPr>
            <w:tcW w:w="1400" w:type="dxa"/>
          </w:tcPr>
          <w:p w14:paraId="661127FE" w14:textId="77777777" w:rsidR="00BD248F" w:rsidRDefault="003040A7">
            <w:pPr>
              <w:jc w:val="right"/>
            </w:pPr>
            <w:r>
              <w:rPr>
                <w:sz w:val="19"/>
              </w:rPr>
              <w:t>99</w:t>
            </w:r>
          </w:p>
        </w:tc>
        <w:tc>
          <w:tcPr>
            <w:tcW w:w="1400" w:type="dxa"/>
          </w:tcPr>
          <w:p w14:paraId="3B382599" w14:textId="77777777" w:rsidR="00BD248F" w:rsidRDefault="003040A7">
            <w:pPr>
              <w:jc w:val="right"/>
            </w:pPr>
            <w:r>
              <w:rPr>
                <w:sz w:val="19"/>
              </w:rPr>
              <w:t>99</w:t>
            </w:r>
          </w:p>
        </w:tc>
      </w:tr>
    </w:tbl>
    <w:p w14:paraId="52998997" w14:textId="77777777" w:rsidR="00BD248F" w:rsidRDefault="003040A7">
      <w:pPr>
        <w:spacing w:before="80" w:after="240"/>
        <w:jc w:val="center"/>
      </w:pPr>
      <w:r>
        <w:rPr>
          <w:i/>
          <w:sz w:val="19"/>
        </w:rPr>
        <w:t>Table 4-4. Distribution parameters and event counts, adopted HEC-SSP analyses.</w:t>
      </w:r>
    </w:p>
    <w:p w14:paraId="674039D9" w14:textId="77777777" w:rsidR="00BD248F" w:rsidRDefault="003040A7">
      <w:pPr>
        <w:spacing w:after="80"/>
        <w:jc w:val="center"/>
      </w:pPr>
      <w:commentRangeStart w:id="165"/>
      <w:r>
        <w:rPr>
          <w:noProof/>
        </w:rPr>
        <w:drawing>
          <wp:inline distT="0" distB="0" distL="0" distR="0" wp14:anchorId="5DD77CEE" wp14:editId="2EE0AE6C">
            <wp:extent cx="5943600" cy="4624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943600" cy="4624260"/>
                    </a:xfrm>
                    <a:prstGeom prst="rect">
                      <a:avLst/>
                    </a:prstGeom>
                  </pic:spPr>
                </pic:pic>
              </a:graphicData>
            </a:graphic>
          </wp:inline>
        </w:drawing>
      </w:r>
      <w:commentRangeEnd w:id="165"/>
      <w:r w:rsidR="00F716B6">
        <w:rPr>
          <w:rStyle w:val="CommentReference"/>
          <w:sz w:val="22"/>
          <w:szCs w:val="22"/>
        </w:rPr>
        <w:commentReference w:id="165"/>
      </w:r>
    </w:p>
    <w:p w14:paraId="25F82B6D" w14:textId="77777777" w:rsidR="00BD248F" w:rsidRDefault="003040A7">
      <w:pPr>
        <w:spacing w:before="80" w:after="240"/>
        <w:jc w:val="center"/>
      </w:pPr>
      <w:r>
        <w:rPr>
          <w:i/>
          <w:sz w:val="19"/>
        </w:rPr>
        <w:t>Figure 4-2. Adopted unregulated frequency curves at Castle Rock, water years 1927 through 2026, all four durations.</w:t>
      </w:r>
    </w:p>
    <w:p w14:paraId="3CA6B629" w14:textId="5BC1BFDA" w:rsidR="00BD248F" w:rsidRDefault="003040A7">
      <w:pPr>
        <w:pStyle w:val="Heading1"/>
        <w:spacing w:before="300" w:after="140"/>
      </w:pPr>
      <w:r>
        <w:rPr>
          <w:b/>
          <w:sz w:val="26"/>
        </w:rPr>
        <w:lastRenderedPageBreak/>
        <w:t xml:space="preserve">5. </w:t>
      </w:r>
      <w:commentRangeStart w:id="166"/>
      <w:r>
        <w:rPr>
          <w:b/>
          <w:sz w:val="26"/>
        </w:rPr>
        <w:t>Regulated Flow Frequency</w:t>
      </w:r>
      <w:ins w:id="167" w:author="Cahill, Ryan J CIV USARMY CENWP (USA)" w:date="2026-08-28T11:28:00Z" w16du:dateUtc="2026-08-28T18:28:00Z">
        <w:r w:rsidR="00BF01F5">
          <w:rPr>
            <w:b/>
            <w:sz w:val="26"/>
          </w:rPr>
          <w:t xml:space="preserve"> at Castle Rock</w:t>
        </w:r>
      </w:ins>
      <w:commentRangeEnd w:id="166"/>
      <w:r w:rsidR="006A1871">
        <w:rPr>
          <w:rStyle w:val="CommentReference"/>
          <w:sz w:val="32"/>
          <w:szCs w:val="32"/>
        </w:rPr>
        <w:commentReference w:id="166"/>
      </w:r>
    </w:p>
    <w:p w14:paraId="62A71A42" w14:textId="51A3D0D6" w:rsidR="00BD248F" w:rsidRDefault="00987360">
      <w:pPr>
        <w:spacing w:after="160" w:line="276" w:lineRule="auto"/>
      </w:pPr>
      <w:r>
        <w:t xml:space="preserve">The regulated </w:t>
      </w:r>
      <w:r w:rsidR="00714CE7">
        <w:t>peak flow frequency</w:t>
      </w:r>
      <w:r>
        <w:t xml:space="preserve"> curve </w:t>
      </w:r>
      <w:ins w:id="168" w:author="Cahill, Ryan J CIV USARMY CENWP (USA)" w:date="2026-08-28T10:11:00Z" w16du:dateUtc="2026-08-28T17:11:00Z">
        <w:r w:rsidR="0025200B">
          <w:t xml:space="preserve">adds the effect of Mossyrock Dam on peak flows at </w:t>
        </w:r>
      </w:ins>
      <w:ins w:id="169" w:author="Cahill, Ryan J CIV USARMY CENWP (USA)" w:date="2026-08-28T10:12:00Z" w16du:dateUtc="2026-08-28T17:12:00Z">
        <w:r w:rsidR="0025200B">
          <w:t xml:space="preserve">Castle Rock. Mossyrock is not only operated for flood risk management—it is also operated for hydropower production. Mossyrock has frequently drafted deep into the power pool throughout the period-of-record resulting in flood space that is not guaranteed. While this additional space can be useful to reduce flows downstream, it </w:t>
        </w:r>
      </w:ins>
      <w:ins w:id="170" w:author="Cahill, Ryan J CIV USARMY CENWP (USA)" w:date="2026-08-28T10:13:00Z" w16du:dateUtc="2026-08-28T17:13:00Z">
        <w:r w:rsidR="0025200B">
          <w:t xml:space="preserve">is incidental rather than dependable. </w:t>
        </w:r>
      </w:ins>
      <w:ins w:id="171" w:author="Cahill, Ryan J CIV USARMY CENWP (USA)" w:date="2026-08-28T10:12:00Z" w16du:dateUtc="2026-08-28T17:12:00Z">
        <w:r w:rsidR="0025200B">
          <w:t xml:space="preserve">This additional space should not be relied on to provide a FRM benefit for planning purposes. </w:t>
        </w:r>
        <w:r w:rsidR="0025200B" w:rsidRPr="00BD670E">
          <w:t>EM 1110-2-1415</w:t>
        </w:r>
        <w:r w:rsidR="0025200B">
          <w:t xml:space="preserve"> </w:t>
        </w:r>
        <w:r w:rsidR="0025200B" w:rsidRPr="00BD670E">
          <w:t>states that operations for project purposes other than FRM may provide incidental storage space, but the effect of this space on FRM should be estimated very conservatively.</w:t>
        </w:r>
        <w:r w:rsidR="0025200B">
          <w:t xml:space="preserve"> </w:t>
        </w:r>
      </w:ins>
      <w:ins w:id="172" w:author="Cahill, Ryan J CIV USARMY CENWP (USA)" w:date="2026-08-28T10:14:00Z" w16du:dateUtc="2026-08-28T17:14:00Z">
        <w:r w:rsidR="0025200B">
          <w:t xml:space="preserve">Therefore, the observed regulated flows were adjusted to remove these incidental effects and instead assume that the reservoir is operated for FRM only. </w:t>
        </w:r>
      </w:ins>
      <w:del w:id="173" w:author="Cahill, Ryan J CIV USARMY CENWP (USA)" w:date="2026-08-28T10:14:00Z" w16du:dateUtc="2026-08-28T17:14:00Z">
        <w:r w:rsidDel="0025200B">
          <w:delText xml:space="preserve">is developed from observed regulated flows corrected to assume the reservoir operated to maintain the minimum conservation elevation. </w:delText>
        </w:r>
      </w:del>
      <w:r>
        <w:t xml:space="preserve">This assumption is necessary to create a homogenous </w:t>
      </w:r>
      <w:r w:rsidR="00806806">
        <w:t>record</w:t>
      </w:r>
      <w:del w:id="174" w:author="Cahill, Ryan J CIV USARMY CENWP (USA)" w:date="2026-08-28T10:15:00Z" w16du:dateUtc="2026-08-28T17:15:00Z">
        <w:r w:rsidR="00806806" w:rsidDel="0025200B">
          <w:delText xml:space="preserve"> and </w:delText>
        </w:r>
        <w:r w:rsidR="00272214" w:rsidDel="0025200B">
          <w:delText xml:space="preserve">is </w:delText>
        </w:r>
        <w:r w:rsidR="00806806" w:rsidDel="0025200B">
          <w:delText>conservative because Mossyrock has frequently drafted deep into the power pool throughout the period</w:delText>
        </w:r>
        <w:r w:rsidR="00272214" w:rsidDel="0025200B">
          <w:delText>-</w:delText>
        </w:r>
        <w:r w:rsidR="00806806" w:rsidDel="0025200B">
          <w:delText>of</w:delText>
        </w:r>
        <w:r w:rsidR="00272214" w:rsidDel="0025200B">
          <w:delText>-</w:delText>
        </w:r>
        <w:r w:rsidR="00806806" w:rsidDel="0025200B">
          <w:delText>record resulting in flood storage that is not guaranteed</w:delText>
        </w:r>
      </w:del>
      <w:r w:rsidR="00806806">
        <w:t xml:space="preserve">. </w:t>
      </w:r>
      <w:ins w:id="175" w:author="Cahill, Ryan J CIV USARMY CENWP (USA)" w:date="2026-08-28T10:15:00Z" w16du:dateUtc="2026-08-28T17:15:00Z">
        <w:r w:rsidR="0025200B">
          <w:t xml:space="preserve">After adjusting the regulated peaks (5.1), they were </w:t>
        </w:r>
      </w:ins>
      <w:del w:id="176" w:author="Cahill, Ryan J CIV USARMY CENWP (USA)" w:date="2026-08-28T10:15:00Z" w16du:dateUtc="2026-08-28T17:15:00Z">
        <w:r w:rsidR="00EE5706" w:rsidDel="0025200B">
          <w:delText>The adjusted regulated peaks (5.1)</w:delText>
        </w:r>
        <w:r w:rsidDel="0025200B">
          <w:delText xml:space="preserve"> </w:delText>
        </w:r>
        <w:r w:rsidR="00EE5706" w:rsidDel="0025200B">
          <w:delText xml:space="preserve">are </w:delText>
        </w:r>
      </w:del>
      <w:r w:rsidR="00EE5706">
        <w:t>paired</w:t>
      </w:r>
      <w:r>
        <w:t xml:space="preserve"> with the unregulated peak of the same event (5.2)</w:t>
      </w:r>
      <w:ins w:id="177" w:author="Cahill, Ryan J CIV USARMY CENWP (USA)" w:date="2026-08-28T10:15:00Z" w16du:dateUtc="2026-08-28T17:15:00Z">
        <w:r w:rsidR="0025200B">
          <w:t xml:space="preserve"> to build a relationship between unregulated peak flow and regulated peak flow</w:t>
        </w:r>
      </w:ins>
      <w:r w:rsidR="00EE5706">
        <w:t>. S</w:t>
      </w:r>
      <w:r>
        <w:t>ynthetic floods</w:t>
      </w:r>
      <w:r w:rsidR="00EE5706">
        <w:t xml:space="preserve"> </w:t>
      </w:r>
      <w:del w:id="178" w:author="Cahill, Ryan J CIV USARMY CENWP (USA)" w:date="2026-08-28T10:16:00Z" w16du:dateUtc="2026-08-28T17:16:00Z">
        <w:r w:rsidR="00EE5706" w:rsidDel="0025200B">
          <w:delText xml:space="preserve">are </w:delText>
        </w:r>
      </w:del>
      <w:ins w:id="179" w:author="Cahill, Ryan J CIV USARMY CENWP (USA)" w:date="2026-08-28T10:16:00Z" w16du:dateUtc="2026-08-28T17:16:00Z">
        <w:r w:rsidR="0025200B">
          <w:t xml:space="preserve">were </w:t>
        </w:r>
      </w:ins>
      <w:r w:rsidR="00EE5706">
        <w:t>used to estimate extreme events not observed in the period of record</w:t>
      </w:r>
      <w:r>
        <w:t xml:space="preserve"> (5.3)</w:t>
      </w:r>
      <w:ins w:id="180" w:author="Cahill, Ryan J CIV USARMY CENWP (USA)" w:date="2026-08-28T10:16:00Z" w16du:dateUtc="2026-08-28T17:16:00Z">
        <w:r w:rsidR="0025200B">
          <w:t xml:space="preserve"> and add additional definition to the upper end of the relationship</w:t>
        </w:r>
      </w:ins>
      <w:r w:rsidR="00EE5706">
        <w:t xml:space="preserve">. </w:t>
      </w:r>
      <w:r w:rsidR="00272214">
        <w:t xml:space="preserve">The final regulated frequency curve is developed by </w:t>
      </w:r>
      <w:del w:id="181" w:author="Cahill, Ryan J CIV USARMY CENWP (USA)" w:date="2026-08-28T10:16:00Z" w16du:dateUtc="2026-08-28T17:16:00Z">
        <w:r w:rsidR="00272214" w:rsidDel="0025200B">
          <w:delText xml:space="preserve">mapping </w:delText>
        </w:r>
      </w:del>
      <w:ins w:id="182" w:author="Cahill, Ryan J CIV USARMY CENWP (USA)" w:date="2026-08-28T10:16:00Z" w16du:dateUtc="2026-08-28T17:16:00Z">
        <w:r w:rsidR="0025200B">
          <w:t>applying the unregulated-regulated relationship</w:t>
        </w:r>
      </w:ins>
      <w:del w:id="183" w:author="Cahill, Ryan J CIV USARMY CENWP (USA)" w:date="2026-08-28T10:16:00Z" w16du:dateUtc="2026-08-28T17:16:00Z">
        <w:r w:rsidR="00272214" w:rsidDel="0025200B">
          <w:delText>regulated flows</w:delText>
        </w:r>
      </w:del>
      <w:r w:rsidR="00272214">
        <w:t xml:space="preserve"> to the peak unregulated frequency curve</w:t>
      </w:r>
      <w:r>
        <w:t xml:space="preserve"> (5.4–5.5).</w:t>
      </w:r>
    </w:p>
    <w:p w14:paraId="3FA74E3D" w14:textId="77777777" w:rsidR="00BD248F" w:rsidRDefault="003040A7">
      <w:pPr>
        <w:pStyle w:val="Heading2"/>
        <w:spacing w:before="300" w:after="140"/>
      </w:pPr>
      <w:r>
        <w:rPr>
          <w:b/>
          <w:sz w:val="23"/>
        </w:rPr>
        <w:t>5.1 Adjusted Regulated Peak Record</w:t>
      </w:r>
    </w:p>
    <w:p w14:paraId="10714218" w14:textId="772E5A83" w:rsidR="00BD248F" w:rsidRDefault="003040A7">
      <w:pPr>
        <w:spacing w:after="160" w:line="276" w:lineRule="auto"/>
      </w:pPr>
      <w:r>
        <w:t xml:space="preserve">The observed Mossyrock record shows the reservoir frequently drafted below the flood-pool minimum, so a peak from a year that started low </w:t>
      </w:r>
      <w:r w:rsidR="003A3542">
        <w:t>ov</w:t>
      </w:r>
      <w:r>
        <w:t>erstates the attenuation the project would provide from</w:t>
      </w:r>
      <w:ins w:id="184" w:author="Cahill, Ryan J CIV USARMY CENWP (USA)" w:date="2026-08-28T10:17:00Z" w16du:dateUtc="2026-08-28T17:17:00Z">
        <w:r w:rsidR="00B64E81">
          <w:t xml:space="preserve"> a flood risk management operation alone.</w:t>
        </w:r>
      </w:ins>
      <w:del w:id="185" w:author="Cahill, Ryan J CIV USARMY CENWP (USA)" w:date="2026-08-28T10:17:00Z" w16du:dateUtc="2026-08-28T17:17:00Z">
        <w:r w:rsidDel="00B64E81">
          <w:delText xml:space="preserve"> its full flood-control authority.</w:delText>
        </w:r>
      </w:del>
      <w:r>
        <w:t xml:space="preserve"> Two period-of-record ResSim simulations, using the same observed hydrology and current release rules and differing only in starting pool</w:t>
      </w:r>
      <w:r w:rsidR="00046575">
        <w:t xml:space="preserve">, </w:t>
      </w:r>
      <w:r>
        <w:t xml:space="preserve">one from the </w:t>
      </w:r>
      <w:del w:id="186" w:author="Cahill, Ryan J CIV USARMY CENWP (USA)" w:date="2026-08-28T13:53:00Z" w16du:dateUtc="2026-08-28T20:53:00Z">
        <w:r w:rsidDel="006A1871">
          <w:delText xml:space="preserve">WCM </w:delText>
        </w:r>
      </w:del>
      <w:ins w:id="187" w:author="Cahill, Ryan J CIV USARMY CENWP (USA)" w:date="2026-08-28T13:53:00Z" w16du:dateUtc="2026-08-28T20:53:00Z">
        <w:r w:rsidR="006A1871">
          <w:t xml:space="preserve">Water Control Manual </w:t>
        </w:r>
      </w:ins>
      <w:r>
        <w:t>rule curve, one from the observed elevation at event onset</w:t>
      </w:r>
      <w:r w:rsidR="00046575">
        <w:t>,</w:t>
      </w:r>
      <w:r>
        <w:t xml:space="preserve"> isolate that effect. Where the rule-curve start yields the higher regulated peak, the difference is added to the observed peak</w:t>
      </w:r>
      <w:r w:rsidR="00046575">
        <w:t>. T</w:t>
      </w:r>
      <w:r>
        <w:t>he adjustment is one-sided, since a negative difference means the historical operation was already at least as conservative as the rule curve requires.</w:t>
      </w:r>
    </w:p>
    <w:p w14:paraId="64015494" w14:textId="77777777" w:rsidR="00BD248F" w:rsidRDefault="003040A7">
      <w:pPr>
        <w:spacing w:before="40" w:after="120"/>
      </w:pPr>
      <w:r>
        <w:rPr>
          <w:i/>
        </w:rPr>
        <w:t>adjusted peak = observed peak + (simulated RC-start peak − simulated observed-start peak), where the RC-start peak is higher</w:t>
      </w:r>
    </w:p>
    <w:p w14:paraId="2216A502" w14:textId="7975FC2D" w:rsidR="00BD248F" w:rsidRDefault="00BC0123">
      <w:pPr>
        <w:spacing w:after="160" w:line="276" w:lineRule="auto"/>
      </w:pPr>
      <w:r>
        <w:t>Of the f</w:t>
      </w:r>
      <w:r w:rsidR="00046575">
        <w:t>ifty-one</w:t>
      </w:r>
      <w:r>
        <w:t xml:space="preserve"> water years</w:t>
      </w:r>
      <w:r w:rsidR="00046575">
        <w:t xml:space="preserve"> </w:t>
      </w:r>
      <w:r>
        <w:t>(1974–2024) were assessed, 38 received an adjustment (median 11,</w:t>
      </w:r>
      <w:del w:id="188" w:author="Cahill, Ryan J CIV USARMY CENWP (USA)" w:date="2026-08-28T10:20:00Z" w16du:dateUtc="2026-08-28T17:20:00Z">
        <w:r w:rsidDel="00B64E81">
          <w:delText xml:space="preserve">334 </w:delText>
        </w:r>
      </w:del>
      <w:ins w:id="189" w:author="Cahill, Ryan J CIV USARMY CENWP (USA)" w:date="2026-08-28T10:20:00Z" w16du:dateUtc="2026-08-28T17:20:00Z">
        <w:r w:rsidR="00B64E81">
          <w:t xml:space="preserve">000 </w:t>
        </w:r>
      </w:ins>
      <w:r>
        <w:t xml:space="preserve">cfs, range </w:t>
      </w:r>
      <w:del w:id="190" w:author="Cahill, Ryan J CIV USARMY CENWP (USA)" w:date="2026-08-28T10:20:00Z" w16du:dateUtc="2026-08-28T17:20:00Z">
        <w:r w:rsidDel="00B64E81">
          <w:delText>263</w:delText>
        </w:r>
      </w:del>
      <w:ins w:id="191" w:author="Cahill, Ryan J CIV USARMY CENWP (USA)" w:date="2026-08-28T10:20:00Z" w16du:dateUtc="2026-08-28T17:20:00Z">
        <w:r w:rsidR="00B64E81">
          <w:t>250</w:t>
        </w:r>
      </w:ins>
      <w:r>
        <w:t>–24,</w:t>
      </w:r>
      <w:del w:id="192" w:author="Cahill, Ryan J CIV USARMY CENWP (USA)" w:date="2026-08-28T10:20:00Z" w16du:dateUtc="2026-08-28T17:20:00Z">
        <w:r w:rsidDel="00B64E81">
          <w:delText>013</w:delText>
        </w:r>
      </w:del>
      <w:ins w:id="193" w:author="Cahill, Ryan J CIV USARMY CENWP (USA)" w:date="2026-08-28T10:20:00Z" w16du:dateUtc="2026-08-28T17:20:00Z">
        <w:r w:rsidR="00B64E81">
          <w:t>000</w:t>
        </w:r>
      </w:ins>
      <w:r>
        <w:t xml:space="preserve">). Screening removed </w:t>
      </w:r>
      <w:commentRangeStart w:id="194"/>
      <w:r>
        <w:t xml:space="preserve">10, 7 </w:t>
      </w:r>
      <w:commentRangeEnd w:id="194"/>
      <w:r w:rsidR="00B64E81">
        <w:rPr>
          <w:rStyle w:val="CommentReference"/>
          <w:sz w:val="22"/>
          <w:szCs w:val="22"/>
        </w:rPr>
        <w:commentReference w:id="194"/>
      </w:r>
      <w:r>
        <w:t>for a timing mismatch between the observed and simulated peaks, 2 where the regulated peak exceeded the unregulated peak (physically only possible if release exceeds inflow during a large flood), and 1 for both. WY1980 is excluded outright because its peak is the result of the Mount St. Helens lahar.</w:t>
      </w:r>
    </w:p>
    <w:p w14:paraId="59C4FF23" w14:textId="77777777" w:rsidR="00BD248F" w:rsidRDefault="003040A7">
      <w:pPr>
        <w:pStyle w:val="Heading2"/>
        <w:spacing w:before="300" w:after="140"/>
      </w:pPr>
      <w:r>
        <w:rPr>
          <w:b/>
          <w:sz w:val="23"/>
        </w:rPr>
        <w:t>5.2 Critical Duration</w:t>
      </w:r>
    </w:p>
    <w:p w14:paraId="757CD181" w14:textId="0608E5E2" w:rsidR="00BD248F" w:rsidRDefault="009F7370">
      <w:pPr>
        <w:spacing w:after="160" w:line="276" w:lineRule="auto"/>
      </w:pPr>
      <w:ins w:id="195" w:author="Cahill, Ryan J CIV USARMY CENWP (USA)" w:date="2026-08-28T10:22:00Z" w16du:dateUtc="2026-08-28T17:22:00Z">
        <w:r>
          <w:t xml:space="preserve">Developing an unregulated-regulated relationship </w:t>
        </w:r>
      </w:ins>
      <w:del w:id="196" w:author="Cahill, Ryan J CIV USARMY CENWP (USA)" w:date="2026-08-28T10:22:00Z" w16du:dateUtc="2026-08-28T17:22:00Z">
        <w:r w:rsidR="003040A7" w:rsidDel="009F7370">
          <w:delText xml:space="preserve">Mapping a regulated flow onto the unregulated curve </w:delText>
        </w:r>
      </w:del>
      <w:r w:rsidR="003040A7">
        <w:t xml:space="preserve">requires choosing which unregulated duration </w:t>
      </w:r>
      <w:ins w:id="197" w:author="Cahill, Ryan J CIV USARMY CENWP (USA)" w:date="2026-08-28T10:22:00Z" w16du:dateUtc="2026-08-28T17:22:00Z">
        <w:r>
          <w:t xml:space="preserve">best </w:t>
        </w:r>
      </w:ins>
      <w:r w:rsidR="003040A7">
        <w:t>corresponds to the regulated peak (Table 5-1, Figure 5-1). Both the instantaneous peak and the 1-day duration are strong predictors</w:t>
      </w:r>
      <w:r w:rsidR="00BC0123">
        <w:t xml:space="preserve">. </w:t>
      </w:r>
      <w:r w:rsidR="003040A7">
        <w:t>The peak unregulated flow is adopted for the transform</w:t>
      </w:r>
      <w:ins w:id="198" w:author="Cahill, Ryan J CIV USARMY CENWP (USA)" w:date="2026-08-28T10:22:00Z" w16du:dateUtc="2026-08-28T17:22:00Z">
        <w:r>
          <w:t>, which is standard practice per EM 1110-2-1619</w:t>
        </w:r>
      </w:ins>
      <w:r w:rsidR="003040A7">
        <w:t>.</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40"/>
        <w:gridCol w:w="1090"/>
        <w:gridCol w:w="1200"/>
        <w:gridCol w:w="1400"/>
        <w:gridCol w:w="1400"/>
      </w:tblGrid>
      <w:tr w:rsidR="00F01D5A" w14:paraId="7B8B7DBC" w14:textId="77777777" w:rsidTr="00F01D5A">
        <w:trPr>
          <w:jc w:val="center"/>
        </w:trPr>
        <w:tc>
          <w:tcPr>
            <w:tcW w:w="1440" w:type="dxa"/>
            <w:shd w:val="clear" w:color="auto" w:fill="D9E2EC"/>
          </w:tcPr>
          <w:p w14:paraId="507E425D" w14:textId="77777777" w:rsidR="00F01D5A" w:rsidRDefault="00F01D5A">
            <w:pPr>
              <w:jc w:val="center"/>
            </w:pPr>
            <w:r>
              <w:rPr>
                <w:b/>
                <w:sz w:val="19"/>
              </w:rPr>
              <w:lastRenderedPageBreak/>
              <w:t>Duration</w:t>
            </w:r>
          </w:p>
        </w:tc>
        <w:tc>
          <w:tcPr>
            <w:tcW w:w="1090" w:type="dxa"/>
            <w:shd w:val="clear" w:color="auto" w:fill="D9E2EC"/>
          </w:tcPr>
          <w:p w14:paraId="16C4D768" w14:textId="77777777" w:rsidR="00F01D5A" w:rsidRDefault="00F01D5A">
            <w:pPr>
              <w:jc w:val="center"/>
            </w:pPr>
            <w:r>
              <w:rPr>
                <w:b/>
                <w:sz w:val="19"/>
              </w:rPr>
              <w:t>n</w:t>
            </w:r>
          </w:p>
        </w:tc>
        <w:tc>
          <w:tcPr>
            <w:tcW w:w="1200" w:type="dxa"/>
            <w:shd w:val="clear" w:color="auto" w:fill="D9E2EC"/>
          </w:tcPr>
          <w:p w14:paraId="188880A8" w14:textId="77777777" w:rsidR="00F01D5A" w:rsidRDefault="00F01D5A">
            <w:pPr>
              <w:jc w:val="center"/>
            </w:pPr>
            <w:r>
              <w:rPr>
                <w:b/>
                <w:sz w:val="19"/>
              </w:rPr>
              <w:t>R²</w:t>
            </w:r>
          </w:p>
        </w:tc>
        <w:tc>
          <w:tcPr>
            <w:tcW w:w="1400" w:type="dxa"/>
            <w:shd w:val="clear" w:color="auto" w:fill="D9E2EC"/>
          </w:tcPr>
          <w:p w14:paraId="47BC78A2" w14:textId="77777777" w:rsidR="00F01D5A" w:rsidRDefault="00F01D5A">
            <w:pPr>
              <w:jc w:val="center"/>
            </w:pPr>
            <w:r>
              <w:rPr>
                <w:b/>
                <w:sz w:val="19"/>
              </w:rPr>
              <w:t>Log R²</w:t>
            </w:r>
          </w:p>
        </w:tc>
        <w:tc>
          <w:tcPr>
            <w:tcW w:w="1400" w:type="dxa"/>
            <w:shd w:val="clear" w:color="auto" w:fill="D9E2EC"/>
          </w:tcPr>
          <w:p w14:paraId="246CC342" w14:textId="77777777" w:rsidR="00F01D5A" w:rsidRDefault="00F01D5A">
            <w:pPr>
              <w:jc w:val="center"/>
            </w:pPr>
            <w:r>
              <w:rPr>
                <w:b/>
                <w:sz w:val="19"/>
              </w:rPr>
              <w:t>Log slope</w:t>
            </w:r>
          </w:p>
        </w:tc>
      </w:tr>
      <w:tr w:rsidR="00F01D5A" w14:paraId="7A3DDFD1" w14:textId="77777777" w:rsidTr="00F01D5A">
        <w:trPr>
          <w:jc w:val="center"/>
        </w:trPr>
        <w:tc>
          <w:tcPr>
            <w:tcW w:w="1440" w:type="dxa"/>
          </w:tcPr>
          <w:p w14:paraId="31638F6E" w14:textId="77777777" w:rsidR="00F01D5A" w:rsidRDefault="00F01D5A">
            <w:r>
              <w:rPr>
                <w:sz w:val="19"/>
              </w:rPr>
              <w:t>Peak (1-hr)</w:t>
            </w:r>
          </w:p>
        </w:tc>
        <w:tc>
          <w:tcPr>
            <w:tcW w:w="1090" w:type="dxa"/>
          </w:tcPr>
          <w:p w14:paraId="53824BCC" w14:textId="77777777" w:rsidR="00F01D5A" w:rsidRDefault="00F01D5A">
            <w:pPr>
              <w:jc w:val="right"/>
            </w:pPr>
            <w:r>
              <w:rPr>
                <w:sz w:val="19"/>
              </w:rPr>
              <w:t>44</w:t>
            </w:r>
          </w:p>
        </w:tc>
        <w:tc>
          <w:tcPr>
            <w:tcW w:w="1200" w:type="dxa"/>
          </w:tcPr>
          <w:p w14:paraId="48A2ACF9" w14:textId="77777777" w:rsidR="00F01D5A" w:rsidRDefault="00F01D5A">
            <w:pPr>
              <w:jc w:val="right"/>
            </w:pPr>
            <w:r>
              <w:rPr>
                <w:sz w:val="19"/>
              </w:rPr>
              <w:t>0.870</w:t>
            </w:r>
          </w:p>
        </w:tc>
        <w:tc>
          <w:tcPr>
            <w:tcW w:w="1400" w:type="dxa"/>
          </w:tcPr>
          <w:p w14:paraId="23D29A76" w14:textId="77777777" w:rsidR="00F01D5A" w:rsidRDefault="00F01D5A">
            <w:pPr>
              <w:jc w:val="right"/>
            </w:pPr>
            <w:r>
              <w:rPr>
                <w:sz w:val="19"/>
              </w:rPr>
              <w:t>0.847</w:t>
            </w:r>
          </w:p>
        </w:tc>
        <w:tc>
          <w:tcPr>
            <w:tcW w:w="1400" w:type="dxa"/>
          </w:tcPr>
          <w:p w14:paraId="617C57B7" w14:textId="77777777" w:rsidR="00F01D5A" w:rsidRDefault="00F01D5A">
            <w:pPr>
              <w:jc w:val="right"/>
            </w:pPr>
            <w:r>
              <w:rPr>
                <w:sz w:val="19"/>
              </w:rPr>
              <w:t>0.602</w:t>
            </w:r>
          </w:p>
        </w:tc>
      </w:tr>
      <w:tr w:rsidR="00F01D5A" w14:paraId="3A2D54E7" w14:textId="77777777" w:rsidTr="00F01D5A">
        <w:trPr>
          <w:jc w:val="center"/>
        </w:trPr>
        <w:tc>
          <w:tcPr>
            <w:tcW w:w="1440" w:type="dxa"/>
          </w:tcPr>
          <w:p w14:paraId="32C05B0C" w14:textId="77777777" w:rsidR="00F01D5A" w:rsidRDefault="00F01D5A">
            <w:r>
              <w:rPr>
                <w:sz w:val="19"/>
              </w:rPr>
              <w:t>1-Day</w:t>
            </w:r>
          </w:p>
        </w:tc>
        <w:tc>
          <w:tcPr>
            <w:tcW w:w="1090" w:type="dxa"/>
          </w:tcPr>
          <w:p w14:paraId="1871BA99" w14:textId="77777777" w:rsidR="00F01D5A" w:rsidRDefault="00F01D5A">
            <w:pPr>
              <w:jc w:val="right"/>
            </w:pPr>
            <w:r>
              <w:rPr>
                <w:sz w:val="19"/>
              </w:rPr>
              <w:t>44</w:t>
            </w:r>
          </w:p>
        </w:tc>
        <w:tc>
          <w:tcPr>
            <w:tcW w:w="1200" w:type="dxa"/>
          </w:tcPr>
          <w:p w14:paraId="5E102DE3" w14:textId="77777777" w:rsidR="00F01D5A" w:rsidRDefault="00F01D5A">
            <w:pPr>
              <w:jc w:val="right"/>
            </w:pPr>
            <w:r>
              <w:rPr>
                <w:sz w:val="19"/>
              </w:rPr>
              <w:t>0.853</w:t>
            </w:r>
          </w:p>
        </w:tc>
        <w:tc>
          <w:tcPr>
            <w:tcW w:w="1400" w:type="dxa"/>
          </w:tcPr>
          <w:p w14:paraId="2DBD410C" w14:textId="77777777" w:rsidR="00F01D5A" w:rsidRDefault="00F01D5A">
            <w:pPr>
              <w:jc w:val="right"/>
            </w:pPr>
            <w:r>
              <w:rPr>
                <w:sz w:val="19"/>
              </w:rPr>
              <w:t>0.830</w:t>
            </w:r>
          </w:p>
        </w:tc>
        <w:tc>
          <w:tcPr>
            <w:tcW w:w="1400" w:type="dxa"/>
          </w:tcPr>
          <w:p w14:paraId="50752C32" w14:textId="77777777" w:rsidR="00F01D5A" w:rsidRDefault="00F01D5A">
            <w:pPr>
              <w:jc w:val="right"/>
            </w:pPr>
            <w:r>
              <w:rPr>
                <w:sz w:val="19"/>
              </w:rPr>
              <w:t>0.605</w:t>
            </w:r>
          </w:p>
        </w:tc>
      </w:tr>
      <w:tr w:rsidR="00F01D5A" w14:paraId="674B5E66" w14:textId="77777777" w:rsidTr="00F01D5A">
        <w:trPr>
          <w:jc w:val="center"/>
        </w:trPr>
        <w:tc>
          <w:tcPr>
            <w:tcW w:w="1440" w:type="dxa"/>
          </w:tcPr>
          <w:p w14:paraId="781EFA7B" w14:textId="77777777" w:rsidR="00F01D5A" w:rsidRDefault="00F01D5A">
            <w:r>
              <w:rPr>
                <w:sz w:val="19"/>
              </w:rPr>
              <w:t>3-Day</w:t>
            </w:r>
          </w:p>
        </w:tc>
        <w:tc>
          <w:tcPr>
            <w:tcW w:w="1090" w:type="dxa"/>
          </w:tcPr>
          <w:p w14:paraId="577C3559" w14:textId="77777777" w:rsidR="00F01D5A" w:rsidRDefault="00F01D5A">
            <w:pPr>
              <w:jc w:val="right"/>
            </w:pPr>
            <w:r>
              <w:rPr>
                <w:sz w:val="19"/>
              </w:rPr>
              <w:t>44</w:t>
            </w:r>
          </w:p>
        </w:tc>
        <w:tc>
          <w:tcPr>
            <w:tcW w:w="1200" w:type="dxa"/>
          </w:tcPr>
          <w:p w14:paraId="53176A21" w14:textId="77777777" w:rsidR="00F01D5A" w:rsidRDefault="00F01D5A">
            <w:pPr>
              <w:jc w:val="right"/>
            </w:pPr>
            <w:r>
              <w:rPr>
                <w:sz w:val="19"/>
              </w:rPr>
              <w:t>0.792</w:t>
            </w:r>
          </w:p>
        </w:tc>
        <w:tc>
          <w:tcPr>
            <w:tcW w:w="1400" w:type="dxa"/>
          </w:tcPr>
          <w:p w14:paraId="444F42D0" w14:textId="77777777" w:rsidR="00F01D5A" w:rsidRDefault="00F01D5A">
            <w:pPr>
              <w:jc w:val="right"/>
            </w:pPr>
            <w:r>
              <w:rPr>
                <w:sz w:val="19"/>
              </w:rPr>
              <w:t>0.783</w:t>
            </w:r>
          </w:p>
        </w:tc>
        <w:tc>
          <w:tcPr>
            <w:tcW w:w="1400" w:type="dxa"/>
          </w:tcPr>
          <w:p w14:paraId="2FC302B3" w14:textId="77777777" w:rsidR="00F01D5A" w:rsidRDefault="00F01D5A">
            <w:pPr>
              <w:jc w:val="right"/>
            </w:pPr>
            <w:r>
              <w:rPr>
                <w:sz w:val="19"/>
              </w:rPr>
              <w:t>0.633</w:t>
            </w:r>
          </w:p>
        </w:tc>
      </w:tr>
      <w:tr w:rsidR="00F01D5A" w14:paraId="0AF7624B" w14:textId="77777777" w:rsidTr="00F01D5A">
        <w:trPr>
          <w:jc w:val="center"/>
        </w:trPr>
        <w:tc>
          <w:tcPr>
            <w:tcW w:w="1440" w:type="dxa"/>
          </w:tcPr>
          <w:p w14:paraId="517152EF" w14:textId="77777777" w:rsidR="00F01D5A" w:rsidRDefault="00F01D5A">
            <w:r>
              <w:rPr>
                <w:sz w:val="19"/>
              </w:rPr>
              <w:t>5-Day</w:t>
            </w:r>
          </w:p>
        </w:tc>
        <w:tc>
          <w:tcPr>
            <w:tcW w:w="1090" w:type="dxa"/>
          </w:tcPr>
          <w:p w14:paraId="0387798A" w14:textId="77777777" w:rsidR="00F01D5A" w:rsidRDefault="00F01D5A">
            <w:pPr>
              <w:jc w:val="right"/>
            </w:pPr>
            <w:r>
              <w:rPr>
                <w:sz w:val="19"/>
              </w:rPr>
              <w:t>44</w:t>
            </w:r>
          </w:p>
        </w:tc>
        <w:tc>
          <w:tcPr>
            <w:tcW w:w="1200" w:type="dxa"/>
          </w:tcPr>
          <w:p w14:paraId="7F4E4705" w14:textId="77777777" w:rsidR="00F01D5A" w:rsidRDefault="00F01D5A">
            <w:pPr>
              <w:jc w:val="right"/>
            </w:pPr>
            <w:r>
              <w:rPr>
                <w:sz w:val="19"/>
              </w:rPr>
              <w:t>0.733</w:t>
            </w:r>
          </w:p>
        </w:tc>
        <w:tc>
          <w:tcPr>
            <w:tcW w:w="1400" w:type="dxa"/>
          </w:tcPr>
          <w:p w14:paraId="79078B3E" w14:textId="77777777" w:rsidR="00F01D5A" w:rsidRDefault="00F01D5A">
            <w:pPr>
              <w:jc w:val="right"/>
            </w:pPr>
            <w:r>
              <w:rPr>
                <w:sz w:val="19"/>
              </w:rPr>
              <w:t>0.734</w:t>
            </w:r>
          </w:p>
        </w:tc>
        <w:tc>
          <w:tcPr>
            <w:tcW w:w="1400" w:type="dxa"/>
          </w:tcPr>
          <w:p w14:paraId="3175B040" w14:textId="77777777" w:rsidR="00F01D5A" w:rsidRDefault="00F01D5A">
            <w:pPr>
              <w:jc w:val="right"/>
            </w:pPr>
            <w:r>
              <w:rPr>
                <w:sz w:val="19"/>
              </w:rPr>
              <w:t>0.663</w:t>
            </w:r>
          </w:p>
        </w:tc>
      </w:tr>
    </w:tbl>
    <w:p w14:paraId="4F827EF5" w14:textId="77777777" w:rsidR="00BD248F" w:rsidRDefault="003040A7">
      <w:pPr>
        <w:spacing w:before="80" w:after="240"/>
        <w:jc w:val="center"/>
      </w:pPr>
      <w:r>
        <w:rPr>
          <w:i/>
          <w:sz w:val="19"/>
        </w:rPr>
        <w:t>Table 5-1. Adjusted regulated against unregulated flow by duration, water years 1974 through 2024.</w:t>
      </w:r>
    </w:p>
    <w:p w14:paraId="5C4D612E" w14:textId="77777777" w:rsidR="00BD248F" w:rsidRDefault="003040A7">
      <w:pPr>
        <w:spacing w:after="80"/>
        <w:jc w:val="center"/>
      </w:pPr>
      <w:r>
        <w:rPr>
          <w:noProof/>
        </w:rPr>
        <w:drawing>
          <wp:inline distT="0" distB="0" distL="0" distR="0" wp14:anchorId="7C9037A7" wp14:editId="43B3FA61">
            <wp:extent cx="5943600" cy="47548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ical_duration.png"/>
                    <pic:cNvPicPr/>
                  </pic:nvPicPr>
                  <pic:blipFill>
                    <a:blip r:embed="rId15"/>
                    <a:stretch>
                      <a:fillRect/>
                    </a:stretch>
                  </pic:blipFill>
                  <pic:spPr>
                    <a:xfrm>
                      <a:off x="0" y="0"/>
                      <a:ext cx="5943600" cy="4754880"/>
                    </a:xfrm>
                    <a:prstGeom prst="rect">
                      <a:avLst/>
                    </a:prstGeom>
                  </pic:spPr>
                </pic:pic>
              </a:graphicData>
            </a:graphic>
          </wp:inline>
        </w:drawing>
      </w:r>
    </w:p>
    <w:p w14:paraId="1F961C4C" w14:textId="77777777" w:rsidR="00BD248F" w:rsidRDefault="003040A7">
      <w:pPr>
        <w:spacing w:before="80" w:after="240"/>
        <w:jc w:val="center"/>
      </w:pPr>
      <w:r>
        <w:rPr>
          <w:i/>
          <w:sz w:val="19"/>
        </w:rPr>
        <w:t>Figure 5-1. Adjusted regulated against unregulated flow, by duration.</w:t>
      </w:r>
    </w:p>
    <w:p w14:paraId="5CC84961" w14:textId="77777777" w:rsidR="00BD248F" w:rsidRDefault="003040A7">
      <w:pPr>
        <w:pStyle w:val="Heading2"/>
        <w:spacing w:before="300" w:after="140"/>
      </w:pPr>
      <w:r>
        <w:rPr>
          <w:b/>
          <w:sz w:val="23"/>
        </w:rPr>
        <w:t>5.3 Synthetic Flood Ensembles</w:t>
      </w:r>
    </w:p>
    <w:p w14:paraId="0AB3E9CE" w14:textId="1B7BEEF0" w:rsidR="00BD248F" w:rsidRDefault="009F7370">
      <w:pPr>
        <w:spacing w:after="160" w:line="276" w:lineRule="auto"/>
      </w:pPr>
      <w:ins w:id="199" w:author="Cahill, Ryan J CIV USARMY CENWP (USA)" w:date="2026-08-28T10:23:00Z" w16du:dateUtc="2026-08-28T17:23:00Z">
        <w:r>
          <w:t xml:space="preserve">The period of record is not sufficient to estimate the unregulated-regulated relationship for </w:t>
        </w:r>
      </w:ins>
      <w:ins w:id="200" w:author="Cahill, Ryan J CIV USARMY CENWP (USA)" w:date="2026-08-28T10:24:00Z" w16du:dateUtc="2026-08-28T17:24:00Z">
        <w:r>
          <w:t xml:space="preserve">extreme high flows. </w:t>
        </w:r>
      </w:ins>
      <w:del w:id="201" w:author="Cahill, Ryan J CIV USARMY CENWP (USA)" w:date="2026-08-28T10:24:00Z" w16du:dateUtc="2026-08-28T17:24:00Z">
        <w:r w:rsidR="003040A7" w:rsidDel="009F7370">
          <w:delText xml:space="preserve">Only one water year in the record exceeds the unregulated 100-year peak, so the part of the unregulated-regulated relationship that sets the 100-, 250-, and 500-year regulated flows is essentially unconstrained by observed events. </w:delText>
        </w:r>
      </w:del>
      <w:r w:rsidR="003040A7">
        <w:t xml:space="preserve">Synthetic floods </w:t>
      </w:r>
      <w:del w:id="202" w:author="Cahill, Ryan J CIV USARMY CENWP (USA)" w:date="2026-08-28T10:24:00Z" w16du:dateUtc="2026-08-28T17:24:00Z">
        <w:r w:rsidR="00F01D5A" w:rsidDel="009F7370">
          <w:delText>are</w:delText>
        </w:r>
        <w:r w:rsidR="002A6656" w:rsidDel="009F7370">
          <w:delText xml:space="preserve"> </w:delText>
        </w:r>
      </w:del>
      <w:ins w:id="203" w:author="Cahill, Ryan J CIV USARMY CENWP (USA)" w:date="2026-08-28T10:24:00Z" w16du:dateUtc="2026-08-28T17:24:00Z">
        <w:r>
          <w:t xml:space="preserve">were </w:t>
        </w:r>
      </w:ins>
      <w:r w:rsidR="002A6656">
        <w:t>created by scaling the largest 12 events</w:t>
      </w:r>
      <w:r w:rsidR="00065E42">
        <w:t xml:space="preserve"> ranked by their unregulated flow estimate at Castle Rock and scaled</w:t>
      </w:r>
      <w:r w:rsidR="00F01D5A">
        <w:t xml:space="preserve"> </w:t>
      </w:r>
      <w:r w:rsidR="00065E42">
        <w:t>to target the</w:t>
      </w:r>
      <w:r w:rsidR="003040A7">
        <w:t xml:space="preserve"> 100-, 250-, </w:t>
      </w:r>
      <w:del w:id="204" w:author="Cahill, Ryan J CIV USARMY CENWP (USA)" w:date="2026-08-28T10:24:00Z" w16du:dateUtc="2026-08-28T17:24:00Z">
        <w:r w:rsidR="003040A7" w:rsidDel="009F7370">
          <w:delText xml:space="preserve">and </w:delText>
        </w:r>
      </w:del>
      <w:r w:rsidR="003040A7">
        <w:t>500-year</w:t>
      </w:r>
      <w:ins w:id="205" w:author="Cahill, Ryan J CIV USARMY CENWP (USA)" w:date="2026-08-28T10:24:00Z" w16du:dateUtc="2026-08-28T17:24:00Z">
        <w:r>
          <w:t>, and 20% above the 500-year</w:t>
        </w:r>
      </w:ins>
      <w:r w:rsidR="003040A7">
        <w:t xml:space="preserve"> </w:t>
      </w:r>
      <w:r w:rsidR="002A6656">
        <w:t xml:space="preserve">unregulated </w:t>
      </w:r>
      <w:r w:rsidR="003040A7">
        <w:t>peaks</w:t>
      </w:r>
      <w:del w:id="206" w:author="Cahill, Ryan J CIV USARMY CENWP (USA)" w:date="2026-08-28T10:25:00Z" w16du:dateUtc="2026-08-28T17:25:00Z">
        <w:r w:rsidR="003040A7" w:rsidDel="009F7370">
          <w:delText>, plus a fourth</w:delText>
        </w:r>
        <w:r w:rsidR="002A6656" w:rsidDel="009F7370">
          <w:delText xml:space="preserve"> that is</w:delText>
        </w:r>
        <w:r w:rsidR="003040A7" w:rsidDel="009F7370">
          <w:delText xml:space="preserve"> 20 percent above the 500-year</w:delText>
        </w:r>
      </w:del>
      <w:r w:rsidR="00065E42">
        <w:t>, resulting in 48 synthetic events of varying shapes and sizes</w:t>
      </w:r>
      <w:r w:rsidR="002A6656">
        <w:t>.</w:t>
      </w:r>
      <w:r w:rsidR="003040A7">
        <w:t xml:space="preserve"> </w:t>
      </w:r>
    </w:p>
    <w:p w14:paraId="331D35F7" w14:textId="091B2502" w:rsidR="00BD248F" w:rsidRDefault="003040A7">
      <w:pPr>
        <w:spacing w:after="160" w:line="276" w:lineRule="auto"/>
      </w:pPr>
      <w:r>
        <w:lastRenderedPageBreak/>
        <w:t xml:space="preserve">Each source storm is scaled to hit its target unregulated peak and 5-day volume (within 5 percent), with Mossyrock inflow and Castle Rock local scaled by the same factor to preserve the observed coincidence. The </w:t>
      </w:r>
      <w:r w:rsidR="00065E42">
        <w:t>events</w:t>
      </w:r>
      <w:r>
        <w:t xml:space="preserve"> span regulated peaks of 8</w:t>
      </w:r>
      <w:ins w:id="207" w:author="Cahill, Ryan J CIV USARMY CENWP (USA)" w:date="2026-08-28T10:27:00Z" w16du:dateUtc="2026-08-28T17:27:00Z">
        <w:r w:rsidR="007427E1">
          <w:t>1,000</w:t>
        </w:r>
      </w:ins>
      <w:del w:id="208" w:author="Cahill, Ryan J CIV USARMY CENWP (USA)" w:date="2026-08-28T10:28:00Z" w16du:dateUtc="2026-08-28T17:28:00Z">
        <w:r w:rsidDel="007427E1">
          <w:delText>0,884</w:delText>
        </w:r>
      </w:del>
      <w:r>
        <w:t>–</w:t>
      </w:r>
      <w:del w:id="209" w:author="Cahill, Ryan J CIV USARMY CENWP (USA)" w:date="2026-08-28T10:28:00Z" w16du:dateUtc="2026-08-28T17:28:00Z">
        <w:r w:rsidDel="007427E1">
          <w:delText>266</w:delText>
        </w:r>
      </w:del>
      <w:ins w:id="210" w:author="Cahill, Ryan J CIV USARMY CENWP (USA)" w:date="2026-08-28T10:28:00Z" w16du:dateUtc="2026-08-28T17:28:00Z">
        <w:r w:rsidR="007427E1">
          <w:t>267,000</w:t>
        </w:r>
      </w:ins>
      <w:del w:id="211" w:author="Cahill, Ryan J CIV USARMY CENWP (USA)" w:date="2026-08-28T10:28:00Z" w16du:dateUtc="2026-08-28T17:28:00Z">
        <w:r w:rsidDel="007427E1">
          <w:delText>,744</w:delText>
        </w:r>
      </w:del>
      <w:r>
        <w:t xml:space="preserve"> cfs</w:t>
      </w:r>
      <w:del w:id="212" w:author="Cahill, Ryan J CIV USARMY CENWP (USA)" w:date="2026-08-28T10:28:00Z" w16du:dateUtc="2026-08-28T17:28:00Z">
        <w:r w:rsidDel="007427E1">
          <w:delText xml:space="preserve"> and </w:delText>
        </w:r>
        <w:commentRangeStart w:id="213"/>
        <w:r w:rsidDel="007427E1">
          <w:delText xml:space="preserve">attenuation ratios </w:delText>
        </w:r>
        <w:commentRangeEnd w:id="213"/>
        <w:r w:rsidR="007427E1" w:rsidDel="007427E1">
          <w:rPr>
            <w:rStyle w:val="CommentReference"/>
            <w:sz w:val="22"/>
            <w:szCs w:val="22"/>
          </w:rPr>
          <w:commentReference w:id="213"/>
        </w:r>
        <w:r w:rsidDel="007427E1">
          <w:delText>of 0.46–1.00</w:delText>
        </w:r>
      </w:del>
      <w:r w:rsidR="00065E42">
        <w:t xml:space="preserve">. </w:t>
      </w:r>
    </w:p>
    <w:p w14:paraId="02AC0C11" w14:textId="77777777" w:rsidR="00BD248F" w:rsidRDefault="003040A7">
      <w:pPr>
        <w:spacing w:after="80"/>
        <w:jc w:val="center"/>
      </w:pPr>
      <w:commentRangeStart w:id="214"/>
      <w:r>
        <w:rPr>
          <w:noProof/>
        </w:rPr>
        <w:drawing>
          <wp:inline distT="0" distB="0" distL="0" distR="0" wp14:anchorId="6A9926B0" wp14:editId="106E2AC5">
            <wp:extent cx="5943600" cy="528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nthetic_events.png"/>
                    <pic:cNvPicPr/>
                  </pic:nvPicPr>
                  <pic:blipFill>
                    <a:blip r:embed="rId16"/>
                    <a:stretch>
                      <a:fillRect/>
                    </a:stretch>
                  </pic:blipFill>
                  <pic:spPr>
                    <a:xfrm>
                      <a:off x="0" y="0"/>
                      <a:ext cx="5943600" cy="5283200"/>
                    </a:xfrm>
                    <a:prstGeom prst="rect">
                      <a:avLst/>
                    </a:prstGeom>
                  </pic:spPr>
                </pic:pic>
              </a:graphicData>
            </a:graphic>
          </wp:inline>
        </w:drawing>
      </w:r>
      <w:commentRangeEnd w:id="214"/>
      <w:r w:rsidR="009F7370">
        <w:rPr>
          <w:rStyle w:val="CommentReference"/>
          <w:sz w:val="22"/>
          <w:szCs w:val="22"/>
        </w:rPr>
        <w:commentReference w:id="214"/>
      </w:r>
    </w:p>
    <w:p w14:paraId="1D5798A8" w14:textId="77777777" w:rsidR="00BD248F" w:rsidRDefault="003040A7">
      <w:pPr>
        <w:spacing w:before="80" w:after="240"/>
        <w:jc w:val="center"/>
      </w:pPr>
      <w:r>
        <w:rPr>
          <w:i/>
          <w:sz w:val="19"/>
        </w:rPr>
        <w:t>Figure 5-2. Source storms and the scaled family built from each. The shaded band is the window over which the 5-day volume is matched.</w:t>
      </w:r>
    </w:p>
    <w:p w14:paraId="44882C84" w14:textId="760805FD" w:rsidR="00BD248F" w:rsidRDefault="003040A7">
      <w:pPr>
        <w:pStyle w:val="Heading2"/>
        <w:spacing w:before="300" w:after="140"/>
      </w:pPr>
      <w:r>
        <w:rPr>
          <w:b/>
          <w:sz w:val="23"/>
        </w:rPr>
        <w:t xml:space="preserve">5.4 </w:t>
      </w:r>
      <w:del w:id="215" w:author="Cahill, Ryan J CIV USARMY CENWP (USA)" w:date="2026-08-28T10:29:00Z" w16du:dateUtc="2026-08-28T17:29:00Z">
        <w:r w:rsidDel="004049F5">
          <w:rPr>
            <w:b/>
            <w:sz w:val="23"/>
          </w:rPr>
          <w:delText xml:space="preserve">The </w:delText>
        </w:r>
      </w:del>
      <w:r>
        <w:rPr>
          <w:b/>
          <w:sz w:val="23"/>
        </w:rPr>
        <w:t>Unregulated-Regulated Transform</w:t>
      </w:r>
    </w:p>
    <w:p w14:paraId="3720995F" w14:textId="34466AA6" w:rsidR="00BD248F" w:rsidRDefault="00065E42">
      <w:pPr>
        <w:spacing w:after="160" w:line="276" w:lineRule="auto"/>
      </w:pPr>
      <w:r>
        <w:t xml:space="preserve">The regulated frequency curve is </w:t>
      </w:r>
      <w:r w:rsidR="00F41225">
        <w:t xml:space="preserve">drawn through the observed and synthetic regulated flows with a locally weighted regression. </w:t>
      </w:r>
      <w:r>
        <w:t xml:space="preserve">The adjusted historical pairs (observed range) and the routed synthetic members (range above it) together give the </w:t>
      </w:r>
      <w:del w:id="216" w:author="Cahill, Ryan J CIV USARMY CENWP (USA)" w:date="2026-08-28T10:30:00Z" w16du:dateUtc="2026-08-28T17:30:00Z">
        <w:r w:rsidDel="004049F5">
          <w:delText>(unregulated, regulated) pairs the transform is drawn through</w:delText>
        </w:r>
        <w:r w:rsidR="00D614B5" w:rsidDel="004049F5">
          <w:delText xml:space="preserve"> using</w:delText>
        </w:r>
        <w:r w:rsidDel="004049F5">
          <w:delText xml:space="preserve"> a locally weighted regression</w:delText>
        </w:r>
      </w:del>
      <w:ins w:id="217" w:author="Cahill, Ryan J CIV USARMY CENWP (USA)" w:date="2026-08-28T10:30:00Z" w16du:dateUtc="2026-08-28T17:30:00Z">
        <w:r w:rsidR="004049F5">
          <w:t>basis for drawing the line</w:t>
        </w:r>
      </w:ins>
      <w:r w:rsidR="00F41225">
        <w:t>. The curve is constrained</w:t>
      </w:r>
      <w:r>
        <w:t xml:space="preserve"> to increase monotonically and clipped at the 1:1 line since a regulated peak</w:t>
      </w:r>
      <w:r w:rsidR="00F41225">
        <w:t xml:space="preserve"> during a large event exceeding the regulation goal at Castle Rock</w:t>
      </w:r>
      <w:r>
        <w:t xml:space="preserve"> </w:t>
      </w:r>
      <w:r w:rsidR="00F41225">
        <w:t>would not</w:t>
      </w:r>
      <w:r>
        <w:t xml:space="preserve"> exceed </w:t>
      </w:r>
      <w:r w:rsidR="00F41225">
        <w:t>the</w:t>
      </w:r>
      <w:r>
        <w:t xml:space="preserve"> unregulated peak.</w:t>
      </w:r>
    </w:p>
    <w:p w14:paraId="78A8AE0C" w14:textId="77777777" w:rsidR="00BD248F" w:rsidRDefault="003040A7">
      <w:pPr>
        <w:spacing w:after="80"/>
        <w:jc w:val="center"/>
      </w:pPr>
      <w:commentRangeStart w:id="218"/>
      <w:r>
        <w:rPr>
          <w:noProof/>
        </w:rPr>
        <w:lastRenderedPageBreak/>
        <w:drawing>
          <wp:inline distT="0" distB="0" distL="0" distR="0" wp14:anchorId="6D6B9291" wp14:editId="52E2BE0F">
            <wp:extent cx="5943600" cy="53179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orm_scatter.png"/>
                    <pic:cNvPicPr/>
                  </pic:nvPicPr>
                  <pic:blipFill>
                    <a:blip r:embed="rId17"/>
                    <a:stretch>
                      <a:fillRect/>
                    </a:stretch>
                  </pic:blipFill>
                  <pic:spPr>
                    <a:xfrm>
                      <a:off x="0" y="0"/>
                      <a:ext cx="5943600" cy="5317958"/>
                    </a:xfrm>
                    <a:prstGeom prst="rect">
                      <a:avLst/>
                    </a:prstGeom>
                  </pic:spPr>
                </pic:pic>
              </a:graphicData>
            </a:graphic>
          </wp:inline>
        </w:drawing>
      </w:r>
      <w:commentRangeEnd w:id="218"/>
      <w:r w:rsidR="004049F5">
        <w:rPr>
          <w:rStyle w:val="CommentReference"/>
          <w:sz w:val="22"/>
          <w:szCs w:val="22"/>
        </w:rPr>
        <w:commentReference w:id="218"/>
      </w:r>
    </w:p>
    <w:p w14:paraId="7A29E8B5" w14:textId="77777777" w:rsidR="00BD248F" w:rsidRDefault="003040A7">
      <w:pPr>
        <w:spacing w:before="80" w:after="240"/>
        <w:jc w:val="center"/>
        <w:rPr>
          <w:i/>
          <w:sz w:val="19"/>
        </w:rPr>
      </w:pPr>
      <w:r>
        <w:rPr>
          <w:i/>
          <w:sz w:val="19"/>
        </w:rPr>
        <w:t>Figure 5-3. Unregulated against regulated peak at Castle Rock.</w:t>
      </w:r>
    </w:p>
    <w:p w14:paraId="22830D8C" w14:textId="77777777" w:rsidR="00DA509C" w:rsidRDefault="00DA509C" w:rsidP="00DA509C">
      <w:pPr>
        <w:spacing w:before="80" w:after="240"/>
        <w:rPr>
          <w:i/>
          <w:sz w:val="19"/>
        </w:rPr>
      </w:pPr>
    </w:p>
    <w:p w14:paraId="729354A7" w14:textId="75CFF98F" w:rsidR="005275A6" w:rsidRDefault="005275A6" w:rsidP="00DA509C">
      <w:pPr>
        <w:spacing w:after="160" w:line="276" w:lineRule="auto"/>
      </w:pPr>
      <w:r w:rsidRPr="005275A6">
        <w:t>Mossyrock's ability to cut a Castle Rock peak depends on the event's shape and starting pool, not magnitude alone</w:t>
      </w:r>
      <w:r>
        <w:t xml:space="preserve">, so the maximum regulation capacity of the reservoir must be estimated. </w:t>
      </w:r>
      <w:r w:rsidR="009B15A6">
        <w:t xml:space="preserve">Figure 5-4 extrapolates the unregulated to regulated relationship before graphically estimating the transition to the 1:1 line where the flows about the peak of the event are passed without regulation because the reservoir is assumed to </w:t>
      </w:r>
      <w:r w:rsidR="00D614B5">
        <w:t>have been</w:t>
      </w:r>
      <w:r w:rsidR="009B15A6">
        <w:t xml:space="preserve"> completely filled</w:t>
      </w:r>
      <w:r w:rsidR="00D614B5">
        <w:t xml:space="preserve"> before the peak</w:t>
      </w:r>
      <w:r w:rsidR="009B15A6">
        <w:t xml:space="preserve">. </w:t>
      </w:r>
    </w:p>
    <w:p w14:paraId="028DCA75" w14:textId="77777777" w:rsidR="005275A6" w:rsidRDefault="005275A6" w:rsidP="00DA509C">
      <w:pPr>
        <w:spacing w:after="160" w:line="276" w:lineRule="auto"/>
      </w:pPr>
    </w:p>
    <w:p w14:paraId="7E1282CE" w14:textId="1923840E" w:rsidR="005A7557" w:rsidRDefault="005A7557" w:rsidP="00DA509C">
      <w:pPr>
        <w:spacing w:after="160" w:line="276" w:lineRule="auto"/>
      </w:pPr>
      <w:commentRangeStart w:id="219"/>
      <w:r w:rsidRPr="005A7557">
        <w:rPr>
          <w:noProof/>
        </w:rPr>
        <w:lastRenderedPageBreak/>
        <w:drawing>
          <wp:inline distT="0" distB="0" distL="0" distR="0" wp14:anchorId="6DA21F18" wp14:editId="41F9F5F0">
            <wp:extent cx="5943600" cy="5380355"/>
            <wp:effectExtent l="0" t="0" r="0" b="0"/>
            <wp:docPr id="3008686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380355"/>
                    </a:xfrm>
                    <a:prstGeom prst="rect">
                      <a:avLst/>
                    </a:prstGeom>
                    <a:noFill/>
                    <a:ln>
                      <a:noFill/>
                    </a:ln>
                  </pic:spPr>
                </pic:pic>
              </a:graphicData>
            </a:graphic>
          </wp:inline>
        </w:drawing>
      </w:r>
      <w:commentRangeEnd w:id="219"/>
      <w:r w:rsidR="00E33D58">
        <w:rPr>
          <w:rStyle w:val="CommentReference"/>
          <w:sz w:val="22"/>
          <w:szCs w:val="22"/>
        </w:rPr>
        <w:commentReference w:id="219"/>
      </w:r>
    </w:p>
    <w:p w14:paraId="027A21FD" w14:textId="49F946B8" w:rsidR="00DA509C" w:rsidRDefault="005A7557" w:rsidP="009B15A6">
      <w:pPr>
        <w:spacing w:before="80" w:after="240"/>
        <w:jc w:val="center"/>
      </w:pPr>
      <w:r>
        <w:rPr>
          <w:i/>
          <w:sz w:val="19"/>
        </w:rPr>
        <w:t xml:space="preserve">Figure </w:t>
      </w:r>
      <w:r w:rsidR="0016762F">
        <w:rPr>
          <w:i/>
          <w:sz w:val="19"/>
        </w:rPr>
        <w:t>5-4</w:t>
      </w:r>
      <w:r>
        <w:rPr>
          <w:i/>
          <w:sz w:val="19"/>
        </w:rPr>
        <w:t>. Regulated against unregulated peak at Castle Rock, with the transform drawn converging on the 1:1 line. The convergence limb is estimated based on available flood storage.</w:t>
      </w:r>
    </w:p>
    <w:p w14:paraId="34D16CC1" w14:textId="77777777" w:rsidR="00BD248F" w:rsidRDefault="003040A7">
      <w:pPr>
        <w:pStyle w:val="Heading2"/>
        <w:spacing w:before="300" w:after="140"/>
      </w:pPr>
      <w:r>
        <w:rPr>
          <w:b/>
          <w:sz w:val="23"/>
        </w:rPr>
        <w:t>5.5 Regulated Frequency Curve</w:t>
      </w:r>
    </w:p>
    <w:p w14:paraId="6145EB79" w14:textId="77777777" w:rsidR="00BD248F" w:rsidRDefault="003040A7">
      <w:pPr>
        <w:spacing w:after="160" w:line="276" w:lineRule="auto"/>
      </w:pPr>
      <w:r>
        <w:t>Each ordinate of the adopted unregulated curve is read through the transform, inheriting its AEP</w:t>
      </w:r>
      <w:r w:rsidR="00C72231">
        <w:t>. T</w:t>
      </w:r>
      <w:r>
        <w:t>he regulated flow at a given AEP is what the projects produce from the unregulated flow of that AEP (Table 5-2). Mossyrock reduces the peak about 37 percent near the 1–2 percent AEP</w:t>
      </w:r>
      <w:r w:rsidR="00C72231">
        <w:t>. T</w:t>
      </w:r>
      <w:r>
        <w:t xml:space="preserve">he reduction is smaller at more frequent flows, where events are already largely contained, and at rarer flows, where storage is exhausted and the project must release more to avoid overtopping </w:t>
      </w:r>
      <w:r w:rsidR="00C72231">
        <w:t>diminishing</w:t>
      </w:r>
      <w:r>
        <w:t xml:space="preserve"> to about </w:t>
      </w:r>
      <w:r w:rsidR="007206E5">
        <w:t>26</w:t>
      </w:r>
      <w:r>
        <w:t xml:space="preserve"> percent at </w:t>
      </w:r>
      <w:r w:rsidR="003E2A5F">
        <w:t>0.1</w:t>
      </w:r>
      <w:r>
        <w:t xml:space="preserve"> percent AEP.</w:t>
      </w:r>
    </w:p>
    <w:tbl>
      <w:tblPr>
        <w:tblW w:w="9360" w:type="dxa"/>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360"/>
        <w:gridCol w:w="1000"/>
        <w:gridCol w:w="1800"/>
        <w:gridCol w:w="1800"/>
        <w:gridCol w:w="1200"/>
        <w:gridCol w:w="2200"/>
      </w:tblGrid>
      <w:tr w:rsidR="00BD248F" w14:paraId="06E9FD7F" w14:textId="77777777" w:rsidTr="007206E5">
        <w:trPr>
          <w:jc w:val="center"/>
        </w:trPr>
        <w:tc>
          <w:tcPr>
            <w:tcW w:w="1360" w:type="dxa"/>
            <w:shd w:val="clear" w:color="auto" w:fill="D9E2EC"/>
          </w:tcPr>
          <w:p w14:paraId="5267661C" w14:textId="77777777" w:rsidR="00BD248F" w:rsidRDefault="003040A7">
            <w:pPr>
              <w:jc w:val="center"/>
            </w:pPr>
            <w:r>
              <w:rPr>
                <w:b/>
                <w:sz w:val="19"/>
              </w:rPr>
              <w:t>Event</w:t>
            </w:r>
          </w:p>
        </w:tc>
        <w:tc>
          <w:tcPr>
            <w:tcW w:w="1000" w:type="dxa"/>
            <w:shd w:val="clear" w:color="auto" w:fill="D9E2EC"/>
          </w:tcPr>
          <w:p w14:paraId="63C52240" w14:textId="77777777" w:rsidR="00BD248F" w:rsidRDefault="003040A7">
            <w:pPr>
              <w:jc w:val="center"/>
            </w:pPr>
            <w:r>
              <w:rPr>
                <w:b/>
                <w:sz w:val="19"/>
              </w:rPr>
              <w:t>AEP</w:t>
            </w:r>
          </w:p>
        </w:tc>
        <w:tc>
          <w:tcPr>
            <w:tcW w:w="1800" w:type="dxa"/>
            <w:shd w:val="clear" w:color="auto" w:fill="D9E2EC"/>
          </w:tcPr>
          <w:p w14:paraId="1CBFE88A" w14:textId="77777777" w:rsidR="00BD248F" w:rsidRDefault="003040A7">
            <w:pPr>
              <w:jc w:val="center"/>
            </w:pPr>
            <w:r>
              <w:rPr>
                <w:b/>
                <w:sz w:val="19"/>
              </w:rPr>
              <w:t>Unregulated (cfs)</w:t>
            </w:r>
          </w:p>
        </w:tc>
        <w:tc>
          <w:tcPr>
            <w:tcW w:w="1800" w:type="dxa"/>
            <w:shd w:val="clear" w:color="auto" w:fill="D9E2EC"/>
          </w:tcPr>
          <w:p w14:paraId="0948B035" w14:textId="77777777" w:rsidR="00BD248F" w:rsidRDefault="003040A7">
            <w:pPr>
              <w:jc w:val="center"/>
            </w:pPr>
            <w:r>
              <w:rPr>
                <w:b/>
                <w:sz w:val="19"/>
              </w:rPr>
              <w:t>Regulated (cfs)</w:t>
            </w:r>
          </w:p>
        </w:tc>
        <w:tc>
          <w:tcPr>
            <w:tcW w:w="1200" w:type="dxa"/>
            <w:shd w:val="clear" w:color="auto" w:fill="D9E2EC"/>
          </w:tcPr>
          <w:p w14:paraId="449C8BF7" w14:textId="77777777" w:rsidR="00BD248F" w:rsidRDefault="003040A7">
            <w:pPr>
              <w:jc w:val="center"/>
            </w:pPr>
            <w:r>
              <w:rPr>
                <w:b/>
                <w:sz w:val="19"/>
              </w:rPr>
              <w:t>Reduction</w:t>
            </w:r>
          </w:p>
        </w:tc>
        <w:tc>
          <w:tcPr>
            <w:tcW w:w="2200" w:type="dxa"/>
            <w:shd w:val="clear" w:color="auto" w:fill="D9E2EC"/>
          </w:tcPr>
          <w:p w14:paraId="44B24ABD" w14:textId="77777777" w:rsidR="00BD248F" w:rsidRDefault="003040A7">
            <w:pPr>
              <w:jc w:val="center"/>
            </w:pPr>
            <w:r>
              <w:rPr>
                <w:b/>
                <w:sz w:val="19"/>
              </w:rPr>
              <w:t>Regulated, 95% band (cfs)</w:t>
            </w:r>
          </w:p>
        </w:tc>
      </w:tr>
      <w:tr w:rsidR="00BD248F" w14:paraId="56B6885C" w14:textId="77777777" w:rsidTr="007206E5">
        <w:trPr>
          <w:jc w:val="center"/>
        </w:trPr>
        <w:tc>
          <w:tcPr>
            <w:tcW w:w="1360" w:type="dxa"/>
          </w:tcPr>
          <w:p w14:paraId="59AE9387" w14:textId="77777777" w:rsidR="00BD248F" w:rsidRDefault="003040A7">
            <w:r>
              <w:rPr>
                <w:sz w:val="19"/>
              </w:rPr>
              <w:t>2-year</w:t>
            </w:r>
          </w:p>
        </w:tc>
        <w:tc>
          <w:tcPr>
            <w:tcW w:w="1000" w:type="dxa"/>
          </w:tcPr>
          <w:p w14:paraId="195E8A32" w14:textId="77777777" w:rsidR="00BD248F" w:rsidRDefault="003040A7">
            <w:pPr>
              <w:jc w:val="right"/>
            </w:pPr>
            <w:r>
              <w:rPr>
                <w:sz w:val="19"/>
              </w:rPr>
              <w:t>0.500</w:t>
            </w:r>
          </w:p>
        </w:tc>
        <w:tc>
          <w:tcPr>
            <w:tcW w:w="1800" w:type="dxa"/>
          </w:tcPr>
          <w:p w14:paraId="5AE86612" w14:textId="77777777" w:rsidR="00BD248F" w:rsidRDefault="003040A7">
            <w:pPr>
              <w:jc w:val="right"/>
            </w:pPr>
            <w:r>
              <w:rPr>
                <w:sz w:val="19"/>
              </w:rPr>
              <w:t>60,529</w:t>
            </w:r>
          </w:p>
        </w:tc>
        <w:tc>
          <w:tcPr>
            <w:tcW w:w="1800" w:type="dxa"/>
          </w:tcPr>
          <w:p w14:paraId="20A0AC70" w14:textId="77777777" w:rsidR="00BD248F" w:rsidRDefault="003040A7">
            <w:pPr>
              <w:jc w:val="right"/>
            </w:pPr>
            <w:r>
              <w:rPr>
                <w:sz w:val="19"/>
              </w:rPr>
              <w:t>50,813</w:t>
            </w:r>
          </w:p>
        </w:tc>
        <w:tc>
          <w:tcPr>
            <w:tcW w:w="1200" w:type="dxa"/>
          </w:tcPr>
          <w:p w14:paraId="4F040DBE" w14:textId="77777777" w:rsidR="00BD248F" w:rsidRDefault="003040A7">
            <w:pPr>
              <w:jc w:val="right"/>
            </w:pPr>
            <w:r>
              <w:rPr>
                <w:sz w:val="19"/>
              </w:rPr>
              <w:t>16%</w:t>
            </w:r>
          </w:p>
        </w:tc>
        <w:tc>
          <w:tcPr>
            <w:tcW w:w="2200" w:type="dxa"/>
          </w:tcPr>
          <w:p w14:paraId="69900FAE" w14:textId="77777777" w:rsidR="00BD248F" w:rsidRDefault="003040A7">
            <w:pPr>
              <w:jc w:val="right"/>
            </w:pPr>
            <w:r>
              <w:rPr>
                <w:sz w:val="19"/>
              </w:rPr>
              <w:t>37,799 – 62,798</w:t>
            </w:r>
          </w:p>
        </w:tc>
      </w:tr>
      <w:tr w:rsidR="00BD248F" w14:paraId="18FB7A1B" w14:textId="77777777" w:rsidTr="007206E5">
        <w:trPr>
          <w:jc w:val="center"/>
        </w:trPr>
        <w:tc>
          <w:tcPr>
            <w:tcW w:w="1360" w:type="dxa"/>
          </w:tcPr>
          <w:p w14:paraId="339A1ED1" w14:textId="77777777" w:rsidR="00BD248F" w:rsidRDefault="003040A7">
            <w:r>
              <w:rPr>
                <w:sz w:val="19"/>
              </w:rPr>
              <w:t>10-year</w:t>
            </w:r>
          </w:p>
        </w:tc>
        <w:tc>
          <w:tcPr>
            <w:tcW w:w="1000" w:type="dxa"/>
          </w:tcPr>
          <w:p w14:paraId="3A9D1942" w14:textId="77777777" w:rsidR="00BD248F" w:rsidRDefault="003040A7">
            <w:pPr>
              <w:jc w:val="right"/>
            </w:pPr>
            <w:r>
              <w:rPr>
                <w:sz w:val="19"/>
              </w:rPr>
              <w:t>0.100</w:t>
            </w:r>
          </w:p>
        </w:tc>
        <w:tc>
          <w:tcPr>
            <w:tcW w:w="1800" w:type="dxa"/>
          </w:tcPr>
          <w:p w14:paraId="37DED0F1" w14:textId="77777777" w:rsidR="00BD248F" w:rsidRDefault="003040A7">
            <w:pPr>
              <w:jc w:val="right"/>
            </w:pPr>
            <w:r>
              <w:rPr>
                <w:sz w:val="19"/>
              </w:rPr>
              <w:t>108,618</w:t>
            </w:r>
          </w:p>
        </w:tc>
        <w:tc>
          <w:tcPr>
            <w:tcW w:w="1800" w:type="dxa"/>
          </w:tcPr>
          <w:p w14:paraId="7A0290D4" w14:textId="77777777" w:rsidR="00BD248F" w:rsidRDefault="003040A7">
            <w:pPr>
              <w:jc w:val="right"/>
            </w:pPr>
            <w:r>
              <w:rPr>
                <w:sz w:val="19"/>
              </w:rPr>
              <w:t>73,702</w:t>
            </w:r>
          </w:p>
        </w:tc>
        <w:tc>
          <w:tcPr>
            <w:tcW w:w="1200" w:type="dxa"/>
          </w:tcPr>
          <w:p w14:paraId="4F7B08B4" w14:textId="77777777" w:rsidR="00BD248F" w:rsidRDefault="003040A7">
            <w:pPr>
              <w:jc w:val="right"/>
            </w:pPr>
            <w:r>
              <w:rPr>
                <w:sz w:val="19"/>
              </w:rPr>
              <w:t>32%</w:t>
            </w:r>
          </w:p>
        </w:tc>
        <w:tc>
          <w:tcPr>
            <w:tcW w:w="2200" w:type="dxa"/>
          </w:tcPr>
          <w:p w14:paraId="3E09CC9D" w14:textId="77777777" w:rsidR="00BD248F" w:rsidRDefault="003040A7">
            <w:pPr>
              <w:jc w:val="right"/>
            </w:pPr>
            <w:r>
              <w:rPr>
                <w:sz w:val="19"/>
              </w:rPr>
              <w:t>54,120 – 95,468</w:t>
            </w:r>
          </w:p>
        </w:tc>
      </w:tr>
      <w:tr w:rsidR="00BD248F" w14:paraId="6D5ABBF3" w14:textId="77777777" w:rsidTr="007206E5">
        <w:trPr>
          <w:jc w:val="center"/>
        </w:trPr>
        <w:tc>
          <w:tcPr>
            <w:tcW w:w="1360" w:type="dxa"/>
          </w:tcPr>
          <w:p w14:paraId="028813D6" w14:textId="77777777" w:rsidR="00BD248F" w:rsidRDefault="003040A7">
            <w:r>
              <w:rPr>
                <w:sz w:val="19"/>
              </w:rPr>
              <w:t>50-year</w:t>
            </w:r>
          </w:p>
        </w:tc>
        <w:tc>
          <w:tcPr>
            <w:tcW w:w="1000" w:type="dxa"/>
          </w:tcPr>
          <w:p w14:paraId="396DAACC" w14:textId="77777777" w:rsidR="00BD248F" w:rsidRDefault="003040A7">
            <w:pPr>
              <w:jc w:val="right"/>
            </w:pPr>
            <w:r>
              <w:rPr>
                <w:sz w:val="19"/>
              </w:rPr>
              <w:t>0.020</w:t>
            </w:r>
          </w:p>
        </w:tc>
        <w:tc>
          <w:tcPr>
            <w:tcW w:w="1800" w:type="dxa"/>
          </w:tcPr>
          <w:p w14:paraId="3F3E147A" w14:textId="77777777" w:rsidR="00BD248F" w:rsidRDefault="003040A7">
            <w:pPr>
              <w:jc w:val="right"/>
            </w:pPr>
            <w:r>
              <w:rPr>
                <w:sz w:val="19"/>
              </w:rPr>
              <w:t>153,556</w:t>
            </w:r>
          </w:p>
        </w:tc>
        <w:tc>
          <w:tcPr>
            <w:tcW w:w="1800" w:type="dxa"/>
          </w:tcPr>
          <w:p w14:paraId="4BA457EC" w14:textId="77777777" w:rsidR="00BD248F" w:rsidRDefault="003040A7">
            <w:pPr>
              <w:jc w:val="right"/>
            </w:pPr>
            <w:r>
              <w:rPr>
                <w:sz w:val="19"/>
              </w:rPr>
              <w:t>96,784</w:t>
            </w:r>
          </w:p>
        </w:tc>
        <w:tc>
          <w:tcPr>
            <w:tcW w:w="1200" w:type="dxa"/>
          </w:tcPr>
          <w:p w14:paraId="7ACDDD23" w14:textId="77777777" w:rsidR="00BD248F" w:rsidRDefault="003040A7">
            <w:pPr>
              <w:jc w:val="right"/>
            </w:pPr>
            <w:r>
              <w:rPr>
                <w:sz w:val="19"/>
              </w:rPr>
              <w:t>37%</w:t>
            </w:r>
          </w:p>
        </w:tc>
        <w:tc>
          <w:tcPr>
            <w:tcW w:w="2200" w:type="dxa"/>
          </w:tcPr>
          <w:p w14:paraId="46A970D7" w14:textId="77777777" w:rsidR="00BD248F" w:rsidRDefault="003040A7">
            <w:pPr>
              <w:jc w:val="right"/>
            </w:pPr>
            <w:r>
              <w:rPr>
                <w:sz w:val="19"/>
              </w:rPr>
              <w:t>62,569 – 158,023</w:t>
            </w:r>
          </w:p>
        </w:tc>
      </w:tr>
      <w:tr w:rsidR="00BD248F" w14:paraId="2B22404C" w14:textId="77777777" w:rsidTr="007206E5">
        <w:trPr>
          <w:jc w:val="center"/>
        </w:trPr>
        <w:tc>
          <w:tcPr>
            <w:tcW w:w="1360" w:type="dxa"/>
          </w:tcPr>
          <w:p w14:paraId="4CE93CEE" w14:textId="77777777" w:rsidR="00BD248F" w:rsidRDefault="003040A7">
            <w:r>
              <w:rPr>
                <w:sz w:val="19"/>
              </w:rPr>
              <w:lastRenderedPageBreak/>
              <w:t>100-year</w:t>
            </w:r>
          </w:p>
        </w:tc>
        <w:tc>
          <w:tcPr>
            <w:tcW w:w="1000" w:type="dxa"/>
          </w:tcPr>
          <w:p w14:paraId="2AD366C8" w14:textId="77777777" w:rsidR="00BD248F" w:rsidRDefault="003040A7">
            <w:pPr>
              <w:jc w:val="right"/>
            </w:pPr>
            <w:r>
              <w:rPr>
                <w:sz w:val="19"/>
              </w:rPr>
              <w:t>0.010</w:t>
            </w:r>
          </w:p>
        </w:tc>
        <w:tc>
          <w:tcPr>
            <w:tcW w:w="1800" w:type="dxa"/>
          </w:tcPr>
          <w:p w14:paraId="0B1AC4DA" w14:textId="77777777" w:rsidR="00BD248F" w:rsidRDefault="003040A7">
            <w:pPr>
              <w:jc w:val="right"/>
            </w:pPr>
            <w:r>
              <w:rPr>
                <w:sz w:val="19"/>
              </w:rPr>
              <w:t>174,075</w:t>
            </w:r>
          </w:p>
        </w:tc>
        <w:tc>
          <w:tcPr>
            <w:tcW w:w="1800" w:type="dxa"/>
          </w:tcPr>
          <w:p w14:paraId="1CFE8988" w14:textId="77777777" w:rsidR="00BD248F" w:rsidRDefault="003040A7">
            <w:pPr>
              <w:jc w:val="right"/>
            </w:pPr>
            <w:r>
              <w:rPr>
                <w:sz w:val="19"/>
              </w:rPr>
              <w:t>109,522</w:t>
            </w:r>
          </w:p>
        </w:tc>
        <w:tc>
          <w:tcPr>
            <w:tcW w:w="1200" w:type="dxa"/>
          </w:tcPr>
          <w:p w14:paraId="6BEEF1EE" w14:textId="77777777" w:rsidR="00BD248F" w:rsidRDefault="003040A7">
            <w:pPr>
              <w:jc w:val="right"/>
            </w:pPr>
            <w:r>
              <w:rPr>
                <w:sz w:val="19"/>
              </w:rPr>
              <w:t>37%</w:t>
            </w:r>
          </w:p>
        </w:tc>
        <w:tc>
          <w:tcPr>
            <w:tcW w:w="2200" w:type="dxa"/>
          </w:tcPr>
          <w:p w14:paraId="48C43B42" w14:textId="77777777" w:rsidR="00BD248F" w:rsidRDefault="003040A7">
            <w:pPr>
              <w:jc w:val="right"/>
            </w:pPr>
            <w:r>
              <w:rPr>
                <w:sz w:val="19"/>
              </w:rPr>
              <w:t>67,455 – 187,199</w:t>
            </w:r>
          </w:p>
        </w:tc>
      </w:tr>
      <w:tr w:rsidR="00BD248F" w14:paraId="7B474364" w14:textId="77777777" w:rsidTr="007206E5">
        <w:trPr>
          <w:jc w:val="center"/>
        </w:trPr>
        <w:tc>
          <w:tcPr>
            <w:tcW w:w="1360" w:type="dxa"/>
          </w:tcPr>
          <w:p w14:paraId="5C097DF9" w14:textId="77777777" w:rsidR="00BD248F" w:rsidRDefault="003040A7">
            <w:r>
              <w:rPr>
                <w:sz w:val="19"/>
              </w:rPr>
              <w:t>200-year</w:t>
            </w:r>
          </w:p>
        </w:tc>
        <w:tc>
          <w:tcPr>
            <w:tcW w:w="1000" w:type="dxa"/>
          </w:tcPr>
          <w:p w14:paraId="7332958B" w14:textId="77777777" w:rsidR="00BD248F" w:rsidRDefault="003040A7">
            <w:pPr>
              <w:jc w:val="right"/>
            </w:pPr>
            <w:r>
              <w:rPr>
                <w:sz w:val="19"/>
              </w:rPr>
              <w:t>0.005</w:t>
            </w:r>
          </w:p>
        </w:tc>
        <w:tc>
          <w:tcPr>
            <w:tcW w:w="1800" w:type="dxa"/>
          </w:tcPr>
          <w:p w14:paraId="769FD866" w14:textId="77777777" w:rsidR="00BD248F" w:rsidRDefault="003040A7">
            <w:pPr>
              <w:jc w:val="right"/>
            </w:pPr>
            <w:r>
              <w:rPr>
                <w:sz w:val="19"/>
              </w:rPr>
              <w:t>195,977</w:t>
            </w:r>
          </w:p>
        </w:tc>
        <w:tc>
          <w:tcPr>
            <w:tcW w:w="1800" w:type="dxa"/>
          </w:tcPr>
          <w:p w14:paraId="6D3DB843" w14:textId="77777777" w:rsidR="00BD248F" w:rsidRDefault="003040A7">
            <w:pPr>
              <w:jc w:val="right"/>
            </w:pPr>
            <w:r>
              <w:rPr>
                <w:sz w:val="19"/>
              </w:rPr>
              <w:t>128,798</w:t>
            </w:r>
          </w:p>
        </w:tc>
        <w:tc>
          <w:tcPr>
            <w:tcW w:w="1200" w:type="dxa"/>
          </w:tcPr>
          <w:p w14:paraId="73D2E23D" w14:textId="77777777" w:rsidR="00BD248F" w:rsidRDefault="003040A7">
            <w:pPr>
              <w:jc w:val="right"/>
            </w:pPr>
            <w:r>
              <w:rPr>
                <w:sz w:val="19"/>
              </w:rPr>
              <w:t>34%</w:t>
            </w:r>
          </w:p>
        </w:tc>
        <w:tc>
          <w:tcPr>
            <w:tcW w:w="2200" w:type="dxa"/>
          </w:tcPr>
          <w:p w14:paraId="7C3E40C2" w14:textId="77777777" w:rsidR="00BD248F" w:rsidRDefault="003040A7">
            <w:pPr>
              <w:jc w:val="right"/>
            </w:pPr>
            <w:r>
              <w:rPr>
                <w:sz w:val="19"/>
              </w:rPr>
              <w:t>76,214 – 228,500</w:t>
            </w:r>
          </w:p>
        </w:tc>
      </w:tr>
      <w:tr w:rsidR="00BD248F" w14:paraId="2B380600" w14:textId="77777777" w:rsidTr="007206E5">
        <w:trPr>
          <w:jc w:val="center"/>
        </w:trPr>
        <w:tc>
          <w:tcPr>
            <w:tcW w:w="1360" w:type="dxa"/>
          </w:tcPr>
          <w:p w14:paraId="77F14956" w14:textId="77777777" w:rsidR="00BD248F" w:rsidRDefault="003040A7">
            <w:r>
              <w:rPr>
                <w:sz w:val="19"/>
              </w:rPr>
              <w:t>500-year</w:t>
            </w:r>
          </w:p>
        </w:tc>
        <w:tc>
          <w:tcPr>
            <w:tcW w:w="1000" w:type="dxa"/>
          </w:tcPr>
          <w:p w14:paraId="7E976BBD" w14:textId="77777777" w:rsidR="00BD248F" w:rsidRDefault="003040A7">
            <w:pPr>
              <w:jc w:val="right"/>
            </w:pPr>
            <w:r>
              <w:rPr>
                <w:sz w:val="19"/>
              </w:rPr>
              <w:t>0.002</w:t>
            </w:r>
          </w:p>
        </w:tc>
        <w:tc>
          <w:tcPr>
            <w:tcW w:w="1800" w:type="dxa"/>
          </w:tcPr>
          <w:p w14:paraId="120D2979" w14:textId="77777777" w:rsidR="00BD248F" w:rsidRDefault="003040A7">
            <w:pPr>
              <w:jc w:val="right"/>
            </w:pPr>
            <w:r>
              <w:rPr>
                <w:sz w:val="19"/>
              </w:rPr>
              <w:t>227,900</w:t>
            </w:r>
          </w:p>
        </w:tc>
        <w:tc>
          <w:tcPr>
            <w:tcW w:w="1800" w:type="dxa"/>
          </w:tcPr>
          <w:p w14:paraId="1DFCCB85" w14:textId="77777777" w:rsidR="00BD248F" w:rsidRDefault="003040A7">
            <w:pPr>
              <w:jc w:val="right"/>
            </w:pPr>
            <w:r>
              <w:rPr>
                <w:sz w:val="19"/>
              </w:rPr>
              <w:t>160,342</w:t>
            </w:r>
          </w:p>
        </w:tc>
        <w:tc>
          <w:tcPr>
            <w:tcW w:w="1200" w:type="dxa"/>
          </w:tcPr>
          <w:p w14:paraId="06186883" w14:textId="77777777" w:rsidR="00BD248F" w:rsidRDefault="003040A7">
            <w:pPr>
              <w:jc w:val="right"/>
            </w:pPr>
            <w:r>
              <w:rPr>
                <w:sz w:val="19"/>
              </w:rPr>
              <w:t>30%</w:t>
            </w:r>
          </w:p>
        </w:tc>
        <w:tc>
          <w:tcPr>
            <w:tcW w:w="2200" w:type="dxa"/>
          </w:tcPr>
          <w:p w14:paraId="716E3018" w14:textId="77777777" w:rsidR="00BD248F" w:rsidRDefault="003040A7">
            <w:pPr>
              <w:jc w:val="right"/>
            </w:pPr>
            <w:r>
              <w:rPr>
                <w:sz w:val="19"/>
              </w:rPr>
              <w:t>91,937 – 292,518</w:t>
            </w:r>
          </w:p>
        </w:tc>
      </w:tr>
      <w:tr w:rsidR="007206E5" w14:paraId="02E664EB" w14:textId="77777777" w:rsidTr="007206E5">
        <w:trPr>
          <w:jc w:val="center"/>
        </w:trPr>
        <w:tc>
          <w:tcPr>
            <w:tcW w:w="1360" w:type="dxa"/>
          </w:tcPr>
          <w:p w14:paraId="1F4AFC74" w14:textId="77777777" w:rsidR="007206E5" w:rsidRDefault="007206E5">
            <w:pPr>
              <w:rPr>
                <w:sz w:val="19"/>
              </w:rPr>
            </w:pPr>
            <w:r>
              <w:rPr>
                <w:sz w:val="19"/>
              </w:rPr>
              <w:t>1000-year</w:t>
            </w:r>
          </w:p>
        </w:tc>
        <w:tc>
          <w:tcPr>
            <w:tcW w:w="1000" w:type="dxa"/>
          </w:tcPr>
          <w:p w14:paraId="1AC3A870" w14:textId="77777777" w:rsidR="007206E5" w:rsidRDefault="007206E5">
            <w:pPr>
              <w:jc w:val="right"/>
              <w:rPr>
                <w:sz w:val="19"/>
              </w:rPr>
            </w:pPr>
            <w:r>
              <w:rPr>
                <w:sz w:val="19"/>
              </w:rPr>
              <w:t>0.001</w:t>
            </w:r>
          </w:p>
        </w:tc>
        <w:tc>
          <w:tcPr>
            <w:tcW w:w="1800" w:type="dxa"/>
          </w:tcPr>
          <w:p w14:paraId="5F21904D" w14:textId="77777777" w:rsidR="007206E5" w:rsidRDefault="007206E5">
            <w:pPr>
              <w:jc w:val="right"/>
              <w:rPr>
                <w:sz w:val="19"/>
              </w:rPr>
            </w:pPr>
            <w:r>
              <w:rPr>
                <w:sz w:val="19"/>
              </w:rPr>
              <w:t>255,074</w:t>
            </w:r>
          </w:p>
        </w:tc>
        <w:tc>
          <w:tcPr>
            <w:tcW w:w="1800" w:type="dxa"/>
          </w:tcPr>
          <w:p w14:paraId="25A9BBFB" w14:textId="77777777" w:rsidR="007206E5" w:rsidRDefault="007206E5">
            <w:pPr>
              <w:jc w:val="right"/>
              <w:rPr>
                <w:sz w:val="19"/>
              </w:rPr>
            </w:pPr>
            <w:r>
              <w:rPr>
                <w:sz w:val="19"/>
              </w:rPr>
              <w:t>189,434</w:t>
            </w:r>
          </w:p>
        </w:tc>
        <w:tc>
          <w:tcPr>
            <w:tcW w:w="1200" w:type="dxa"/>
          </w:tcPr>
          <w:p w14:paraId="7B9D5622" w14:textId="77777777" w:rsidR="007206E5" w:rsidRDefault="007206E5">
            <w:pPr>
              <w:jc w:val="right"/>
              <w:rPr>
                <w:sz w:val="19"/>
              </w:rPr>
            </w:pPr>
            <w:r>
              <w:rPr>
                <w:sz w:val="19"/>
              </w:rPr>
              <w:t>26%</w:t>
            </w:r>
          </w:p>
        </w:tc>
        <w:tc>
          <w:tcPr>
            <w:tcW w:w="2200" w:type="dxa"/>
          </w:tcPr>
          <w:p w14:paraId="5DFE6144" w14:textId="77777777" w:rsidR="007206E5" w:rsidRDefault="007206E5">
            <w:pPr>
              <w:jc w:val="right"/>
              <w:rPr>
                <w:sz w:val="19"/>
              </w:rPr>
            </w:pPr>
            <w:r>
              <w:rPr>
                <w:sz w:val="19"/>
              </w:rPr>
              <w:t>107,941 – 352,665</w:t>
            </w:r>
          </w:p>
        </w:tc>
      </w:tr>
    </w:tbl>
    <w:p w14:paraId="5BBA3E79" w14:textId="77777777" w:rsidR="00BD248F" w:rsidRDefault="003040A7">
      <w:pPr>
        <w:spacing w:before="80" w:after="240"/>
        <w:jc w:val="center"/>
      </w:pPr>
      <w:r>
        <w:rPr>
          <w:i/>
          <w:sz w:val="19"/>
        </w:rPr>
        <w:t>Table 5-2. Adopted regulated frequency curve at Castle Rock.</w:t>
      </w:r>
    </w:p>
    <w:p w14:paraId="12FB7D28" w14:textId="77777777" w:rsidR="00BD248F" w:rsidRDefault="003040A7">
      <w:pPr>
        <w:spacing w:after="80"/>
        <w:jc w:val="center"/>
      </w:pPr>
      <w:commentRangeStart w:id="220"/>
      <w:r>
        <w:rPr>
          <w:noProof/>
        </w:rPr>
        <w:drawing>
          <wp:inline distT="0" distB="0" distL="0" distR="0" wp14:anchorId="5FA2292D" wp14:editId="6B129A7B">
            <wp:extent cx="5943600" cy="45387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uncertainty.png"/>
                    <pic:cNvPicPr/>
                  </pic:nvPicPr>
                  <pic:blipFill>
                    <a:blip r:embed="rId19"/>
                    <a:stretch>
                      <a:fillRect/>
                    </a:stretch>
                  </pic:blipFill>
                  <pic:spPr>
                    <a:xfrm>
                      <a:off x="0" y="0"/>
                      <a:ext cx="5943600" cy="4538749"/>
                    </a:xfrm>
                    <a:prstGeom prst="rect">
                      <a:avLst/>
                    </a:prstGeom>
                  </pic:spPr>
                </pic:pic>
              </a:graphicData>
            </a:graphic>
          </wp:inline>
        </w:drawing>
      </w:r>
      <w:commentRangeEnd w:id="220"/>
      <w:r w:rsidR="00E33D58">
        <w:rPr>
          <w:rStyle w:val="CommentReference"/>
          <w:sz w:val="22"/>
          <w:szCs w:val="22"/>
        </w:rPr>
        <w:commentReference w:id="220"/>
      </w:r>
    </w:p>
    <w:p w14:paraId="54FD1FCD" w14:textId="77777777" w:rsidR="00BD248F" w:rsidRDefault="003040A7">
      <w:pPr>
        <w:spacing w:before="80" w:after="240"/>
        <w:jc w:val="center"/>
      </w:pPr>
      <w:r>
        <w:rPr>
          <w:i/>
          <w:sz w:val="19"/>
        </w:rPr>
        <w:t>Figure 5-4. Adopted regulated and unregulated frequency curves at Castle Rock.</w:t>
      </w:r>
    </w:p>
    <w:p w14:paraId="0DB9E520" w14:textId="77777777" w:rsidR="00BD248F" w:rsidRDefault="003040A7">
      <w:pPr>
        <w:pStyle w:val="Heading2"/>
        <w:spacing w:before="300" w:after="140"/>
      </w:pPr>
      <w:r>
        <w:rPr>
          <w:b/>
          <w:sz w:val="23"/>
        </w:rPr>
        <w:t>5.6 Uncertainty</w:t>
      </w:r>
    </w:p>
    <w:p w14:paraId="2F97B473" w14:textId="068F02A0" w:rsidR="00BD248F" w:rsidRDefault="003040A7">
      <w:pPr>
        <w:spacing w:after="160" w:line="276" w:lineRule="auto"/>
      </w:pPr>
      <w:r>
        <w:t>The regulated flow at a given AEP carries uncertainty from two independent sources</w:t>
      </w:r>
      <w:r w:rsidR="00C72231">
        <w:t>,</w:t>
      </w:r>
      <w:r>
        <w:t xml:space="preserve"> the unregulated frequency estimate itself, and the </w:t>
      </w:r>
      <w:ins w:id="221" w:author="Cahill, Ryan J CIV USARMY CENWP (USA)" w:date="2026-08-28T10:38:00Z" w16du:dateUtc="2026-08-28T17:38:00Z">
        <w:r w:rsidR="00C15AFB">
          <w:t>uncertainty in the unregulated-regulated transform.</w:t>
        </w:r>
      </w:ins>
      <w:del w:id="222" w:author="Cahill, Ryan J CIV USARMY CENWP (USA)" w:date="2026-08-28T10:38:00Z" w16du:dateUtc="2026-08-28T17:38:00Z">
        <w:r w:rsidDel="00C15AFB">
          <w:delText>scatter of the transform about its fitted line</w:delText>
        </w:r>
      </w:del>
      <w:r w:rsidR="00C72231">
        <w:t xml:space="preserve">. </w:t>
      </w:r>
      <w:r w:rsidR="003E2A5F">
        <w:t>Uncertainty</w:t>
      </w:r>
      <w:r w:rsidR="00C72231">
        <w:t xml:space="preserve"> from the unregulated frequency analysis is carried through to the regulated curve</w:t>
      </w:r>
      <w:r>
        <w:t xml:space="preserve"> following EM 1110-2-1619 (</w:t>
      </w:r>
      <w:r w:rsidR="00C72231">
        <w:t>U</w:t>
      </w:r>
      <w:ins w:id="223" w:author="Cahill, Ryan J CIV USARMY CENWP (USA)" w:date="2026-08-28T10:38:00Z" w16du:dateUtc="2026-08-28T17:38:00Z">
        <w:r w:rsidR="00C15AFB">
          <w:t>S</w:t>
        </w:r>
      </w:ins>
      <w:r w:rsidR="00C72231">
        <w:t>ACE,</w:t>
      </w:r>
      <w:r>
        <w:t xml:space="preserve"> 2025)</w:t>
      </w:r>
      <w:r w:rsidR="00C72231">
        <w:t xml:space="preserve">. </w:t>
      </w:r>
      <w:r w:rsidR="00F0644C">
        <w:t>The uncertainty band is treated as</w:t>
      </w:r>
      <w:r>
        <w:t xml:space="preserve"> Normal on the upper and lower side of its best estimate separately</w:t>
      </w:r>
      <w:ins w:id="224" w:author="Cahill, Ryan J CIV USARMY CENWP (USA)" w:date="2026-08-28T10:44:00Z" w16du:dateUtc="2026-08-28T17:44:00Z">
        <w:r w:rsidR="00115833">
          <w:t>,</w:t>
        </w:r>
      </w:ins>
      <w:r>
        <w:t xml:space="preserve"> which</w:t>
      </w:r>
      <w:ins w:id="225" w:author="Cahill, Ryan J CIV USARMY CENWP (USA)" w:date="2026-08-28T10:44:00Z" w16du:dateUtc="2026-08-28T17:44:00Z">
        <w:r w:rsidR="00115833">
          <w:t xml:space="preserve"> is a reasonable approximation and</w:t>
        </w:r>
      </w:ins>
      <w:r>
        <w:t xml:space="preserve"> preserves the </w:t>
      </w:r>
      <w:del w:id="226" w:author="Cahill, Ryan J CIV USARMY CENWP (USA)" w:date="2026-08-28T10:44:00Z" w16du:dateUtc="2026-08-28T17:44:00Z">
        <w:r w:rsidDel="00115833">
          <w:delText xml:space="preserve">real </w:delText>
        </w:r>
      </w:del>
      <w:r>
        <w:t>asymmetry in both the HEC-SSP confidence limits</w:t>
      </w:r>
      <w:ins w:id="227" w:author="Cahill, Ryan J CIV USARMY CENWP (USA)" w:date="2026-08-28T10:44:00Z" w16du:dateUtc="2026-08-28T17:44:00Z">
        <w:r w:rsidR="00115833">
          <w:t xml:space="preserve"> and the unregulated-regulated uncertainty</w:t>
        </w:r>
      </w:ins>
      <w:r>
        <w:t>.</w:t>
      </w:r>
    </w:p>
    <w:p w14:paraId="69F25F9D" w14:textId="77777777" w:rsidR="00BD248F" w:rsidRDefault="003040A7">
      <w:pPr>
        <w:spacing w:after="60" w:line="276" w:lineRule="auto"/>
      </w:pPr>
      <w:commentRangeStart w:id="228"/>
      <w:r>
        <w:t>The adopted band at the 95 percent two-sided level (z = 1.960):</w:t>
      </w:r>
    </w:p>
    <w:p w14:paraId="124B00F3" w14:textId="77777777" w:rsidR="00BD248F" w:rsidRDefault="003040A7">
      <w:pPr>
        <w:spacing w:after="20"/>
      </w:pPr>
      <w:r>
        <w:rPr>
          <w:i/>
        </w:rPr>
        <w:t>Upper = RegBest + √[(Unreg97.5 − Unreg_best)² + (Transform97.5 − Transform_best)²]</w:t>
      </w:r>
    </w:p>
    <w:p w14:paraId="627027DE" w14:textId="77777777" w:rsidR="00BD248F" w:rsidRDefault="003040A7">
      <w:pPr>
        <w:spacing w:after="140"/>
      </w:pPr>
      <w:r>
        <w:rPr>
          <w:i/>
        </w:rPr>
        <w:t>Lower = RegBest − √[(Unreg_best − Unreg2.5)² + (Transform_best − Transform2.5)²]</w:t>
      </w:r>
      <w:commentRangeEnd w:id="228"/>
      <w:r w:rsidR="00115833">
        <w:rPr>
          <w:rStyle w:val="CommentReference"/>
          <w:sz w:val="22"/>
          <w:szCs w:val="22"/>
        </w:rPr>
        <w:commentReference w:id="228"/>
      </w:r>
    </w:p>
    <w:p w14:paraId="03B65555" w14:textId="49FABBA4" w:rsidR="00BD248F" w:rsidRDefault="003040A7">
      <w:pPr>
        <w:spacing w:after="160" w:line="276" w:lineRule="auto"/>
      </w:pPr>
      <w:commentRangeStart w:id="229"/>
      <w:r>
        <w:lastRenderedPageBreak/>
        <w:t xml:space="preserve">The </w:t>
      </w:r>
      <w:r w:rsidR="003E2A5F">
        <w:t xml:space="preserve">regulated </w:t>
      </w:r>
      <w:r>
        <w:t xml:space="preserve">upper bound is held at or below the unregulated upper bound above 60,000 cfs since a regulated flood cannot exceed the unregulated flood it was routed from </w:t>
      </w:r>
      <w:r w:rsidR="003E2A5F">
        <w:t>when</w:t>
      </w:r>
      <w:r>
        <w:t xml:space="preserve"> Castle Rock is above its 50,000–70,000 cfs regulation goal</w:t>
      </w:r>
      <w:r w:rsidR="00866D5F">
        <w:t>. B</w:t>
      </w:r>
      <w:r>
        <w:t xml:space="preserve">elow that threshold the project may release more than inflow to regain flood storage. </w:t>
      </w:r>
      <w:commentRangeEnd w:id="229"/>
      <w:r w:rsidR="00115833">
        <w:rPr>
          <w:rStyle w:val="CommentReference"/>
          <w:sz w:val="22"/>
          <w:szCs w:val="22"/>
        </w:rPr>
        <w:commentReference w:id="229"/>
      </w:r>
    </w:p>
    <w:p w14:paraId="04F43DA7" w14:textId="77777777" w:rsidR="00BD248F" w:rsidRDefault="003040A7">
      <w:pPr>
        <w:pStyle w:val="Heading1"/>
        <w:spacing w:before="300" w:after="140"/>
      </w:pPr>
      <w:r>
        <w:rPr>
          <w:b/>
          <w:sz w:val="26"/>
        </w:rPr>
        <w:t>6. Comparison with the 2009 Restudy</w:t>
      </w:r>
    </w:p>
    <w:p w14:paraId="28EDE3BF" w14:textId="77777777" w:rsidR="00BD248F" w:rsidRDefault="003040A7">
      <w:pPr>
        <w:pStyle w:val="Heading2"/>
        <w:spacing w:before="300" w:after="140"/>
      </w:pPr>
      <w:r>
        <w:rPr>
          <w:b/>
          <w:sz w:val="23"/>
        </w:rPr>
        <w:t>6.1 Unregulated Curves</w:t>
      </w:r>
    </w:p>
    <w:p w14:paraId="4946D314" w14:textId="1FBD1E10" w:rsidR="00BD248F" w:rsidRDefault="003040A7">
      <w:pPr>
        <w:spacing w:after="160" w:line="276" w:lineRule="auto"/>
      </w:pPr>
      <w:r>
        <w:t>Figure 6-1 places the adopted unregulated curves against the 2009 Cowlitz Hydrology Restudy</w:t>
      </w:r>
      <w:r w:rsidR="007B2D99">
        <w:t xml:space="preserve">. The 2009 study adhered to Bulletin 17B and a period of record spanning most of 1927-2009 whereas the current study used Bulleting 17C, added </w:t>
      </w:r>
      <w:r w:rsidR="004F539E">
        <w:t>17 years of peaks to the record, and benefited from an updated regional skew study.</w:t>
      </w:r>
      <w:r>
        <w:t xml:space="preserve"> The two </w:t>
      </w:r>
      <w:r w:rsidR="004F539E">
        <w:t xml:space="preserve">studies </w:t>
      </w:r>
      <w:r>
        <w:t xml:space="preserve">agree within </w:t>
      </w:r>
      <w:r w:rsidR="004F539E">
        <w:t xml:space="preserve">about </w:t>
      </w:r>
      <w:r>
        <w:t>3 percent at the median</w:t>
      </w:r>
      <w:r w:rsidR="004F539E">
        <w:t xml:space="preserve"> </w:t>
      </w:r>
      <w:r>
        <w:t xml:space="preserve">and diverge </w:t>
      </w:r>
      <w:r w:rsidR="00320981">
        <w:t>at the tails</w:t>
      </w:r>
      <w:r>
        <w:t xml:space="preserve">. </w:t>
      </w:r>
      <w:r w:rsidR="00320981">
        <w:t>T</w:t>
      </w:r>
      <w:r>
        <w:t>he 2009 adopted positive skews (0.140–0.193) that bend its curves upward in the tail, where</w:t>
      </w:r>
      <w:r w:rsidR="007B2D99">
        <w:t>as</w:t>
      </w:r>
      <w:r>
        <w:t xml:space="preserve"> the</w:t>
      </w:r>
      <w:r w:rsidR="004F539E">
        <w:t xml:space="preserve"> adopted</w:t>
      </w:r>
      <w:r w:rsidR="007B2D99">
        <w:t xml:space="preserve"> </w:t>
      </w:r>
      <w:r>
        <w:t>skews here are near zero or negative.</w:t>
      </w:r>
    </w:p>
    <w:p w14:paraId="3D1C850D" w14:textId="77777777" w:rsidR="00BD248F" w:rsidRDefault="003040A7">
      <w:pPr>
        <w:spacing w:after="80"/>
        <w:jc w:val="center"/>
      </w:pPr>
      <w:commentRangeStart w:id="230"/>
      <w:r>
        <w:rPr>
          <w:noProof/>
        </w:rPr>
        <w:drawing>
          <wp:inline distT="0" distB="0" distL="0" distR="0" wp14:anchorId="43BD598B" wp14:editId="522102E2">
            <wp:extent cx="5943600" cy="46218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943600" cy="4621876"/>
                    </a:xfrm>
                    <a:prstGeom prst="rect">
                      <a:avLst/>
                    </a:prstGeom>
                  </pic:spPr>
                </pic:pic>
              </a:graphicData>
            </a:graphic>
          </wp:inline>
        </w:drawing>
      </w:r>
      <w:commentRangeEnd w:id="230"/>
      <w:r w:rsidR="0098724A">
        <w:rPr>
          <w:rStyle w:val="CommentReference"/>
          <w:sz w:val="22"/>
          <w:szCs w:val="22"/>
        </w:rPr>
        <w:commentReference w:id="230"/>
      </w:r>
    </w:p>
    <w:p w14:paraId="0A2914F3" w14:textId="77777777" w:rsidR="00BD248F" w:rsidRDefault="003040A7">
      <w:pPr>
        <w:spacing w:before="80" w:after="240"/>
        <w:jc w:val="center"/>
      </w:pPr>
      <w:r>
        <w:rPr>
          <w:i/>
          <w:sz w:val="19"/>
        </w:rPr>
        <w:t>Figure 6-1. Adopted 2026 unregulated curves (solid) against the 2009 Cowlitz Hydrology Restudy (dashed).</w:t>
      </w:r>
    </w:p>
    <w:p w14:paraId="65155DDB" w14:textId="77777777" w:rsidR="00BD248F" w:rsidRDefault="003040A7">
      <w:pPr>
        <w:pStyle w:val="Heading2"/>
        <w:spacing w:before="300" w:after="140"/>
      </w:pPr>
      <w:r>
        <w:rPr>
          <w:b/>
          <w:sz w:val="23"/>
        </w:rPr>
        <w:t>6.2 Regulated Curve</w:t>
      </w:r>
    </w:p>
    <w:p w14:paraId="7FBE8182" w14:textId="146E8798" w:rsidR="00BD248F" w:rsidRDefault="003040A7">
      <w:pPr>
        <w:spacing w:after="160" w:line="276" w:lineRule="auto"/>
      </w:pPr>
      <w:r>
        <w:lastRenderedPageBreak/>
        <w:t xml:space="preserve">Figure 6-2 places the adopted regulated curve against the 2009 Restudy. </w:t>
      </w:r>
      <w:r w:rsidR="00A86AF1">
        <w:t xml:space="preserve">The most notable divergence occurs beyond the 0.2 percent AEP when the 2009 regulated curve sharply approaches the unregulated curve. The 2009 study relied </w:t>
      </w:r>
      <w:r w:rsidR="009B15A6">
        <w:t>on the shape</w:t>
      </w:r>
      <w:r w:rsidR="00A86AF1">
        <w:t xml:space="preserve"> </w:t>
      </w:r>
      <w:ins w:id="231" w:author="Cahill, Ryan J CIV USARMY CENWP (USA)" w:date="2026-08-28T11:05:00Z" w16du:dateUtc="2026-08-28T18:05:00Z">
        <w:r w:rsidR="0098724A">
          <w:t xml:space="preserve">of the </w:t>
        </w:r>
      </w:ins>
      <w:r w:rsidR="00A86AF1">
        <w:t xml:space="preserve">1933 event as the </w:t>
      </w:r>
      <w:r w:rsidR="009B15A6">
        <w:t>sole starting point</w:t>
      </w:r>
      <w:r w:rsidR="00A86AF1">
        <w:t xml:space="preserve"> for synthetic storm development, which, as noted in section 5.5, has a shape that is likely to cause the reservoir to fill and spill. The current study scaled 12 events, including the 1933 event, to produce synthetics of varying shapes and found </w:t>
      </w:r>
      <w:r w:rsidR="00E429E4">
        <w:t xml:space="preserve">the 1933 event response to be atypical compared to other events with different shapes but similar peak and 5-day volumes that the reservoir was more successful in regulating. </w:t>
      </w:r>
      <w:r w:rsidR="001E116C">
        <w:t>Uncertainty was not defined for the 2009 regulated curve</w:t>
      </w:r>
      <w:r w:rsidR="009B15A6">
        <w:t xml:space="preserve"> since only</w:t>
      </w:r>
      <w:r w:rsidR="001E116C">
        <w:t xml:space="preserve"> one synthetic event was simulated per AEP at the upper tail and the curve was fit directly through those points and then hand drawn to converge with the unregulated curve. </w:t>
      </w:r>
    </w:p>
    <w:p w14:paraId="4A7B4818" w14:textId="77777777" w:rsidR="00BD248F" w:rsidRDefault="00E429E4">
      <w:pPr>
        <w:spacing w:after="80"/>
        <w:jc w:val="center"/>
      </w:pPr>
      <w:commentRangeStart w:id="232"/>
      <w:r>
        <w:rPr>
          <w:noProof/>
        </w:rPr>
        <w:drawing>
          <wp:inline distT="0" distB="0" distL="0" distR="0" wp14:anchorId="445A1BEC" wp14:editId="23E3F75D">
            <wp:extent cx="5943600" cy="4640580"/>
            <wp:effectExtent l="0" t="0" r="0" b="7620"/>
            <wp:docPr id="11199955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4640580"/>
                    </a:xfrm>
                    <a:prstGeom prst="rect">
                      <a:avLst/>
                    </a:prstGeom>
                    <a:noFill/>
                    <a:ln>
                      <a:noFill/>
                    </a:ln>
                  </pic:spPr>
                </pic:pic>
              </a:graphicData>
            </a:graphic>
          </wp:inline>
        </w:drawing>
      </w:r>
      <w:commentRangeEnd w:id="232"/>
      <w:r w:rsidR="009637D3">
        <w:rPr>
          <w:rStyle w:val="CommentReference"/>
          <w:sz w:val="22"/>
          <w:szCs w:val="22"/>
        </w:rPr>
        <w:commentReference w:id="232"/>
      </w:r>
    </w:p>
    <w:p w14:paraId="7689A1E6" w14:textId="77777777" w:rsidR="00BD248F" w:rsidRDefault="003040A7">
      <w:pPr>
        <w:spacing w:before="80" w:after="240"/>
        <w:jc w:val="center"/>
      </w:pPr>
      <w:r>
        <w:rPr>
          <w:i/>
          <w:sz w:val="19"/>
        </w:rPr>
        <w:t>Figure 6-2. Adopted 2026 regulated curve against the 2009 Cowlitz Hydrology Restudy.</w:t>
      </w:r>
    </w:p>
    <w:p w14:paraId="1914E4F3" w14:textId="51F1DEFE" w:rsidR="00BD248F" w:rsidDel="009637D3" w:rsidRDefault="003040A7">
      <w:pPr>
        <w:spacing w:after="80"/>
        <w:jc w:val="center"/>
        <w:rPr>
          <w:del w:id="233" w:author="Cahill, Ryan J CIV USARMY CENWP (USA)" w:date="2026-08-28T11:09:00Z" w16du:dateUtc="2026-08-28T18:09:00Z"/>
        </w:rPr>
      </w:pPr>
      <w:commentRangeStart w:id="234"/>
      <w:del w:id="235" w:author="Cahill, Ryan J CIV USARMY CENWP (USA)" w:date="2026-08-28T11:09:00Z" w16du:dateUtc="2026-08-28T18:09:00Z">
        <w:r w:rsidDel="009637D3">
          <w:rPr>
            <w:noProof/>
          </w:rPr>
          <w:lastRenderedPageBreak/>
          <w:drawing>
            <wp:inline distT="0" distB="0" distL="0" distR="0" wp14:anchorId="6F859B10" wp14:editId="739A95B1">
              <wp:extent cx="5943600" cy="280970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_vs_2009_pctchange.png"/>
                      <pic:cNvPicPr/>
                    </pic:nvPicPr>
                    <pic:blipFill>
                      <a:blip r:embed="rId22"/>
                      <a:stretch>
                        <a:fillRect/>
                      </a:stretch>
                    </pic:blipFill>
                    <pic:spPr>
                      <a:xfrm>
                        <a:off x="0" y="0"/>
                        <a:ext cx="5943600" cy="2809702"/>
                      </a:xfrm>
                      <a:prstGeom prst="rect">
                        <a:avLst/>
                      </a:prstGeom>
                    </pic:spPr>
                  </pic:pic>
                </a:graphicData>
              </a:graphic>
            </wp:inline>
          </w:drawing>
        </w:r>
        <w:commentRangeEnd w:id="234"/>
        <w:r w:rsidR="009637D3" w:rsidDel="009637D3">
          <w:rPr>
            <w:rStyle w:val="CommentReference"/>
            <w:sz w:val="22"/>
            <w:szCs w:val="22"/>
          </w:rPr>
          <w:commentReference w:id="234"/>
        </w:r>
      </w:del>
    </w:p>
    <w:p w14:paraId="51A0036F" w14:textId="18B71091" w:rsidR="00BD248F" w:rsidDel="009637D3" w:rsidRDefault="003040A7">
      <w:pPr>
        <w:spacing w:before="80" w:after="240"/>
        <w:jc w:val="center"/>
        <w:rPr>
          <w:del w:id="236" w:author="Cahill, Ryan J CIV USARMY CENWP (USA)" w:date="2026-08-28T11:09:00Z" w16du:dateUtc="2026-08-28T18:09:00Z"/>
        </w:rPr>
      </w:pPr>
      <w:del w:id="237" w:author="Cahill, Ryan J CIV USARMY CENWP (USA)" w:date="2026-08-28T11:09:00Z" w16du:dateUtc="2026-08-28T18:09:00Z">
        <w:r w:rsidDel="009637D3">
          <w:rPr>
            <w:i/>
            <w:sz w:val="19"/>
          </w:rPr>
          <w:delText>Figure 6-3. Percent change between the 2026 and 2009 regulated curves.</w:delText>
        </w:r>
      </w:del>
    </w:p>
    <w:p w14:paraId="4ECD789B" w14:textId="1BA9C45F" w:rsidR="00BD248F" w:rsidDel="009637D3" w:rsidRDefault="003040A7">
      <w:pPr>
        <w:spacing w:after="160" w:line="276" w:lineRule="auto"/>
        <w:rPr>
          <w:del w:id="238" w:author="Cahill, Ryan J CIV USARMY CENWP (USA)" w:date="2026-08-28T11:11:00Z" w16du:dateUtc="2026-08-28T18:11:00Z"/>
        </w:rPr>
      </w:pPr>
      <w:commentRangeStart w:id="239"/>
      <w:del w:id="240" w:author="Cahill, Ryan J CIV USARMY CENWP (USA)" w:date="2026-08-28T11:11:00Z" w16du:dateUtc="2026-08-28T18:11:00Z">
        <w:r w:rsidDel="009637D3">
          <w:delText>The transform is supported by data over the unregulated range of roughly 23,000–280,000 cfs. Its upper part rests entirely on synthetic events built by scaling observed storms, and hydrograph shape is not independent of size</w:delText>
        </w:r>
        <w:r w:rsidR="001E116C" w:rsidDel="009637D3">
          <w:delText>. A</w:delText>
        </w:r>
        <w:r w:rsidDel="009637D3">
          <w:delText xml:space="preserve"> large storm is large because it was widespread and sustained, so scaling a moderate storm to a rare magnitude routes a shape that </w:delText>
        </w:r>
        <w:r w:rsidR="001E116C" w:rsidDel="009637D3">
          <w:delText xml:space="preserve">the </w:delText>
        </w:r>
        <w:r w:rsidDel="009637D3">
          <w:delText>storm never produced. Six of the twelve source storms are scaled past a factor of two to reach the largest target and should be read as the weaker evidence in the set.</w:delText>
        </w:r>
        <w:commentRangeEnd w:id="239"/>
        <w:r w:rsidR="009637D3" w:rsidDel="009637D3">
          <w:rPr>
            <w:rStyle w:val="CommentReference"/>
            <w:sz w:val="22"/>
            <w:szCs w:val="22"/>
          </w:rPr>
          <w:commentReference w:id="239"/>
        </w:r>
      </w:del>
    </w:p>
    <w:p w14:paraId="3B98AC3A" w14:textId="0909BB3D" w:rsidR="00BD248F" w:rsidDel="009637D3" w:rsidRDefault="003040A7">
      <w:pPr>
        <w:spacing w:after="160" w:line="276" w:lineRule="auto"/>
        <w:rPr>
          <w:del w:id="241" w:author="Cahill, Ryan J CIV USARMY CENWP (USA)" w:date="2026-08-28T11:10:00Z" w16du:dateUtc="2026-08-28T18:10:00Z"/>
        </w:rPr>
      </w:pPr>
      <w:del w:id="242" w:author="Cahill, Ryan J CIV USARMY CENWP (USA)" w:date="2026-08-28T11:10:00Z" w16du:dateUtc="2026-08-28T18:10:00Z">
        <w:r w:rsidDel="009637D3">
          <w:delText>The adjusted regulated record carries its own caveats: thirteen adjustments land within a narrow band near 14,000 cfs, more likely a fixed release constraint binding in one simulation and not the other than a pure starting-pool effect; seven adjustments exceed 40 percent of the observed peak, all moderate-peak years where a large absolute adjustment is a large fraction, influencing the lower end of the transform more than the upper.</w:delText>
        </w:r>
      </w:del>
    </w:p>
    <w:p w14:paraId="6B13F659" w14:textId="77777777" w:rsidR="00A71AD0" w:rsidRDefault="003040A7">
      <w:pPr>
        <w:pStyle w:val="Heading1"/>
        <w:spacing w:before="300" w:after="140"/>
      </w:pPr>
      <w:commentRangeStart w:id="243"/>
      <w:r>
        <w:rPr>
          <w:b/>
          <w:sz w:val="26"/>
        </w:rPr>
        <w:t>8. Extension Downstream to the Coweeman Confluence</w:t>
      </w:r>
      <w:commentRangeEnd w:id="243"/>
      <w:r w:rsidR="009637D3">
        <w:rPr>
          <w:rStyle w:val="CommentReference"/>
          <w:sz w:val="32"/>
          <w:szCs w:val="32"/>
        </w:rPr>
        <w:commentReference w:id="243"/>
      </w:r>
    </w:p>
    <w:p w14:paraId="77DEA6E5" w14:textId="3AEC033F" w:rsidR="00A71AD0" w:rsidRDefault="003040A7">
      <w:pPr>
        <w:spacing w:after="160" w:line="276" w:lineRule="auto"/>
      </w:pPr>
      <w:r>
        <w:t>The regulated frequency curve developed above applies at the Castle Rock gage, which drains 2,229 square miles. Between that gage and the Coweeman River confluence the Cowlitz picks up 247 square miles of additional drainage</w:t>
      </w:r>
      <w:r w:rsidR="009B15A6">
        <w:t xml:space="preserve"> from </w:t>
      </w:r>
      <w:r>
        <w:t xml:space="preserve">Arkansas Creek, Ostrander Creek, the Coweeman River, and the ungaged local area along both banks. This section develops regulated peak frequency curves at each of those points. </w:t>
      </w:r>
    </w:p>
    <w:p w14:paraId="425B42E2" w14:textId="21DDA094" w:rsidR="00556836" w:rsidRDefault="00556836">
      <w:pPr>
        <w:spacing w:after="160" w:line="276" w:lineRule="auto"/>
      </w:pPr>
      <w:commentRangeStart w:id="244"/>
      <w:r>
        <w:t>The contribution of local f</w:t>
      </w:r>
      <w:del w:id="245" w:author="Cahill, Ryan J CIV USARMY CENWP (USA)" w:date="2026-08-28T11:13:00Z" w16du:dateUtc="2026-08-28T18:13:00Z">
        <w:r w:rsidDel="00BD5AD0">
          <w:delText>r</w:delText>
        </w:r>
      </w:del>
      <w:r>
        <w:t xml:space="preserve">low from a drainage area below Castle Rock to the regulated peak flow on the Cowlitz is estimated in </w:t>
      </w:r>
      <w:del w:id="246" w:author="Cahill, Ryan J CIV USARMY CENWP (USA)" w:date="2026-08-28T11:13:00Z" w16du:dateUtc="2026-08-28T18:13:00Z">
        <w:r w:rsidDel="00BD5AD0">
          <w:delText>s</w:delText>
        </w:r>
      </w:del>
      <w:r>
        <w:t xml:space="preserve">two steps. First, the unregulated flow is estimated using a drainage area ratio comparing the local drainage area to that of Castle Rock. Once the unregulated flow is estimated, it is then scaled to account for peak runoff timing effects resulting from the mainstem Cowlitz peak being delayed by reservoir regulation and larger basin attenuation. </w:t>
      </w:r>
      <w:commentRangeEnd w:id="244"/>
      <w:r w:rsidR="00BD5AD0">
        <w:rPr>
          <w:rStyle w:val="CommentReference"/>
          <w:sz w:val="22"/>
          <w:szCs w:val="22"/>
        </w:rPr>
        <w:commentReference w:id="244"/>
      </w:r>
    </w:p>
    <w:p w14:paraId="33B5950E" w14:textId="77777777" w:rsidR="00A71AD0" w:rsidRDefault="003040A7">
      <w:pPr>
        <w:pStyle w:val="Heading2"/>
        <w:spacing w:before="300" w:after="140"/>
      </w:pPr>
      <w:r>
        <w:rPr>
          <w:b/>
          <w:sz w:val="23"/>
        </w:rPr>
        <w:t>8.1 Method</w:t>
      </w:r>
    </w:p>
    <w:p w14:paraId="1FDA13F3" w14:textId="7FC01E9D" w:rsidR="009B15A6" w:rsidRDefault="009B15A6">
      <w:pPr>
        <w:spacing w:after="160" w:line="276" w:lineRule="auto"/>
      </w:pPr>
      <w:r>
        <w:lastRenderedPageBreak/>
        <w:t xml:space="preserve">The local flow contribution of a drainage area below Castle Rock to the regulated peak flow is estimated by first estimating the unregulated flow using a drainage area ratio and then scaling that unregulated flow to account for the lag in the peak of the mainstem resulting from reservoir regulation which because the peak regulated flow of the basin lags due to regulation and attenuation of the storm resulting from the large basin size.  </w:t>
      </w:r>
    </w:p>
    <w:p w14:paraId="18B857AA" w14:textId="77777777" w:rsidR="00A71AD0" w:rsidRDefault="003040A7">
      <w:pPr>
        <w:pStyle w:val="Heading2"/>
        <w:spacing w:before="300" w:after="140"/>
      </w:pPr>
      <w:r>
        <w:rPr>
          <w:b/>
          <w:sz w:val="23"/>
        </w:rPr>
        <w:t>8.2 Local Contribution by Drainage Area</w:t>
      </w:r>
    </w:p>
    <w:p w14:paraId="716A5D56" w14:textId="0ACB916A" w:rsidR="00F04219" w:rsidRDefault="00F04219" w:rsidP="00F04219">
      <w:pPr>
        <w:spacing w:after="160" w:line="276" w:lineRule="auto"/>
      </w:pPr>
      <w:r>
        <w:t xml:space="preserve">A </w:t>
      </w:r>
      <w:del w:id="247" w:author="Cahill, Ryan J CIV USARMY CENWP (USA)" w:date="2026-08-28T14:21:00Z" w16du:dateUtc="2026-08-28T21:21:00Z">
        <w:r w:rsidDel="00930677">
          <w:delText xml:space="preserve">plain </w:delText>
        </w:r>
      </w:del>
      <w:r>
        <w:t>drainage area ratio is adopted, with no unit-runoff adjustment. Coweeman peak unregulated flows for large events are roughly proportional to the drainage area ratio and PRISM annual total precipitation was found to be similarly proportional supporting the drainage area scaling approach.</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2340"/>
        <w:gridCol w:w="2340"/>
        <w:gridCol w:w="2340"/>
        <w:gridCol w:w="2340"/>
      </w:tblGrid>
      <w:tr w:rsidR="00A71AD0" w14:paraId="1EEB0CE1" w14:textId="77777777">
        <w:trPr>
          <w:jc w:val="center"/>
        </w:trPr>
        <w:tc>
          <w:tcPr>
            <w:tcW w:w="2340" w:type="dxa"/>
            <w:shd w:val="clear" w:color="auto" w:fill="D9E2EC"/>
          </w:tcPr>
          <w:p w14:paraId="5CD69272" w14:textId="77777777" w:rsidR="00A71AD0" w:rsidRDefault="003040A7">
            <w:pPr>
              <w:jc w:val="center"/>
            </w:pPr>
            <w:r>
              <w:rPr>
                <w:b/>
                <w:sz w:val="19"/>
              </w:rPr>
              <w:t>Location</w:t>
            </w:r>
          </w:p>
        </w:tc>
        <w:tc>
          <w:tcPr>
            <w:tcW w:w="2340" w:type="dxa"/>
            <w:shd w:val="clear" w:color="auto" w:fill="D9E2EC"/>
          </w:tcPr>
          <w:p w14:paraId="2EBD0F0F" w14:textId="77777777" w:rsidR="00A71AD0" w:rsidRDefault="003040A7">
            <w:pPr>
              <w:jc w:val="center"/>
            </w:pPr>
            <w:r>
              <w:rPr>
                <w:b/>
                <w:sz w:val="19"/>
              </w:rPr>
              <w:t>Drainage area (sq mi)</w:t>
            </w:r>
          </w:p>
        </w:tc>
        <w:tc>
          <w:tcPr>
            <w:tcW w:w="2340" w:type="dxa"/>
            <w:shd w:val="clear" w:color="auto" w:fill="D9E2EC"/>
          </w:tcPr>
          <w:p w14:paraId="25F77EA7" w14:textId="77777777" w:rsidR="00A71AD0" w:rsidRDefault="003040A7">
            <w:pPr>
              <w:jc w:val="center"/>
            </w:pPr>
            <w:r>
              <w:rPr>
                <w:b/>
                <w:sz w:val="19"/>
              </w:rPr>
              <w:t>Incremental (sq mi)</w:t>
            </w:r>
          </w:p>
        </w:tc>
        <w:tc>
          <w:tcPr>
            <w:tcW w:w="2340" w:type="dxa"/>
            <w:shd w:val="clear" w:color="auto" w:fill="D9E2EC"/>
          </w:tcPr>
          <w:p w14:paraId="22C29C18" w14:textId="77777777" w:rsidR="00A71AD0" w:rsidRDefault="003040A7">
            <w:pPr>
              <w:jc w:val="center"/>
            </w:pPr>
            <w:r>
              <w:rPr>
                <w:b/>
                <w:sz w:val="19"/>
              </w:rPr>
              <w:t>Local as % of gage</w:t>
            </w:r>
          </w:p>
        </w:tc>
      </w:tr>
      <w:tr w:rsidR="00A71AD0" w14:paraId="7D64958B" w14:textId="77777777">
        <w:trPr>
          <w:jc w:val="center"/>
        </w:trPr>
        <w:tc>
          <w:tcPr>
            <w:tcW w:w="2340" w:type="dxa"/>
          </w:tcPr>
          <w:p w14:paraId="3A59C425" w14:textId="77777777" w:rsidR="00A71AD0" w:rsidRDefault="003040A7">
            <w:r>
              <w:rPr>
                <w:sz w:val="19"/>
              </w:rPr>
              <w:t>Castle Rock gage</w:t>
            </w:r>
          </w:p>
        </w:tc>
        <w:tc>
          <w:tcPr>
            <w:tcW w:w="2340" w:type="dxa"/>
          </w:tcPr>
          <w:p w14:paraId="20C67FF5" w14:textId="5EFC2BF8" w:rsidR="00A71AD0" w:rsidRDefault="003040A7">
            <w:pPr>
              <w:jc w:val="right"/>
            </w:pPr>
            <w:r>
              <w:rPr>
                <w:sz w:val="19"/>
              </w:rPr>
              <w:t>2,2</w:t>
            </w:r>
            <w:r w:rsidR="00F04219">
              <w:rPr>
                <w:sz w:val="19"/>
              </w:rPr>
              <w:t>38</w:t>
            </w:r>
          </w:p>
        </w:tc>
        <w:tc>
          <w:tcPr>
            <w:tcW w:w="2340" w:type="dxa"/>
          </w:tcPr>
          <w:p w14:paraId="7A279C89" w14:textId="77777777" w:rsidR="00A71AD0" w:rsidRDefault="003040A7">
            <w:pPr>
              <w:jc w:val="right"/>
            </w:pPr>
            <w:r>
              <w:rPr>
                <w:sz w:val="19"/>
              </w:rPr>
              <w:t>—</w:t>
            </w:r>
          </w:p>
        </w:tc>
        <w:tc>
          <w:tcPr>
            <w:tcW w:w="2340" w:type="dxa"/>
          </w:tcPr>
          <w:p w14:paraId="5CAD3F5C" w14:textId="77777777" w:rsidR="00A71AD0" w:rsidRDefault="003040A7">
            <w:pPr>
              <w:jc w:val="right"/>
            </w:pPr>
            <w:r>
              <w:rPr>
                <w:sz w:val="19"/>
              </w:rPr>
              <w:t>—</w:t>
            </w:r>
          </w:p>
        </w:tc>
      </w:tr>
      <w:tr w:rsidR="00A71AD0" w14:paraId="42A5665A" w14:textId="77777777">
        <w:trPr>
          <w:jc w:val="center"/>
        </w:trPr>
        <w:tc>
          <w:tcPr>
            <w:tcW w:w="2340" w:type="dxa"/>
          </w:tcPr>
          <w:p w14:paraId="16C9EFA2" w14:textId="77777777" w:rsidR="00A71AD0" w:rsidRDefault="003040A7">
            <w:r>
              <w:rPr>
                <w:sz w:val="19"/>
              </w:rPr>
              <w:t>Below Arkansas Creek</w:t>
            </w:r>
          </w:p>
        </w:tc>
        <w:tc>
          <w:tcPr>
            <w:tcW w:w="2340" w:type="dxa"/>
          </w:tcPr>
          <w:p w14:paraId="5BFAD053" w14:textId="77777777" w:rsidR="00A71AD0" w:rsidRDefault="003040A7">
            <w:pPr>
              <w:jc w:val="right"/>
            </w:pPr>
            <w:r>
              <w:rPr>
                <w:sz w:val="19"/>
              </w:rPr>
              <w:t>2,278</w:t>
            </w:r>
          </w:p>
        </w:tc>
        <w:tc>
          <w:tcPr>
            <w:tcW w:w="2340" w:type="dxa"/>
          </w:tcPr>
          <w:p w14:paraId="4016DC04" w14:textId="107E8020" w:rsidR="00A71AD0" w:rsidRDefault="00F04219">
            <w:pPr>
              <w:jc w:val="right"/>
            </w:pPr>
            <w:r>
              <w:rPr>
                <w:sz w:val="19"/>
              </w:rPr>
              <w:t>58</w:t>
            </w:r>
          </w:p>
        </w:tc>
        <w:tc>
          <w:tcPr>
            <w:tcW w:w="2340" w:type="dxa"/>
          </w:tcPr>
          <w:p w14:paraId="48035374" w14:textId="79D7CF7A" w:rsidR="00A71AD0" w:rsidRDefault="003040A7">
            <w:pPr>
              <w:jc w:val="right"/>
            </w:pPr>
            <w:r>
              <w:rPr>
                <w:sz w:val="19"/>
              </w:rPr>
              <w:t>2.</w:t>
            </w:r>
            <w:r w:rsidR="00F04219">
              <w:rPr>
                <w:sz w:val="19"/>
              </w:rPr>
              <w:t>6</w:t>
            </w:r>
            <w:r>
              <w:rPr>
                <w:sz w:val="19"/>
              </w:rPr>
              <w:t>%</w:t>
            </w:r>
          </w:p>
        </w:tc>
      </w:tr>
      <w:tr w:rsidR="00A71AD0" w14:paraId="40BCAE2A" w14:textId="77777777">
        <w:trPr>
          <w:jc w:val="center"/>
        </w:trPr>
        <w:tc>
          <w:tcPr>
            <w:tcW w:w="2340" w:type="dxa"/>
          </w:tcPr>
          <w:p w14:paraId="5E546309" w14:textId="77777777" w:rsidR="00A71AD0" w:rsidRDefault="003040A7">
            <w:r>
              <w:rPr>
                <w:sz w:val="19"/>
              </w:rPr>
              <w:t>Below Ostrander Creek</w:t>
            </w:r>
          </w:p>
        </w:tc>
        <w:tc>
          <w:tcPr>
            <w:tcW w:w="2340" w:type="dxa"/>
          </w:tcPr>
          <w:p w14:paraId="66683007" w14:textId="77777777" w:rsidR="00A71AD0" w:rsidRDefault="003040A7">
            <w:pPr>
              <w:jc w:val="right"/>
            </w:pPr>
            <w:r>
              <w:rPr>
                <w:sz w:val="19"/>
              </w:rPr>
              <w:t>2,335</w:t>
            </w:r>
          </w:p>
        </w:tc>
        <w:tc>
          <w:tcPr>
            <w:tcW w:w="2340" w:type="dxa"/>
          </w:tcPr>
          <w:p w14:paraId="46075BA0" w14:textId="6AFFAEDE" w:rsidR="00A71AD0" w:rsidRDefault="003040A7">
            <w:pPr>
              <w:jc w:val="right"/>
            </w:pPr>
            <w:r>
              <w:rPr>
                <w:sz w:val="19"/>
              </w:rPr>
              <w:t>1</w:t>
            </w:r>
            <w:r w:rsidR="00F04219">
              <w:rPr>
                <w:sz w:val="19"/>
              </w:rPr>
              <w:t>15</w:t>
            </w:r>
          </w:p>
        </w:tc>
        <w:tc>
          <w:tcPr>
            <w:tcW w:w="2340" w:type="dxa"/>
          </w:tcPr>
          <w:p w14:paraId="2352F639" w14:textId="1F1DDFAC" w:rsidR="00A71AD0" w:rsidRDefault="00F04219">
            <w:pPr>
              <w:jc w:val="right"/>
            </w:pPr>
            <w:r>
              <w:rPr>
                <w:sz w:val="19"/>
              </w:rPr>
              <w:t>5.1%</w:t>
            </w:r>
          </w:p>
        </w:tc>
      </w:tr>
      <w:tr w:rsidR="00A71AD0" w14:paraId="457BCA23" w14:textId="77777777">
        <w:trPr>
          <w:jc w:val="center"/>
        </w:trPr>
        <w:tc>
          <w:tcPr>
            <w:tcW w:w="2340" w:type="dxa"/>
          </w:tcPr>
          <w:p w14:paraId="217269B6" w14:textId="77777777" w:rsidR="00A71AD0" w:rsidRDefault="003040A7">
            <w:r>
              <w:rPr>
                <w:sz w:val="19"/>
              </w:rPr>
              <w:t>Below Coweeman River</w:t>
            </w:r>
          </w:p>
        </w:tc>
        <w:tc>
          <w:tcPr>
            <w:tcW w:w="2340" w:type="dxa"/>
          </w:tcPr>
          <w:p w14:paraId="3D4E2689" w14:textId="77777777" w:rsidR="00A71AD0" w:rsidRDefault="003040A7">
            <w:pPr>
              <w:jc w:val="right"/>
            </w:pPr>
            <w:r>
              <w:rPr>
                <w:sz w:val="19"/>
              </w:rPr>
              <w:t>2,476</w:t>
            </w:r>
          </w:p>
        </w:tc>
        <w:tc>
          <w:tcPr>
            <w:tcW w:w="2340" w:type="dxa"/>
          </w:tcPr>
          <w:p w14:paraId="7A29312E" w14:textId="5E937C6E" w:rsidR="00A71AD0" w:rsidRDefault="003040A7">
            <w:pPr>
              <w:jc w:val="right"/>
            </w:pPr>
            <w:r>
              <w:rPr>
                <w:sz w:val="19"/>
              </w:rPr>
              <w:t>2</w:t>
            </w:r>
            <w:r w:rsidR="00F04219">
              <w:rPr>
                <w:sz w:val="19"/>
              </w:rPr>
              <w:t>56</w:t>
            </w:r>
          </w:p>
        </w:tc>
        <w:tc>
          <w:tcPr>
            <w:tcW w:w="2340" w:type="dxa"/>
          </w:tcPr>
          <w:p w14:paraId="1950A2A1" w14:textId="0BE81327" w:rsidR="00A71AD0" w:rsidRDefault="003040A7">
            <w:pPr>
              <w:jc w:val="right"/>
            </w:pPr>
            <w:r>
              <w:rPr>
                <w:sz w:val="19"/>
              </w:rPr>
              <w:t>11.</w:t>
            </w:r>
            <w:r w:rsidR="00F04219">
              <w:rPr>
                <w:sz w:val="19"/>
              </w:rPr>
              <w:t>4</w:t>
            </w:r>
            <w:r>
              <w:rPr>
                <w:sz w:val="19"/>
              </w:rPr>
              <w:t>%</w:t>
            </w:r>
          </w:p>
        </w:tc>
      </w:tr>
    </w:tbl>
    <w:p w14:paraId="39067DC7" w14:textId="77777777" w:rsidR="00A71AD0" w:rsidRDefault="003040A7">
      <w:pPr>
        <w:spacing w:before="80" w:after="240"/>
        <w:jc w:val="center"/>
      </w:pPr>
      <w:r>
        <w:rPr>
          <w:i/>
          <w:sz w:val="19"/>
        </w:rPr>
        <w:t>Table 8-1. Drainage area at each location.</w:t>
      </w:r>
    </w:p>
    <w:p w14:paraId="4FB1AB7E" w14:textId="77777777" w:rsidR="00A71AD0" w:rsidRDefault="003040A7">
      <w:pPr>
        <w:pStyle w:val="Heading2"/>
        <w:spacing w:before="300" w:after="140"/>
      </w:pPr>
      <w:r>
        <w:rPr>
          <w:b/>
          <w:sz w:val="23"/>
        </w:rPr>
        <w:t>8.3 Timing Adjustment</w:t>
      </w:r>
    </w:p>
    <w:p w14:paraId="6E0CEF71" w14:textId="7BFB68AA" w:rsidR="00A71AD0" w:rsidRDefault="003040A7">
      <w:pPr>
        <w:spacing w:after="160" w:line="276" w:lineRule="auto"/>
      </w:pPr>
      <w:r>
        <w:t>The tributaries do not crest when the regulated Cowlitz does. They peak first and are already receding when the regulated mainstem arrives, so only part of each tributary peak is present at the moment that governs the combined flow. Measuring the Coweeman flow at the hour of the regulated Castle Rock crest, as a fraction of its own peak in the same storm</w:t>
      </w:r>
      <w:r w:rsidR="00F04219">
        <w:t xml:space="preserve"> </w:t>
      </w:r>
      <w:r>
        <w:t>over 78 events</w:t>
      </w:r>
      <w:r w:rsidR="00F04219">
        <w:t xml:space="preserve"> (multiple events per year were assessed) resulted in an average scaling factor of 0.79. Larger events suggested a larger lag time resulting in a smaller local flow contribution, but the sample size was small</w:t>
      </w:r>
      <w:ins w:id="248" w:author="Cahill, Ryan J CIV USARMY CENWP (USA)" w:date="2026-08-28T11:16:00Z" w16du:dateUtc="2026-08-28T18:16:00Z">
        <w:r w:rsidR="00BD5AD0">
          <w:t>,</w:t>
        </w:r>
      </w:ins>
      <w:r w:rsidR="00F04219">
        <w:t xml:space="preserve"> so a scaling factor of 0.8 </w:t>
      </w:r>
      <w:ins w:id="249" w:author="Cahill, Ryan J CIV USARMY CENWP (USA)" w:date="2026-08-28T11:16:00Z" w16du:dateUtc="2026-08-28T18:16:00Z">
        <w:r w:rsidR="00BD5AD0">
          <w:t xml:space="preserve">was selected, </w:t>
        </w:r>
      </w:ins>
      <w:r w:rsidR="00F04219">
        <w:t>matching what was used in the 2009 st</w:t>
      </w:r>
      <w:ins w:id="250" w:author="Cahill, Ryan J CIV USARMY CENWP (USA)" w:date="2026-08-28T11:16:00Z" w16du:dateUtc="2026-08-28T18:16:00Z">
        <w:r w:rsidR="00BD5AD0">
          <w:t>u</w:t>
        </w:r>
      </w:ins>
      <w:r w:rsidR="00F04219">
        <w:t xml:space="preserve">dy. </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3120"/>
        <w:gridCol w:w="3120"/>
        <w:gridCol w:w="3120"/>
      </w:tblGrid>
      <w:tr w:rsidR="00A71AD0" w14:paraId="3191DFF5" w14:textId="77777777">
        <w:trPr>
          <w:jc w:val="center"/>
        </w:trPr>
        <w:tc>
          <w:tcPr>
            <w:tcW w:w="3120" w:type="dxa"/>
            <w:shd w:val="clear" w:color="auto" w:fill="D9E2EC"/>
          </w:tcPr>
          <w:p w14:paraId="014AA6C2" w14:textId="77777777" w:rsidR="00A71AD0" w:rsidRDefault="003040A7">
            <w:pPr>
              <w:jc w:val="center"/>
            </w:pPr>
            <w:r>
              <w:rPr>
                <w:b/>
                <w:sz w:val="19"/>
              </w:rPr>
              <w:t>Castle Rock unregulated peak</w:t>
            </w:r>
          </w:p>
        </w:tc>
        <w:tc>
          <w:tcPr>
            <w:tcW w:w="3120" w:type="dxa"/>
            <w:shd w:val="clear" w:color="auto" w:fill="D9E2EC"/>
          </w:tcPr>
          <w:p w14:paraId="27EC18C0" w14:textId="77777777" w:rsidR="00A71AD0" w:rsidRDefault="003040A7">
            <w:pPr>
              <w:jc w:val="center"/>
            </w:pPr>
            <w:r>
              <w:rPr>
                <w:b/>
                <w:sz w:val="19"/>
              </w:rPr>
              <w:t>Events</w:t>
            </w:r>
          </w:p>
        </w:tc>
        <w:tc>
          <w:tcPr>
            <w:tcW w:w="3120" w:type="dxa"/>
            <w:shd w:val="clear" w:color="auto" w:fill="D9E2EC"/>
          </w:tcPr>
          <w:p w14:paraId="277E410A" w14:textId="77777777" w:rsidR="00A71AD0" w:rsidRDefault="003040A7">
            <w:pPr>
              <w:jc w:val="center"/>
            </w:pPr>
            <w:r>
              <w:rPr>
                <w:b/>
                <w:sz w:val="19"/>
              </w:rPr>
              <w:t>Median ratio</w:t>
            </w:r>
          </w:p>
        </w:tc>
      </w:tr>
      <w:tr w:rsidR="00A71AD0" w14:paraId="6E7DD808" w14:textId="77777777">
        <w:trPr>
          <w:jc w:val="center"/>
        </w:trPr>
        <w:tc>
          <w:tcPr>
            <w:tcW w:w="3120" w:type="dxa"/>
          </w:tcPr>
          <w:p w14:paraId="4449887E" w14:textId="77777777" w:rsidR="00A71AD0" w:rsidRDefault="003040A7">
            <w:r>
              <w:rPr>
                <w:sz w:val="19"/>
              </w:rPr>
              <w:t>20,000–40,000 cfs</w:t>
            </w:r>
          </w:p>
        </w:tc>
        <w:tc>
          <w:tcPr>
            <w:tcW w:w="3120" w:type="dxa"/>
          </w:tcPr>
          <w:p w14:paraId="54061ABC" w14:textId="77777777" w:rsidR="00A71AD0" w:rsidRDefault="003040A7">
            <w:pPr>
              <w:jc w:val="right"/>
            </w:pPr>
            <w:r>
              <w:rPr>
                <w:sz w:val="19"/>
              </w:rPr>
              <w:t>52</w:t>
            </w:r>
          </w:p>
        </w:tc>
        <w:tc>
          <w:tcPr>
            <w:tcW w:w="3120" w:type="dxa"/>
          </w:tcPr>
          <w:p w14:paraId="093C6F13" w14:textId="6CA523A8" w:rsidR="00A71AD0" w:rsidRDefault="003040A7">
            <w:pPr>
              <w:jc w:val="right"/>
            </w:pPr>
            <w:r>
              <w:rPr>
                <w:sz w:val="19"/>
              </w:rPr>
              <w:t>0.8</w:t>
            </w:r>
            <w:r w:rsidR="00F04219">
              <w:rPr>
                <w:sz w:val="19"/>
              </w:rPr>
              <w:t>1</w:t>
            </w:r>
          </w:p>
        </w:tc>
      </w:tr>
      <w:tr w:rsidR="00A71AD0" w14:paraId="2508219A" w14:textId="77777777">
        <w:trPr>
          <w:jc w:val="center"/>
        </w:trPr>
        <w:tc>
          <w:tcPr>
            <w:tcW w:w="3120" w:type="dxa"/>
          </w:tcPr>
          <w:p w14:paraId="6CD5AA95" w14:textId="77777777" w:rsidR="00A71AD0" w:rsidRDefault="003040A7">
            <w:r>
              <w:rPr>
                <w:sz w:val="19"/>
              </w:rPr>
              <w:t>40,000–60,000 cfs</w:t>
            </w:r>
          </w:p>
        </w:tc>
        <w:tc>
          <w:tcPr>
            <w:tcW w:w="3120" w:type="dxa"/>
          </w:tcPr>
          <w:p w14:paraId="5BFE03BF" w14:textId="77777777" w:rsidR="00A71AD0" w:rsidRDefault="003040A7">
            <w:pPr>
              <w:jc w:val="right"/>
            </w:pPr>
            <w:r>
              <w:rPr>
                <w:sz w:val="19"/>
              </w:rPr>
              <w:t>19</w:t>
            </w:r>
          </w:p>
        </w:tc>
        <w:tc>
          <w:tcPr>
            <w:tcW w:w="3120" w:type="dxa"/>
          </w:tcPr>
          <w:p w14:paraId="3AE2ACB3" w14:textId="3A375994" w:rsidR="00A71AD0" w:rsidRDefault="003040A7">
            <w:pPr>
              <w:jc w:val="right"/>
            </w:pPr>
            <w:r>
              <w:rPr>
                <w:sz w:val="19"/>
              </w:rPr>
              <w:t>0.78</w:t>
            </w:r>
          </w:p>
        </w:tc>
      </w:tr>
      <w:tr w:rsidR="00A71AD0" w14:paraId="7C3D6338" w14:textId="77777777">
        <w:trPr>
          <w:jc w:val="center"/>
        </w:trPr>
        <w:tc>
          <w:tcPr>
            <w:tcW w:w="3120" w:type="dxa"/>
          </w:tcPr>
          <w:p w14:paraId="43FDCADD" w14:textId="77777777" w:rsidR="00A71AD0" w:rsidRDefault="003040A7">
            <w:r>
              <w:rPr>
                <w:sz w:val="19"/>
              </w:rPr>
              <w:t>Above 60,000 cfs</w:t>
            </w:r>
          </w:p>
        </w:tc>
        <w:tc>
          <w:tcPr>
            <w:tcW w:w="3120" w:type="dxa"/>
          </w:tcPr>
          <w:p w14:paraId="7A5C69C8" w14:textId="77777777" w:rsidR="00A71AD0" w:rsidRDefault="003040A7">
            <w:pPr>
              <w:jc w:val="right"/>
            </w:pPr>
            <w:r>
              <w:rPr>
                <w:sz w:val="19"/>
              </w:rPr>
              <w:t>7</w:t>
            </w:r>
          </w:p>
        </w:tc>
        <w:tc>
          <w:tcPr>
            <w:tcW w:w="3120" w:type="dxa"/>
          </w:tcPr>
          <w:p w14:paraId="46531445" w14:textId="49D2E210" w:rsidR="00A71AD0" w:rsidRDefault="003040A7">
            <w:pPr>
              <w:jc w:val="right"/>
            </w:pPr>
            <w:r>
              <w:rPr>
                <w:sz w:val="19"/>
              </w:rPr>
              <w:t>0.41</w:t>
            </w:r>
          </w:p>
        </w:tc>
      </w:tr>
      <w:tr w:rsidR="00A71AD0" w14:paraId="59D060CD" w14:textId="77777777">
        <w:trPr>
          <w:jc w:val="center"/>
        </w:trPr>
        <w:tc>
          <w:tcPr>
            <w:tcW w:w="3120" w:type="dxa"/>
          </w:tcPr>
          <w:p w14:paraId="5A145879" w14:textId="77777777" w:rsidR="00A71AD0" w:rsidRDefault="003040A7">
            <w:r>
              <w:rPr>
                <w:sz w:val="19"/>
              </w:rPr>
              <w:t>All events</w:t>
            </w:r>
          </w:p>
        </w:tc>
        <w:tc>
          <w:tcPr>
            <w:tcW w:w="3120" w:type="dxa"/>
          </w:tcPr>
          <w:p w14:paraId="599300FB" w14:textId="77777777" w:rsidR="00A71AD0" w:rsidRDefault="003040A7">
            <w:pPr>
              <w:jc w:val="right"/>
            </w:pPr>
            <w:r>
              <w:rPr>
                <w:sz w:val="19"/>
              </w:rPr>
              <w:t>78</w:t>
            </w:r>
          </w:p>
        </w:tc>
        <w:tc>
          <w:tcPr>
            <w:tcW w:w="3120" w:type="dxa"/>
          </w:tcPr>
          <w:p w14:paraId="77999404" w14:textId="4369B85F" w:rsidR="00A71AD0" w:rsidRDefault="003040A7">
            <w:pPr>
              <w:jc w:val="right"/>
            </w:pPr>
            <w:r>
              <w:rPr>
                <w:sz w:val="19"/>
              </w:rPr>
              <w:t>0.7</w:t>
            </w:r>
            <w:r w:rsidR="00F04219">
              <w:rPr>
                <w:sz w:val="19"/>
              </w:rPr>
              <w:t>9</w:t>
            </w:r>
          </w:p>
        </w:tc>
      </w:tr>
    </w:tbl>
    <w:p w14:paraId="2A1E8259" w14:textId="77777777" w:rsidR="00A71AD0" w:rsidRDefault="003040A7">
      <w:pPr>
        <w:spacing w:before="80" w:after="240"/>
        <w:jc w:val="center"/>
      </w:pPr>
      <w:r>
        <w:rPr>
          <w:i/>
          <w:sz w:val="19"/>
        </w:rPr>
        <w:t>Table 8-2. Coweeman flow at the regulated Castle Rock crest, as a fraction of its own event peak.</w:t>
      </w:r>
    </w:p>
    <w:p w14:paraId="2BCF02A2" w14:textId="77777777" w:rsidR="00A71AD0" w:rsidRDefault="003040A7">
      <w:pPr>
        <w:pStyle w:val="Heading2"/>
        <w:spacing w:before="300" w:after="140"/>
      </w:pPr>
      <w:r>
        <w:rPr>
          <w:b/>
          <w:sz w:val="23"/>
        </w:rPr>
        <w:t>8.4 Results</w:t>
      </w:r>
    </w:p>
    <w:p w14:paraId="3FC5B170" w14:textId="16D07715" w:rsidR="00F04219" w:rsidRDefault="003040A7">
      <w:pPr>
        <w:spacing w:after="160" w:line="276" w:lineRule="auto"/>
      </w:pPr>
      <w:r>
        <w:t xml:space="preserve">Regulated peak flows </w:t>
      </w:r>
      <w:r w:rsidR="00F04219">
        <w:t>in table 8-3 are calculated as:</w:t>
      </w:r>
    </w:p>
    <w:p w14:paraId="63B3CB70" w14:textId="1E4DB180" w:rsidR="00F04219" w:rsidRDefault="00F04219">
      <w:pPr>
        <w:spacing w:after="160" w:line="276" w:lineRule="auto"/>
      </w:pPr>
      <w:r>
        <w:t>Q</w:t>
      </w:r>
      <w:r w:rsidR="002F0D7E" w:rsidRPr="002F0D7E">
        <w:rPr>
          <w:vertAlign w:val="subscript"/>
        </w:rPr>
        <w:t>AEP</w:t>
      </w:r>
      <w:r>
        <w:t xml:space="preserve"> = AEP</w:t>
      </w:r>
      <w:r w:rsidRPr="00F04219">
        <w:rPr>
          <w:vertAlign w:val="subscript"/>
        </w:rPr>
        <w:t>CAS</w:t>
      </w:r>
      <w:r>
        <w:t xml:space="preserve"> * 0.8 * DA</w:t>
      </w:r>
      <w:r w:rsidR="002F0D7E">
        <w:rPr>
          <w:vertAlign w:val="subscript"/>
        </w:rPr>
        <w:t>LOCAL</w:t>
      </w:r>
      <w:r>
        <w:rPr>
          <w:vertAlign w:val="subscript"/>
        </w:rPr>
        <w:t xml:space="preserve"> </w:t>
      </w:r>
      <w:r w:rsidRPr="00F04219">
        <w:rPr>
          <w:b/>
          <w:bCs/>
        </w:rPr>
        <w:t xml:space="preserve">/ </w:t>
      </w:r>
      <w:r>
        <w:t>DA</w:t>
      </w:r>
      <w:r>
        <w:rPr>
          <w:vertAlign w:val="subscript"/>
        </w:rPr>
        <w:t>CAS</w:t>
      </w:r>
    </w:p>
    <w:p w14:paraId="3FA4BAD9" w14:textId="305F456A" w:rsidR="00A71AD0" w:rsidRDefault="00F04219">
      <w:pPr>
        <w:spacing w:after="160" w:line="276" w:lineRule="auto"/>
      </w:pPr>
      <w:r>
        <w:t>Complete ordinates with confidence limits are in Appendix F.</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872"/>
        <w:gridCol w:w="1872"/>
        <w:gridCol w:w="1872"/>
        <w:gridCol w:w="1872"/>
        <w:gridCol w:w="1872"/>
      </w:tblGrid>
      <w:tr w:rsidR="00A71AD0" w14:paraId="2923F1A1" w14:textId="77777777">
        <w:trPr>
          <w:jc w:val="center"/>
        </w:trPr>
        <w:tc>
          <w:tcPr>
            <w:tcW w:w="1872" w:type="dxa"/>
            <w:shd w:val="clear" w:color="auto" w:fill="D9E2EC"/>
          </w:tcPr>
          <w:p w14:paraId="2DA0E0F0" w14:textId="77777777" w:rsidR="00A71AD0" w:rsidRDefault="003040A7">
            <w:pPr>
              <w:jc w:val="center"/>
            </w:pPr>
            <w:r>
              <w:rPr>
                <w:b/>
                <w:sz w:val="19"/>
              </w:rPr>
              <w:t>AEP</w:t>
            </w:r>
          </w:p>
        </w:tc>
        <w:tc>
          <w:tcPr>
            <w:tcW w:w="1872" w:type="dxa"/>
            <w:shd w:val="clear" w:color="auto" w:fill="D9E2EC"/>
          </w:tcPr>
          <w:p w14:paraId="0FE22351" w14:textId="77777777" w:rsidR="00A71AD0" w:rsidRDefault="003040A7">
            <w:pPr>
              <w:jc w:val="center"/>
            </w:pPr>
            <w:r>
              <w:rPr>
                <w:b/>
                <w:sz w:val="19"/>
              </w:rPr>
              <w:t>Castle Rock gage</w:t>
            </w:r>
          </w:p>
        </w:tc>
        <w:tc>
          <w:tcPr>
            <w:tcW w:w="1872" w:type="dxa"/>
            <w:shd w:val="clear" w:color="auto" w:fill="D9E2EC"/>
          </w:tcPr>
          <w:p w14:paraId="7171A2E1" w14:textId="77777777" w:rsidR="00A71AD0" w:rsidRDefault="003040A7">
            <w:pPr>
              <w:jc w:val="center"/>
            </w:pPr>
            <w:r>
              <w:rPr>
                <w:b/>
                <w:sz w:val="19"/>
              </w:rPr>
              <w:t>Below Arkansas</w:t>
            </w:r>
          </w:p>
        </w:tc>
        <w:tc>
          <w:tcPr>
            <w:tcW w:w="1872" w:type="dxa"/>
            <w:shd w:val="clear" w:color="auto" w:fill="D9E2EC"/>
          </w:tcPr>
          <w:p w14:paraId="2F828461" w14:textId="77777777" w:rsidR="00A71AD0" w:rsidRDefault="003040A7">
            <w:pPr>
              <w:jc w:val="center"/>
            </w:pPr>
            <w:r>
              <w:rPr>
                <w:b/>
                <w:sz w:val="19"/>
              </w:rPr>
              <w:t>Below Ostrander</w:t>
            </w:r>
          </w:p>
        </w:tc>
        <w:tc>
          <w:tcPr>
            <w:tcW w:w="1872" w:type="dxa"/>
            <w:shd w:val="clear" w:color="auto" w:fill="D9E2EC"/>
          </w:tcPr>
          <w:p w14:paraId="3D1D53C8" w14:textId="77777777" w:rsidR="00A71AD0" w:rsidRDefault="003040A7">
            <w:pPr>
              <w:jc w:val="center"/>
            </w:pPr>
            <w:r>
              <w:rPr>
                <w:b/>
                <w:sz w:val="19"/>
              </w:rPr>
              <w:t>Below Coweeman</w:t>
            </w:r>
          </w:p>
        </w:tc>
      </w:tr>
      <w:tr w:rsidR="00A71AD0" w14:paraId="428B852C" w14:textId="77777777">
        <w:trPr>
          <w:jc w:val="center"/>
        </w:trPr>
        <w:tc>
          <w:tcPr>
            <w:tcW w:w="1872" w:type="dxa"/>
          </w:tcPr>
          <w:p w14:paraId="62F97C63" w14:textId="77777777" w:rsidR="00A71AD0" w:rsidRDefault="003040A7">
            <w:r>
              <w:rPr>
                <w:sz w:val="19"/>
              </w:rPr>
              <w:t>10%</w:t>
            </w:r>
          </w:p>
        </w:tc>
        <w:tc>
          <w:tcPr>
            <w:tcW w:w="1872" w:type="dxa"/>
          </w:tcPr>
          <w:p w14:paraId="1825C612" w14:textId="77777777" w:rsidR="00A71AD0" w:rsidRDefault="003040A7">
            <w:pPr>
              <w:jc w:val="right"/>
            </w:pPr>
            <w:r>
              <w:rPr>
                <w:sz w:val="19"/>
              </w:rPr>
              <w:t>73,702</w:t>
            </w:r>
          </w:p>
        </w:tc>
        <w:tc>
          <w:tcPr>
            <w:tcW w:w="1872" w:type="dxa"/>
          </w:tcPr>
          <w:p w14:paraId="7C2C6DC9" w14:textId="77777777" w:rsidR="00A71AD0" w:rsidRDefault="003040A7">
            <w:pPr>
              <w:jc w:val="right"/>
            </w:pPr>
            <w:r>
              <w:rPr>
                <w:sz w:val="19"/>
              </w:rPr>
              <w:t>75,602</w:t>
            </w:r>
          </w:p>
        </w:tc>
        <w:tc>
          <w:tcPr>
            <w:tcW w:w="1872" w:type="dxa"/>
          </w:tcPr>
          <w:p w14:paraId="4F7CC2A3" w14:textId="77777777" w:rsidR="00A71AD0" w:rsidRDefault="003040A7">
            <w:pPr>
              <w:jc w:val="right"/>
            </w:pPr>
            <w:r>
              <w:rPr>
                <w:sz w:val="19"/>
              </w:rPr>
              <w:t>77,812</w:t>
            </w:r>
          </w:p>
        </w:tc>
        <w:tc>
          <w:tcPr>
            <w:tcW w:w="1872" w:type="dxa"/>
          </w:tcPr>
          <w:p w14:paraId="0043C28F" w14:textId="77777777" w:rsidR="00A71AD0" w:rsidRDefault="003040A7">
            <w:pPr>
              <w:jc w:val="right"/>
            </w:pPr>
            <w:r>
              <w:rPr>
                <w:sz w:val="19"/>
              </w:rPr>
              <w:t>83,280</w:t>
            </w:r>
          </w:p>
        </w:tc>
      </w:tr>
      <w:tr w:rsidR="00A71AD0" w14:paraId="62ED5EDD" w14:textId="77777777">
        <w:trPr>
          <w:jc w:val="center"/>
        </w:trPr>
        <w:tc>
          <w:tcPr>
            <w:tcW w:w="1872" w:type="dxa"/>
          </w:tcPr>
          <w:p w14:paraId="7D80BCAD" w14:textId="77777777" w:rsidR="00A71AD0" w:rsidRDefault="003040A7">
            <w:r>
              <w:rPr>
                <w:sz w:val="19"/>
              </w:rPr>
              <w:t>2%</w:t>
            </w:r>
          </w:p>
        </w:tc>
        <w:tc>
          <w:tcPr>
            <w:tcW w:w="1872" w:type="dxa"/>
          </w:tcPr>
          <w:p w14:paraId="4ED34351" w14:textId="77777777" w:rsidR="00A71AD0" w:rsidRDefault="003040A7">
            <w:pPr>
              <w:jc w:val="right"/>
            </w:pPr>
            <w:r>
              <w:rPr>
                <w:sz w:val="19"/>
              </w:rPr>
              <w:t>96,784</w:t>
            </w:r>
          </w:p>
        </w:tc>
        <w:tc>
          <w:tcPr>
            <w:tcW w:w="1872" w:type="dxa"/>
          </w:tcPr>
          <w:p w14:paraId="19CA47AE" w14:textId="77777777" w:rsidR="00A71AD0" w:rsidRDefault="003040A7">
            <w:pPr>
              <w:jc w:val="right"/>
            </w:pPr>
            <w:r>
              <w:rPr>
                <w:sz w:val="19"/>
              </w:rPr>
              <w:t>99,433</w:t>
            </w:r>
          </w:p>
        </w:tc>
        <w:tc>
          <w:tcPr>
            <w:tcW w:w="1872" w:type="dxa"/>
          </w:tcPr>
          <w:p w14:paraId="002C9C1B" w14:textId="77777777" w:rsidR="00A71AD0" w:rsidRDefault="003040A7">
            <w:pPr>
              <w:jc w:val="right"/>
            </w:pPr>
            <w:r>
              <w:rPr>
                <w:sz w:val="19"/>
              </w:rPr>
              <w:t>102,515</w:t>
            </w:r>
          </w:p>
        </w:tc>
        <w:tc>
          <w:tcPr>
            <w:tcW w:w="1872" w:type="dxa"/>
          </w:tcPr>
          <w:p w14:paraId="4A6D6CA2" w14:textId="77777777" w:rsidR="00A71AD0" w:rsidRDefault="003040A7">
            <w:pPr>
              <w:jc w:val="right"/>
            </w:pPr>
            <w:r>
              <w:rPr>
                <w:sz w:val="19"/>
              </w:rPr>
              <w:t>110,137</w:t>
            </w:r>
          </w:p>
        </w:tc>
      </w:tr>
      <w:tr w:rsidR="00A71AD0" w14:paraId="2251D80C" w14:textId="77777777">
        <w:trPr>
          <w:jc w:val="center"/>
        </w:trPr>
        <w:tc>
          <w:tcPr>
            <w:tcW w:w="1872" w:type="dxa"/>
          </w:tcPr>
          <w:p w14:paraId="475D2E9C" w14:textId="77777777" w:rsidR="00A71AD0" w:rsidRDefault="003040A7">
            <w:r>
              <w:rPr>
                <w:sz w:val="19"/>
              </w:rPr>
              <w:t>1%</w:t>
            </w:r>
          </w:p>
        </w:tc>
        <w:tc>
          <w:tcPr>
            <w:tcW w:w="1872" w:type="dxa"/>
          </w:tcPr>
          <w:p w14:paraId="5CD1E6D8" w14:textId="77777777" w:rsidR="00A71AD0" w:rsidRDefault="003040A7">
            <w:pPr>
              <w:jc w:val="right"/>
            </w:pPr>
            <w:r>
              <w:rPr>
                <w:sz w:val="19"/>
              </w:rPr>
              <w:t>109,522</w:t>
            </w:r>
          </w:p>
        </w:tc>
        <w:tc>
          <w:tcPr>
            <w:tcW w:w="1872" w:type="dxa"/>
          </w:tcPr>
          <w:p w14:paraId="7B91D3F1" w14:textId="77777777" w:rsidR="00A71AD0" w:rsidRDefault="003040A7">
            <w:pPr>
              <w:jc w:val="right"/>
            </w:pPr>
            <w:r>
              <w:rPr>
                <w:sz w:val="19"/>
              </w:rPr>
              <w:t>112,492</w:t>
            </w:r>
          </w:p>
        </w:tc>
        <w:tc>
          <w:tcPr>
            <w:tcW w:w="1872" w:type="dxa"/>
          </w:tcPr>
          <w:p w14:paraId="247CBED6" w14:textId="77777777" w:rsidR="00A71AD0" w:rsidRDefault="003040A7">
            <w:pPr>
              <w:jc w:val="right"/>
            </w:pPr>
            <w:r>
              <w:rPr>
                <w:sz w:val="19"/>
              </w:rPr>
              <w:t>115,947</w:t>
            </w:r>
          </w:p>
        </w:tc>
        <w:tc>
          <w:tcPr>
            <w:tcW w:w="1872" w:type="dxa"/>
          </w:tcPr>
          <w:p w14:paraId="60B1DC00" w14:textId="77777777" w:rsidR="00A71AD0" w:rsidRDefault="003040A7">
            <w:pPr>
              <w:jc w:val="right"/>
            </w:pPr>
            <w:r>
              <w:rPr>
                <w:sz w:val="19"/>
              </w:rPr>
              <w:t>124,494</w:t>
            </w:r>
          </w:p>
        </w:tc>
      </w:tr>
      <w:tr w:rsidR="00A71AD0" w14:paraId="67F36FC6" w14:textId="77777777">
        <w:trPr>
          <w:jc w:val="center"/>
        </w:trPr>
        <w:tc>
          <w:tcPr>
            <w:tcW w:w="1872" w:type="dxa"/>
          </w:tcPr>
          <w:p w14:paraId="38DA1B5A" w14:textId="77777777" w:rsidR="00A71AD0" w:rsidRDefault="003040A7">
            <w:r>
              <w:rPr>
                <w:sz w:val="19"/>
              </w:rPr>
              <w:t>0.5%</w:t>
            </w:r>
          </w:p>
        </w:tc>
        <w:tc>
          <w:tcPr>
            <w:tcW w:w="1872" w:type="dxa"/>
          </w:tcPr>
          <w:p w14:paraId="2258211E" w14:textId="77777777" w:rsidR="00A71AD0" w:rsidRDefault="003040A7">
            <w:pPr>
              <w:jc w:val="right"/>
            </w:pPr>
            <w:r>
              <w:rPr>
                <w:sz w:val="19"/>
              </w:rPr>
              <w:t>128,798</w:t>
            </w:r>
          </w:p>
        </w:tc>
        <w:tc>
          <w:tcPr>
            <w:tcW w:w="1872" w:type="dxa"/>
          </w:tcPr>
          <w:p w14:paraId="29FB3213" w14:textId="77777777" w:rsidR="00A71AD0" w:rsidRDefault="003040A7">
            <w:pPr>
              <w:jc w:val="right"/>
            </w:pPr>
            <w:r>
              <w:rPr>
                <w:sz w:val="19"/>
              </w:rPr>
              <w:t>132,092</w:t>
            </w:r>
          </w:p>
        </w:tc>
        <w:tc>
          <w:tcPr>
            <w:tcW w:w="1872" w:type="dxa"/>
          </w:tcPr>
          <w:p w14:paraId="24BCC2E5" w14:textId="77777777" w:rsidR="00A71AD0" w:rsidRDefault="003040A7">
            <w:pPr>
              <w:jc w:val="right"/>
            </w:pPr>
            <w:r>
              <w:rPr>
                <w:sz w:val="19"/>
              </w:rPr>
              <w:t>135,923</w:t>
            </w:r>
          </w:p>
        </w:tc>
        <w:tc>
          <w:tcPr>
            <w:tcW w:w="1872" w:type="dxa"/>
          </w:tcPr>
          <w:p w14:paraId="788D834F" w14:textId="77777777" w:rsidR="00A71AD0" w:rsidRDefault="003040A7">
            <w:pPr>
              <w:jc w:val="right"/>
            </w:pPr>
            <w:r>
              <w:rPr>
                <w:sz w:val="19"/>
              </w:rPr>
              <w:t>145,401</w:t>
            </w:r>
          </w:p>
        </w:tc>
      </w:tr>
      <w:tr w:rsidR="00A71AD0" w14:paraId="129054DF" w14:textId="77777777">
        <w:trPr>
          <w:jc w:val="center"/>
        </w:trPr>
        <w:tc>
          <w:tcPr>
            <w:tcW w:w="1872" w:type="dxa"/>
          </w:tcPr>
          <w:p w14:paraId="0113E55C" w14:textId="77777777" w:rsidR="00A71AD0" w:rsidRDefault="003040A7">
            <w:r>
              <w:rPr>
                <w:sz w:val="19"/>
              </w:rPr>
              <w:t>0.2%</w:t>
            </w:r>
          </w:p>
        </w:tc>
        <w:tc>
          <w:tcPr>
            <w:tcW w:w="1872" w:type="dxa"/>
          </w:tcPr>
          <w:p w14:paraId="7352B982" w14:textId="77777777" w:rsidR="00A71AD0" w:rsidRDefault="003040A7">
            <w:pPr>
              <w:jc w:val="right"/>
            </w:pPr>
            <w:r>
              <w:rPr>
                <w:sz w:val="19"/>
              </w:rPr>
              <w:t>160,342</w:t>
            </w:r>
          </w:p>
        </w:tc>
        <w:tc>
          <w:tcPr>
            <w:tcW w:w="1872" w:type="dxa"/>
          </w:tcPr>
          <w:p w14:paraId="47A3AE2F" w14:textId="77777777" w:rsidR="00A71AD0" w:rsidRDefault="003040A7">
            <w:pPr>
              <w:jc w:val="right"/>
            </w:pPr>
            <w:r>
              <w:rPr>
                <w:sz w:val="19"/>
              </w:rPr>
              <w:t>164,069</w:t>
            </w:r>
          </w:p>
        </w:tc>
        <w:tc>
          <w:tcPr>
            <w:tcW w:w="1872" w:type="dxa"/>
          </w:tcPr>
          <w:p w14:paraId="6D5E0D20" w14:textId="77777777" w:rsidR="00A71AD0" w:rsidRDefault="003040A7">
            <w:pPr>
              <w:jc w:val="right"/>
            </w:pPr>
            <w:r>
              <w:rPr>
                <w:sz w:val="19"/>
              </w:rPr>
              <w:t>168,404</w:t>
            </w:r>
          </w:p>
        </w:tc>
        <w:tc>
          <w:tcPr>
            <w:tcW w:w="1872" w:type="dxa"/>
          </w:tcPr>
          <w:p w14:paraId="4C2A6C7A" w14:textId="77777777" w:rsidR="00A71AD0" w:rsidRDefault="003040A7">
            <w:pPr>
              <w:jc w:val="right"/>
            </w:pPr>
            <w:r>
              <w:rPr>
                <w:sz w:val="19"/>
              </w:rPr>
              <w:t>179,129</w:t>
            </w:r>
          </w:p>
        </w:tc>
      </w:tr>
      <w:tr w:rsidR="00A71AD0" w14:paraId="41B056F8" w14:textId="77777777">
        <w:trPr>
          <w:jc w:val="center"/>
        </w:trPr>
        <w:tc>
          <w:tcPr>
            <w:tcW w:w="1872" w:type="dxa"/>
          </w:tcPr>
          <w:p w14:paraId="4614AC9A" w14:textId="77777777" w:rsidR="00A71AD0" w:rsidRDefault="003040A7">
            <w:r>
              <w:rPr>
                <w:sz w:val="19"/>
              </w:rPr>
              <w:t>0.1%</w:t>
            </w:r>
          </w:p>
        </w:tc>
        <w:tc>
          <w:tcPr>
            <w:tcW w:w="1872" w:type="dxa"/>
          </w:tcPr>
          <w:p w14:paraId="222E75A0" w14:textId="77777777" w:rsidR="00A71AD0" w:rsidRDefault="003040A7">
            <w:pPr>
              <w:jc w:val="right"/>
            </w:pPr>
            <w:r>
              <w:rPr>
                <w:sz w:val="19"/>
              </w:rPr>
              <w:t>189,434</w:t>
            </w:r>
          </w:p>
        </w:tc>
        <w:tc>
          <w:tcPr>
            <w:tcW w:w="1872" w:type="dxa"/>
          </w:tcPr>
          <w:p w14:paraId="6B634141" w14:textId="77777777" w:rsidR="00A71AD0" w:rsidRDefault="003040A7">
            <w:pPr>
              <w:jc w:val="right"/>
            </w:pPr>
            <w:r>
              <w:rPr>
                <w:sz w:val="19"/>
              </w:rPr>
              <w:t>193,494</w:t>
            </w:r>
          </w:p>
        </w:tc>
        <w:tc>
          <w:tcPr>
            <w:tcW w:w="1872" w:type="dxa"/>
          </w:tcPr>
          <w:p w14:paraId="59CB5B6A" w14:textId="77777777" w:rsidR="00A71AD0" w:rsidRDefault="003040A7">
            <w:pPr>
              <w:jc w:val="right"/>
            </w:pPr>
            <w:r>
              <w:rPr>
                <w:sz w:val="19"/>
              </w:rPr>
              <w:t>198,218</w:t>
            </w:r>
          </w:p>
        </w:tc>
        <w:tc>
          <w:tcPr>
            <w:tcW w:w="1872" w:type="dxa"/>
          </w:tcPr>
          <w:p w14:paraId="697ED4A3" w14:textId="77777777" w:rsidR="00A71AD0" w:rsidRDefault="003040A7">
            <w:pPr>
              <w:jc w:val="right"/>
            </w:pPr>
            <w:r>
              <w:rPr>
                <w:sz w:val="19"/>
              </w:rPr>
              <w:t>209,902</w:t>
            </w:r>
          </w:p>
        </w:tc>
      </w:tr>
    </w:tbl>
    <w:p w14:paraId="25053532" w14:textId="77777777" w:rsidR="00A71AD0" w:rsidRDefault="003040A7">
      <w:pPr>
        <w:spacing w:before="80" w:after="240"/>
        <w:jc w:val="center"/>
      </w:pPr>
      <w:r>
        <w:rPr>
          <w:i/>
          <w:sz w:val="19"/>
        </w:rPr>
        <w:t>Table 8-3. Regulated peak flow at each location, cfs.</w:t>
      </w:r>
    </w:p>
    <w:p w14:paraId="53D6957B" w14:textId="3DBCD0F5" w:rsidR="00A71AD0" w:rsidRDefault="003040A7">
      <w:pPr>
        <w:spacing w:after="160" w:line="276" w:lineRule="auto"/>
      </w:pPr>
      <w:del w:id="251" w:author="Cahill, Ryan J CIV USARMY CENWP (USA)" w:date="2026-08-28T11:26:00Z" w16du:dateUtc="2026-08-28T18:26:00Z">
        <w:r w:rsidDel="00BF01F5">
          <w:lastRenderedPageBreak/>
          <w:delText xml:space="preserve">At the 1,000-year event </w:delText>
        </w:r>
        <w:commentRangeStart w:id="252"/>
        <w:r w:rsidDel="00BF01F5">
          <w:delText>the local contribution below the Coweeman confluence is 20,468 cfs, raising the regulated peak 10.8 percent above the gage. The increase is proportionally largest in the middle of the range, near the 2 percent e</w:delText>
        </w:r>
      </w:del>
      <w:commentRangeEnd w:id="252"/>
      <w:r w:rsidR="00BF01F5">
        <w:rPr>
          <w:rStyle w:val="CommentReference"/>
          <w:sz w:val="22"/>
          <w:szCs w:val="22"/>
        </w:rPr>
        <w:commentReference w:id="252"/>
      </w:r>
      <w:del w:id="253" w:author="Cahill, Ryan J CIV USARMY CENWP (USA)" w:date="2026-08-28T11:26:00Z" w16du:dateUtc="2026-08-28T18:26:00Z">
        <w:r w:rsidDel="00BF01F5">
          <w:delText>vent, and falls away in the extreme tail: the regulated curve steepens there as the projects lose the ability to hold back a rare inflow, while the local term grows only with the flatter unregulated curve.</w:delText>
        </w:r>
      </w:del>
    </w:p>
    <w:p w14:paraId="6A31731C" w14:textId="77777777" w:rsidR="00A71AD0" w:rsidRDefault="003040A7">
      <w:pPr>
        <w:spacing w:after="80"/>
        <w:jc w:val="center"/>
      </w:pPr>
      <w:commentRangeStart w:id="254"/>
      <w:r>
        <w:rPr>
          <w:noProof/>
        </w:rPr>
        <w:drawing>
          <wp:inline distT="0" distB="0" distL="0" distR="0" wp14:anchorId="377FEF53" wp14:editId="420D0CA8">
            <wp:extent cx="5943600" cy="6240780"/>
            <wp:effectExtent l="0" t="0" r="0" b="0"/>
            <wp:docPr id="1119995570" name="Picture 1119995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low_confluence_frequency.png"/>
                    <pic:cNvPicPr/>
                  </pic:nvPicPr>
                  <pic:blipFill>
                    <a:blip r:embed="rId23"/>
                    <a:stretch>
                      <a:fillRect/>
                    </a:stretch>
                  </pic:blipFill>
                  <pic:spPr>
                    <a:xfrm>
                      <a:off x="0" y="0"/>
                      <a:ext cx="5943600" cy="6240780"/>
                    </a:xfrm>
                    <a:prstGeom prst="rect">
                      <a:avLst/>
                    </a:prstGeom>
                  </pic:spPr>
                </pic:pic>
              </a:graphicData>
            </a:graphic>
          </wp:inline>
        </w:drawing>
      </w:r>
      <w:commentRangeEnd w:id="254"/>
      <w:r w:rsidR="00BF01F5">
        <w:rPr>
          <w:rStyle w:val="CommentReference"/>
          <w:sz w:val="22"/>
          <w:szCs w:val="22"/>
        </w:rPr>
        <w:commentReference w:id="254"/>
      </w:r>
    </w:p>
    <w:p w14:paraId="0619FACD" w14:textId="77777777" w:rsidR="00A71AD0" w:rsidRDefault="003040A7">
      <w:pPr>
        <w:spacing w:before="80" w:after="240"/>
        <w:jc w:val="center"/>
      </w:pPr>
      <w:r>
        <w:rPr>
          <w:i/>
          <w:sz w:val="19"/>
        </w:rPr>
        <w:t>Figure 8-1. Regulated peak flow frequency at all four locations. The local contribution at each site is the incremental drainage area scaled off the unregulated curve and reduced by the 0.80 timing factor. The lower panel gives each site as a percentage increase over the gage.</w:t>
      </w:r>
    </w:p>
    <w:p w14:paraId="52E5AE2B" w14:textId="77777777" w:rsidR="008D5E1A" w:rsidRDefault="00B2104A" w:rsidP="008D5E1A">
      <w:pPr>
        <w:spacing w:after="80"/>
        <w:jc w:val="center"/>
        <w:rPr>
          <w:i/>
          <w:sz w:val="19"/>
        </w:rPr>
      </w:pPr>
      <w:commentRangeStart w:id="255"/>
      <w:r w:rsidRPr="00B2104A">
        <w:rPr>
          <w:noProof/>
        </w:rPr>
        <w:lastRenderedPageBreak/>
        <w:drawing>
          <wp:inline distT="0" distB="0" distL="0" distR="0" wp14:anchorId="6BA9BB22" wp14:editId="4A290CFC">
            <wp:extent cx="5312664" cy="3776472"/>
            <wp:effectExtent l="0" t="0" r="2540" b="0"/>
            <wp:docPr id="18718594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12664" cy="3776472"/>
                    </a:xfrm>
                    <a:prstGeom prst="rect">
                      <a:avLst/>
                    </a:prstGeom>
                    <a:noFill/>
                    <a:ln>
                      <a:noFill/>
                    </a:ln>
                  </pic:spPr>
                </pic:pic>
              </a:graphicData>
            </a:graphic>
          </wp:inline>
        </w:drawing>
      </w:r>
      <w:commentRangeEnd w:id="255"/>
      <w:r w:rsidR="00BF01F5">
        <w:rPr>
          <w:rStyle w:val="CommentReference"/>
          <w:i/>
          <w:sz w:val="19"/>
          <w:szCs w:val="22"/>
        </w:rPr>
        <w:commentReference w:id="255"/>
      </w:r>
    </w:p>
    <w:p w14:paraId="482B1C3F" w14:textId="77777777" w:rsidR="008D5E1A" w:rsidRDefault="003040A7" w:rsidP="008D5E1A">
      <w:pPr>
        <w:spacing w:after="80"/>
        <w:jc w:val="center"/>
        <w:rPr>
          <w:i/>
          <w:sz w:val="19"/>
        </w:rPr>
      </w:pPr>
      <w:r>
        <w:rPr>
          <w:i/>
          <w:sz w:val="19"/>
        </w:rPr>
        <w:t xml:space="preserve">Figure 8-2. </w:t>
      </w:r>
      <w:r w:rsidR="002F0D7E">
        <w:rPr>
          <w:i/>
          <w:sz w:val="19"/>
        </w:rPr>
        <w:t xml:space="preserve">Cowlitz at </w:t>
      </w:r>
      <w:r>
        <w:rPr>
          <w:i/>
          <w:sz w:val="19"/>
        </w:rPr>
        <w:t xml:space="preserve">Castle Rock </w:t>
      </w:r>
      <w:r w:rsidR="002F0D7E">
        <w:rPr>
          <w:i/>
          <w:sz w:val="19"/>
        </w:rPr>
        <w:t>regulated and unregulated flow frequency</w:t>
      </w:r>
    </w:p>
    <w:p w14:paraId="084C0E55" w14:textId="50578235" w:rsidR="00A71AD0" w:rsidRDefault="008D5E1A" w:rsidP="008D5E1A">
      <w:pPr>
        <w:spacing w:after="80"/>
        <w:jc w:val="center"/>
      </w:pPr>
      <w:r w:rsidRPr="008D5E1A">
        <w:rPr>
          <w:noProof/>
        </w:rPr>
        <w:drawing>
          <wp:inline distT="0" distB="0" distL="0" distR="0" wp14:anchorId="02799913" wp14:editId="24180FF6">
            <wp:extent cx="5312664" cy="3776472"/>
            <wp:effectExtent l="0" t="0" r="2540" b="0"/>
            <wp:docPr id="2918473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12664" cy="3776472"/>
                    </a:xfrm>
                    <a:prstGeom prst="rect">
                      <a:avLst/>
                    </a:prstGeom>
                    <a:noFill/>
                    <a:ln>
                      <a:noFill/>
                    </a:ln>
                  </pic:spPr>
                </pic:pic>
              </a:graphicData>
            </a:graphic>
          </wp:inline>
        </w:drawing>
      </w:r>
    </w:p>
    <w:p w14:paraId="68CE8228" w14:textId="235950BC" w:rsidR="00A71AD0" w:rsidRDefault="003040A7">
      <w:pPr>
        <w:spacing w:before="80" w:after="240"/>
        <w:jc w:val="center"/>
      </w:pPr>
      <w:r>
        <w:rPr>
          <w:i/>
          <w:sz w:val="19"/>
        </w:rPr>
        <w:t xml:space="preserve">Figure 8-3. </w:t>
      </w:r>
      <w:r w:rsidR="002F0D7E">
        <w:rPr>
          <w:i/>
          <w:sz w:val="19"/>
        </w:rPr>
        <w:t xml:space="preserve">Cowlitz </w:t>
      </w:r>
      <w:r>
        <w:rPr>
          <w:i/>
          <w:sz w:val="19"/>
        </w:rPr>
        <w:t xml:space="preserve">Below Arkansas Creek, </w:t>
      </w:r>
      <w:r w:rsidR="002F0D7E">
        <w:rPr>
          <w:i/>
          <w:sz w:val="19"/>
        </w:rPr>
        <w:t>regulated flow frequency</w:t>
      </w:r>
      <w:r>
        <w:rPr>
          <w:i/>
          <w:sz w:val="19"/>
        </w:rPr>
        <w:t>.</w:t>
      </w:r>
    </w:p>
    <w:p w14:paraId="556429F9" w14:textId="5D6550BF" w:rsidR="00A71AD0" w:rsidRDefault="008D5E1A" w:rsidP="008D5E1A">
      <w:pPr>
        <w:spacing w:after="80"/>
        <w:jc w:val="center"/>
      </w:pPr>
      <w:r w:rsidRPr="008D5E1A">
        <w:rPr>
          <w:noProof/>
        </w:rPr>
        <w:lastRenderedPageBreak/>
        <w:drawing>
          <wp:inline distT="0" distB="0" distL="0" distR="0" wp14:anchorId="532909EB" wp14:editId="2F5D29C4">
            <wp:extent cx="5312664" cy="3776472"/>
            <wp:effectExtent l="0" t="0" r="2540" b="0"/>
            <wp:docPr id="20990606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12664" cy="3776472"/>
                    </a:xfrm>
                    <a:prstGeom prst="rect">
                      <a:avLst/>
                    </a:prstGeom>
                    <a:noFill/>
                    <a:ln>
                      <a:noFill/>
                    </a:ln>
                  </pic:spPr>
                </pic:pic>
              </a:graphicData>
            </a:graphic>
          </wp:inline>
        </w:drawing>
      </w:r>
    </w:p>
    <w:p w14:paraId="7EAB0F71" w14:textId="6DBD3A73" w:rsidR="00A71AD0" w:rsidRDefault="003040A7">
      <w:pPr>
        <w:spacing w:before="80" w:after="240"/>
        <w:jc w:val="center"/>
      </w:pPr>
      <w:r>
        <w:rPr>
          <w:i/>
          <w:sz w:val="19"/>
        </w:rPr>
        <w:t>Figure 8-4.</w:t>
      </w:r>
      <w:r w:rsidR="002F0D7E">
        <w:rPr>
          <w:i/>
          <w:sz w:val="19"/>
        </w:rPr>
        <w:t xml:space="preserve"> Cowlitz</w:t>
      </w:r>
      <w:r>
        <w:rPr>
          <w:i/>
          <w:sz w:val="19"/>
        </w:rPr>
        <w:t xml:space="preserve"> Below Ostrander Creek, </w:t>
      </w:r>
      <w:r w:rsidR="002F0D7E">
        <w:rPr>
          <w:i/>
          <w:sz w:val="19"/>
        </w:rPr>
        <w:t>regulated flow frequency</w:t>
      </w:r>
      <w:r>
        <w:rPr>
          <w:i/>
          <w:sz w:val="19"/>
        </w:rPr>
        <w:t>.</w:t>
      </w:r>
    </w:p>
    <w:p w14:paraId="037C6807" w14:textId="2D5CD508" w:rsidR="00A71AD0" w:rsidRDefault="008D5E1A" w:rsidP="008D5E1A">
      <w:pPr>
        <w:spacing w:after="80"/>
        <w:jc w:val="center"/>
      </w:pPr>
      <w:r w:rsidRPr="008D5E1A">
        <w:rPr>
          <w:noProof/>
        </w:rPr>
        <w:drawing>
          <wp:inline distT="0" distB="0" distL="0" distR="0" wp14:anchorId="69253089" wp14:editId="0237BD13">
            <wp:extent cx="5312664" cy="3776472"/>
            <wp:effectExtent l="0" t="0" r="2540" b="0"/>
            <wp:docPr id="9300677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12664" cy="3776472"/>
                    </a:xfrm>
                    <a:prstGeom prst="rect">
                      <a:avLst/>
                    </a:prstGeom>
                    <a:noFill/>
                    <a:ln>
                      <a:noFill/>
                    </a:ln>
                  </pic:spPr>
                </pic:pic>
              </a:graphicData>
            </a:graphic>
          </wp:inline>
        </w:drawing>
      </w:r>
    </w:p>
    <w:p w14:paraId="56AF7F53" w14:textId="4787D211" w:rsidR="00A71AD0" w:rsidRDefault="003040A7">
      <w:pPr>
        <w:spacing w:before="80" w:after="240"/>
        <w:jc w:val="center"/>
      </w:pPr>
      <w:r>
        <w:rPr>
          <w:i/>
          <w:sz w:val="19"/>
        </w:rPr>
        <w:t xml:space="preserve">Figure 8-5. </w:t>
      </w:r>
      <w:r w:rsidR="002F0D7E">
        <w:rPr>
          <w:i/>
          <w:sz w:val="19"/>
        </w:rPr>
        <w:t xml:space="preserve">Cowlitz </w:t>
      </w:r>
      <w:r>
        <w:rPr>
          <w:i/>
          <w:sz w:val="19"/>
        </w:rPr>
        <w:t xml:space="preserve">Below the Coweeman River, </w:t>
      </w:r>
      <w:r w:rsidR="002F0D7E">
        <w:rPr>
          <w:i/>
          <w:sz w:val="19"/>
        </w:rPr>
        <w:t>regulated flow frequency</w:t>
      </w:r>
      <w:r>
        <w:rPr>
          <w:i/>
          <w:sz w:val="19"/>
        </w:rPr>
        <w:t>.</w:t>
      </w:r>
    </w:p>
    <w:p w14:paraId="49F0915A" w14:textId="24D59111" w:rsidR="005A7557" w:rsidRPr="005A7557" w:rsidRDefault="005A7557" w:rsidP="005A7557">
      <w:pPr>
        <w:spacing w:after="80"/>
        <w:jc w:val="center"/>
      </w:pPr>
    </w:p>
    <w:p w14:paraId="6FD03C7C" w14:textId="31574730" w:rsidR="00A71AD0" w:rsidRDefault="00A71AD0">
      <w:pPr>
        <w:spacing w:after="80"/>
        <w:jc w:val="center"/>
      </w:pPr>
    </w:p>
    <w:p w14:paraId="44681AAC" w14:textId="77777777" w:rsidR="00BD248F" w:rsidRDefault="003040A7">
      <w:pPr>
        <w:pStyle w:val="Heading1"/>
        <w:spacing w:before="300" w:after="140"/>
      </w:pPr>
      <w:r>
        <w:rPr>
          <w:b/>
          <w:sz w:val="26"/>
        </w:rPr>
        <w:t>Appendix A. Assembled Unregulated Record by Water Year</w:t>
      </w:r>
    </w:p>
    <w:p w14:paraId="68D41A6A" w14:textId="77777777" w:rsidR="00BD248F" w:rsidRDefault="003040A7">
      <w:pPr>
        <w:spacing w:after="160" w:line="276" w:lineRule="auto"/>
      </w:pPr>
      <w:r>
        <w:t>Flows are in cubic feet per second. Source abbreviations: USGS peak, the observed instantaneous annual peak; USGS daily, rolling maxima of the observed daily record; Holdout, the hourly unregulated record from the Mossyrock holdout; Regression, the two-day storage-change relation; Mass balance, the daily unregulated series.</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700"/>
        <w:gridCol w:w="1200"/>
        <w:gridCol w:w="1360"/>
        <w:gridCol w:w="1200"/>
        <w:gridCol w:w="1360"/>
        <w:gridCol w:w="1100"/>
        <w:gridCol w:w="1100"/>
        <w:gridCol w:w="1340"/>
      </w:tblGrid>
      <w:tr w:rsidR="00BD248F" w14:paraId="72B8A9EA" w14:textId="77777777">
        <w:trPr>
          <w:jc w:val="center"/>
        </w:trPr>
        <w:tc>
          <w:tcPr>
            <w:tcW w:w="700" w:type="dxa"/>
            <w:shd w:val="clear" w:color="auto" w:fill="D9E2EC"/>
          </w:tcPr>
          <w:p w14:paraId="2C063DDC" w14:textId="77777777" w:rsidR="00BD248F" w:rsidRDefault="003040A7">
            <w:pPr>
              <w:jc w:val="center"/>
            </w:pPr>
            <w:r>
              <w:rPr>
                <w:b/>
                <w:sz w:val="16"/>
              </w:rPr>
              <w:t>WY</w:t>
            </w:r>
          </w:p>
        </w:tc>
        <w:tc>
          <w:tcPr>
            <w:tcW w:w="1200" w:type="dxa"/>
            <w:shd w:val="clear" w:color="auto" w:fill="D9E2EC"/>
          </w:tcPr>
          <w:p w14:paraId="067FE33D" w14:textId="77777777" w:rsidR="00BD248F" w:rsidRDefault="003040A7">
            <w:pPr>
              <w:jc w:val="center"/>
            </w:pPr>
            <w:r>
              <w:rPr>
                <w:b/>
                <w:sz w:val="16"/>
              </w:rPr>
              <w:t>Peak</w:t>
            </w:r>
          </w:p>
        </w:tc>
        <w:tc>
          <w:tcPr>
            <w:tcW w:w="1360" w:type="dxa"/>
            <w:shd w:val="clear" w:color="auto" w:fill="D9E2EC"/>
          </w:tcPr>
          <w:p w14:paraId="733D451E" w14:textId="77777777" w:rsidR="00BD248F" w:rsidRDefault="003040A7">
            <w:pPr>
              <w:jc w:val="center"/>
            </w:pPr>
            <w:r>
              <w:rPr>
                <w:b/>
                <w:sz w:val="16"/>
              </w:rPr>
              <w:t>Peak source</w:t>
            </w:r>
          </w:p>
        </w:tc>
        <w:tc>
          <w:tcPr>
            <w:tcW w:w="1200" w:type="dxa"/>
            <w:shd w:val="clear" w:color="auto" w:fill="D9E2EC"/>
          </w:tcPr>
          <w:p w14:paraId="10918550" w14:textId="77777777" w:rsidR="00BD248F" w:rsidRDefault="003040A7">
            <w:pPr>
              <w:jc w:val="center"/>
            </w:pPr>
            <w:r>
              <w:rPr>
                <w:b/>
                <w:sz w:val="16"/>
              </w:rPr>
              <w:t>1-Day</w:t>
            </w:r>
          </w:p>
        </w:tc>
        <w:tc>
          <w:tcPr>
            <w:tcW w:w="1360" w:type="dxa"/>
            <w:shd w:val="clear" w:color="auto" w:fill="D9E2EC"/>
          </w:tcPr>
          <w:p w14:paraId="39B419D1" w14:textId="77777777" w:rsidR="00BD248F" w:rsidRDefault="003040A7">
            <w:pPr>
              <w:jc w:val="center"/>
            </w:pPr>
            <w:r>
              <w:rPr>
                <w:b/>
                <w:sz w:val="16"/>
              </w:rPr>
              <w:t>1-Day source</w:t>
            </w:r>
          </w:p>
        </w:tc>
        <w:tc>
          <w:tcPr>
            <w:tcW w:w="1100" w:type="dxa"/>
            <w:shd w:val="clear" w:color="auto" w:fill="D9E2EC"/>
          </w:tcPr>
          <w:p w14:paraId="4D4F32E7" w14:textId="77777777" w:rsidR="00BD248F" w:rsidRDefault="003040A7">
            <w:pPr>
              <w:jc w:val="center"/>
            </w:pPr>
            <w:r>
              <w:rPr>
                <w:b/>
                <w:sz w:val="16"/>
              </w:rPr>
              <w:t>3-Day</w:t>
            </w:r>
          </w:p>
        </w:tc>
        <w:tc>
          <w:tcPr>
            <w:tcW w:w="1100" w:type="dxa"/>
            <w:shd w:val="clear" w:color="auto" w:fill="D9E2EC"/>
          </w:tcPr>
          <w:p w14:paraId="7260A8CC" w14:textId="77777777" w:rsidR="00BD248F" w:rsidRDefault="003040A7">
            <w:pPr>
              <w:jc w:val="center"/>
            </w:pPr>
            <w:r>
              <w:rPr>
                <w:b/>
                <w:sz w:val="16"/>
              </w:rPr>
              <w:t>5-Day</w:t>
            </w:r>
          </w:p>
        </w:tc>
        <w:tc>
          <w:tcPr>
            <w:tcW w:w="1340" w:type="dxa"/>
            <w:shd w:val="clear" w:color="auto" w:fill="D9E2EC"/>
          </w:tcPr>
          <w:p w14:paraId="013894FF" w14:textId="77777777" w:rsidR="00BD248F" w:rsidRDefault="003040A7">
            <w:pPr>
              <w:jc w:val="center"/>
            </w:pPr>
            <w:r>
              <w:rPr>
                <w:b/>
                <w:sz w:val="16"/>
              </w:rPr>
              <w:t>Duration source</w:t>
            </w:r>
          </w:p>
        </w:tc>
      </w:tr>
      <w:tr w:rsidR="00BD248F" w14:paraId="531FDC94" w14:textId="77777777">
        <w:trPr>
          <w:jc w:val="center"/>
        </w:trPr>
        <w:tc>
          <w:tcPr>
            <w:tcW w:w="700" w:type="dxa"/>
          </w:tcPr>
          <w:p w14:paraId="315B6774" w14:textId="77777777" w:rsidR="00BD248F" w:rsidRDefault="003040A7">
            <w:pPr>
              <w:jc w:val="right"/>
            </w:pPr>
            <w:r>
              <w:rPr>
                <w:sz w:val="16"/>
              </w:rPr>
              <w:t>1927</w:t>
            </w:r>
          </w:p>
        </w:tc>
        <w:tc>
          <w:tcPr>
            <w:tcW w:w="1200" w:type="dxa"/>
          </w:tcPr>
          <w:p w14:paraId="1A9C8C4F" w14:textId="77777777" w:rsidR="00BD248F" w:rsidRDefault="003040A7">
            <w:pPr>
              <w:jc w:val="right"/>
            </w:pPr>
            <w:r>
              <w:rPr>
                <w:sz w:val="16"/>
              </w:rPr>
              <w:t>41,100</w:t>
            </w:r>
          </w:p>
        </w:tc>
        <w:tc>
          <w:tcPr>
            <w:tcW w:w="1360" w:type="dxa"/>
          </w:tcPr>
          <w:p w14:paraId="02BF6AE6" w14:textId="77777777" w:rsidR="00BD248F" w:rsidRDefault="003040A7">
            <w:r>
              <w:rPr>
                <w:sz w:val="16"/>
              </w:rPr>
              <w:t>USGS peak</w:t>
            </w:r>
          </w:p>
        </w:tc>
        <w:tc>
          <w:tcPr>
            <w:tcW w:w="1200" w:type="dxa"/>
          </w:tcPr>
          <w:p w14:paraId="0474B5E0" w14:textId="77777777" w:rsidR="00BD248F" w:rsidRDefault="003040A7">
            <w:pPr>
              <w:jc w:val="right"/>
            </w:pPr>
            <w:r>
              <w:rPr>
                <w:sz w:val="16"/>
              </w:rPr>
              <w:t>—</w:t>
            </w:r>
          </w:p>
        </w:tc>
        <w:tc>
          <w:tcPr>
            <w:tcW w:w="1360" w:type="dxa"/>
          </w:tcPr>
          <w:p w14:paraId="0C720E53" w14:textId="77777777" w:rsidR="00BD248F" w:rsidRDefault="003040A7">
            <w:r>
              <w:rPr>
                <w:sz w:val="16"/>
              </w:rPr>
              <w:t>—</w:t>
            </w:r>
          </w:p>
        </w:tc>
        <w:tc>
          <w:tcPr>
            <w:tcW w:w="1100" w:type="dxa"/>
          </w:tcPr>
          <w:p w14:paraId="0E9C3640" w14:textId="77777777" w:rsidR="00BD248F" w:rsidRDefault="003040A7">
            <w:pPr>
              <w:jc w:val="right"/>
            </w:pPr>
            <w:r>
              <w:rPr>
                <w:sz w:val="16"/>
              </w:rPr>
              <w:t>—</w:t>
            </w:r>
          </w:p>
        </w:tc>
        <w:tc>
          <w:tcPr>
            <w:tcW w:w="1100" w:type="dxa"/>
          </w:tcPr>
          <w:p w14:paraId="19D9F100" w14:textId="77777777" w:rsidR="00BD248F" w:rsidRDefault="003040A7">
            <w:pPr>
              <w:jc w:val="right"/>
            </w:pPr>
            <w:r>
              <w:rPr>
                <w:sz w:val="16"/>
              </w:rPr>
              <w:t>—</w:t>
            </w:r>
          </w:p>
        </w:tc>
        <w:tc>
          <w:tcPr>
            <w:tcW w:w="1340" w:type="dxa"/>
          </w:tcPr>
          <w:p w14:paraId="58FF3EFA" w14:textId="77777777" w:rsidR="00BD248F" w:rsidRDefault="003040A7">
            <w:r>
              <w:rPr>
                <w:sz w:val="16"/>
              </w:rPr>
              <w:t>—</w:t>
            </w:r>
          </w:p>
        </w:tc>
      </w:tr>
      <w:tr w:rsidR="00BD248F" w14:paraId="15F596C1" w14:textId="77777777">
        <w:trPr>
          <w:jc w:val="center"/>
        </w:trPr>
        <w:tc>
          <w:tcPr>
            <w:tcW w:w="700" w:type="dxa"/>
          </w:tcPr>
          <w:p w14:paraId="085DF8DA" w14:textId="77777777" w:rsidR="00BD248F" w:rsidRDefault="003040A7">
            <w:pPr>
              <w:jc w:val="right"/>
            </w:pPr>
            <w:r>
              <w:rPr>
                <w:sz w:val="16"/>
              </w:rPr>
              <w:t>1928</w:t>
            </w:r>
          </w:p>
        </w:tc>
        <w:tc>
          <w:tcPr>
            <w:tcW w:w="1200" w:type="dxa"/>
          </w:tcPr>
          <w:p w14:paraId="182089EE" w14:textId="77777777" w:rsidR="00BD248F" w:rsidRDefault="003040A7">
            <w:pPr>
              <w:jc w:val="right"/>
            </w:pPr>
            <w:r>
              <w:rPr>
                <w:sz w:val="16"/>
              </w:rPr>
              <w:t>74,000</w:t>
            </w:r>
          </w:p>
        </w:tc>
        <w:tc>
          <w:tcPr>
            <w:tcW w:w="1360" w:type="dxa"/>
          </w:tcPr>
          <w:p w14:paraId="335834EC" w14:textId="77777777" w:rsidR="00BD248F" w:rsidRDefault="003040A7">
            <w:r>
              <w:rPr>
                <w:sz w:val="16"/>
              </w:rPr>
              <w:t>USGS peak</w:t>
            </w:r>
          </w:p>
        </w:tc>
        <w:tc>
          <w:tcPr>
            <w:tcW w:w="1200" w:type="dxa"/>
          </w:tcPr>
          <w:p w14:paraId="59F303D2" w14:textId="77777777" w:rsidR="00BD248F" w:rsidRDefault="003040A7">
            <w:pPr>
              <w:jc w:val="right"/>
            </w:pPr>
            <w:r>
              <w:rPr>
                <w:sz w:val="16"/>
              </w:rPr>
              <w:t>71,300</w:t>
            </w:r>
          </w:p>
        </w:tc>
        <w:tc>
          <w:tcPr>
            <w:tcW w:w="1360" w:type="dxa"/>
          </w:tcPr>
          <w:p w14:paraId="5AE67112" w14:textId="77777777" w:rsidR="00BD248F" w:rsidRDefault="003040A7">
            <w:r>
              <w:rPr>
                <w:sz w:val="16"/>
              </w:rPr>
              <w:t>USGS daily</w:t>
            </w:r>
          </w:p>
        </w:tc>
        <w:tc>
          <w:tcPr>
            <w:tcW w:w="1100" w:type="dxa"/>
          </w:tcPr>
          <w:p w14:paraId="558C9AF3" w14:textId="77777777" w:rsidR="00BD248F" w:rsidRDefault="003040A7">
            <w:pPr>
              <w:jc w:val="right"/>
            </w:pPr>
            <w:r>
              <w:rPr>
                <w:sz w:val="16"/>
              </w:rPr>
              <w:t>56,933</w:t>
            </w:r>
          </w:p>
        </w:tc>
        <w:tc>
          <w:tcPr>
            <w:tcW w:w="1100" w:type="dxa"/>
          </w:tcPr>
          <w:p w14:paraId="0E214D33" w14:textId="77777777" w:rsidR="00BD248F" w:rsidRDefault="003040A7">
            <w:pPr>
              <w:jc w:val="right"/>
            </w:pPr>
            <w:r>
              <w:rPr>
                <w:sz w:val="16"/>
              </w:rPr>
              <w:t>47,940</w:t>
            </w:r>
          </w:p>
        </w:tc>
        <w:tc>
          <w:tcPr>
            <w:tcW w:w="1340" w:type="dxa"/>
          </w:tcPr>
          <w:p w14:paraId="2E9B46BD" w14:textId="77777777" w:rsidR="00BD248F" w:rsidRDefault="003040A7">
            <w:r>
              <w:rPr>
                <w:sz w:val="16"/>
              </w:rPr>
              <w:t>USGS daily</w:t>
            </w:r>
          </w:p>
        </w:tc>
      </w:tr>
      <w:tr w:rsidR="00BD248F" w14:paraId="2B9F3F4C" w14:textId="77777777">
        <w:trPr>
          <w:jc w:val="center"/>
        </w:trPr>
        <w:tc>
          <w:tcPr>
            <w:tcW w:w="700" w:type="dxa"/>
          </w:tcPr>
          <w:p w14:paraId="09A538A4" w14:textId="77777777" w:rsidR="00BD248F" w:rsidRDefault="003040A7">
            <w:pPr>
              <w:jc w:val="right"/>
            </w:pPr>
            <w:r>
              <w:rPr>
                <w:sz w:val="16"/>
              </w:rPr>
              <w:t>1929</w:t>
            </w:r>
          </w:p>
        </w:tc>
        <w:tc>
          <w:tcPr>
            <w:tcW w:w="1200" w:type="dxa"/>
          </w:tcPr>
          <w:p w14:paraId="227AACD8" w14:textId="77777777" w:rsidR="00BD248F" w:rsidRDefault="003040A7">
            <w:pPr>
              <w:jc w:val="right"/>
            </w:pPr>
            <w:r>
              <w:rPr>
                <w:sz w:val="16"/>
              </w:rPr>
              <w:t>21,800</w:t>
            </w:r>
          </w:p>
        </w:tc>
        <w:tc>
          <w:tcPr>
            <w:tcW w:w="1360" w:type="dxa"/>
          </w:tcPr>
          <w:p w14:paraId="574595F6" w14:textId="77777777" w:rsidR="00BD248F" w:rsidRDefault="003040A7">
            <w:r>
              <w:rPr>
                <w:sz w:val="16"/>
              </w:rPr>
              <w:t>USGS peak</w:t>
            </w:r>
          </w:p>
        </w:tc>
        <w:tc>
          <w:tcPr>
            <w:tcW w:w="1200" w:type="dxa"/>
          </w:tcPr>
          <w:p w14:paraId="2396E0C0" w14:textId="77777777" w:rsidR="00BD248F" w:rsidRDefault="003040A7">
            <w:pPr>
              <w:jc w:val="right"/>
            </w:pPr>
            <w:r>
              <w:rPr>
                <w:sz w:val="16"/>
              </w:rPr>
              <w:t>21,100</w:t>
            </w:r>
          </w:p>
        </w:tc>
        <w:tc>
          <w:tcPr>
            <w:tcW w:w="1360" w:type="dxa"/>
          </w:tcPr>
          <w:p w14:paraId="6E38EC2E" w14:textId="77777777" w:rsidR="00BD248F" w:rsidRDefault="003040A7">
            <w:r>
              <w:rPr>
                <w:sz w:val="16"/>
              </w:rPr>
              <w:t>USGS daily</w:t>
            </w:r>
          </w:p>
        </w:tc>
        <w:tc>
          <w:tcPr>
            <w:tcW w:w="1100" w:type="dxa"/>
          </w:tcPr>
          <w:p w14:paraId="18C99707" w14:textId="77777777" w:rsidR="00BD248F" w:rsidRDefault="003040A7">
            <w:pPr>
              <w:jc w:val="right"/>
            </w:pPr>
            <w:r>
              <w:rPr>
                <w:sz w:val="16"/>
              </w:rPr>
              <w:t>19,633</w:t>
            </w:r>
          </w:p>
        </w:tc>
        <w:tc>
          <w:tcPr>
            <w:tcW w:w="1100" w:type="dxa"/>
          </w:tcPr>
          <w:p w14:paraId="08B393D4" w14:textId="77777777" w:rsidR="00BD248F" w:rsidRDefault="003040A7">
            <w:pPr>
              <w:jc w:val="right"/>
            </w:pPr>
            <w:r>
              <w:rPr>
                <w:sz w:val="16"/>
              </w:rPr>
              <w:t>18,980</w:t>
            </w:r>
          </w:p>
        </w:tc>
        <w:tc>
          <w:tcPr>
            <w:tcW w:w="1340" w:type="dxa"/>
          </w:tcPr>
          <w:p w14:paraId="6C3AECE7" w14:textId="77777777" w:rsidR="00BD248F" w:rsidRDefault="003040A7">
            <w:r>
              <w:rPr>
                <w:sz w:val="16"/>
              </w:rPr>
              <w:t>USGS daily</w:t>
            </w:r>
          </w:p>
        </w:tc>
      </w:tr>
      <w:tr w:rsidR="00BD248F" w14:paraId="6901B169" w14:textId="77777777">
        <w:trPr>
          <w:jc w:val="center"/>
        </w:trPr>
        <w:tc>
          <w:tcPr>
            <w:tcW w:w="700" w:type="dxa"/>
          </w:tcPr>
          <w:p w14:paraId="174C174F" w14:textId="77777777" w:rsidR="00BD248F" w:rsidRDefault="003040A7">
            <w:pPr>
              <w:jc w:val="right"/>
            </w:pPr>
            <w:r>
              <w:rPr>
                <w:sz w:val="16"/>
              </w:rPr>
              <w:t>1930</w:t>
            </w:r>
          </w:p>
        </w:tc>
        <w:tc>
          <w:tcPr>
            <w:tcW w:w="1200" w:type="dxa"/>
          </w:tcPr>
          <w:p w14:paraId="5D26FD3A" w14:textId="77777777" w:rsidR="00BD248F" w:rsidRDefault="003040A7">
            <w:pPr>
              <w:jc w:val="right"/>
            </w:pPr>
            <w:r>
              <w:rPr>
                <w:sz w:val="16"/>
              </w:rPr>
              <w:t>30,200</w:t>
            </w:r>
          </w:p>
        </w:tc>
        <w:tc>
          <w:tcPr>
            <w:tcW w:w="1360" w:type="dxa"/>
          </w:tcPr>
          <w:p w14:paraId="3BCD7782" w14:textId="77777777" w:rsidR="00BD248F" w:rsidRDefault="003040A7">
            <w:r>
              <w:rPr>
                <w:sz w:val="16"/>
              </w:rPr>
              <w:t>USGS peak</w:t>
            </w:r>
          </w:p>
        </w:tc>
        <w:tc>
          <w:tcPr>
            <w:tcW w:w="1200" w:type="dxa"/>
          </w:tcPr>
          <w:p w14:paraId="546E7D1C" w14:textId="77777777" w:rsidR="00BD248F" w:rsidRDefault="003040A7">
            <w:pPr>
              <w:jc w:val="right"/>
            </w:pPr>
            <w:r>
              <w:rPr>
                <w:sz w:val="16"/>
              </w:rPr>
              <w:t>29,500</w:t>
            </w:r>
          </w:p>
        </w:tc>
        <w:tc>
          <w:tcPr>
            <w:tcW w:w="1360" w:type="dxa"/>
          </w:tcPr>
          <w:p w14:paraId="2DC26E92" w14:textId="77777777" w:rsidR="00BD248F" w:rsidRDefault="003040A7">
            <w:r>
              <w:rPr>
                <w:sz w:val="16"/>
              </w:rPr>
              <w:t>USGS daily</w:t>
            </w:r>
          </w:p>
        </w:tc>
        <w:tc>
          <w:tcPr>
            <w:tcW w:w="1100" w:type="dxa"/>
          </w:tcPr>
          <w:p w14:paraId="171890E3" w14:textId="77777777" w:rsidR="00BD248F" w:rsidRDefault="003040A7">
            <w:pPr>
              <w:jc w:val="right"/>
            </w:pPr>
            <w:r>
              <w:rPr>
                <w:sz w:val="16"/>
              </w:rPr>
              <w:t>26,700</w:t>
            </w:r>
          </w:p>
        </w:tc>
        <w:tc>
          <w:tcPr>
            <w:tcW w:w="1100" w:type="dxa"/>
          </w:tcPr>
          <w:p w14:paraId="247B10A2" w14:textId="77777777" w:rsidR="00BD248F" w:rsidRDefault="003040A7">
            <w:pPr>
              <w:jc w:val="right"/>
            </w:pPr>
            <w:r>
              <w:rPr>
                <w:sz w:val="16"/>
              </w:rPr>
              <w:t>23,840</w:t>
            </w:r>
          </w:p>
        </w:tc>
        <w:tc>
          <w:tcPr>
            <w:tcW w:w="1340" w:type="dxa"/>
          </w:tcPr>
          <w:p w14:paraId="2039EB39" w14:textId="77777777" w:rsidR="00BD248F" w:rsidRDefault="003040A7">
            <w:r>
              <w:rPr>
                <w:sz w:val="16"/>
              </w:rPr>
              <w:t>USGS daily</w:t>
            </w:r>
          </w:p>
        </w:tc>
      </w:tr>
      <w:tr w:rsidR="00BD248F" w14:paraId="63D6F2F6" w14:textId="77777777">
        <w:trPr>
          <w:jc w:val="center"/>
        </w:trPr>
        <w:tc>
          <w:tcPr>
            <w:tcW w:w="700" w:type="dxa"/>
          </w:tcPr>
          <w:p w14:paraId="010002D5" w14:textId="77777777" w:rsidR="00BD248F" w:rsidRDefault="003040A7">
            <w:pPr>
              <w:jc w:val="right"/>
            </w:pPr>
            <w:r>
              <w:rPr>
                <w:sz w:val="16"/>
              </w:rPr>
              <w:t>1931</w:t>
            </w:r>
          </w:p>
        </w:tc>
        <w:tc>
          <w:tcPr>
            <w:tcW w:w="1200" w:type="dxa"/>
          </w:tcPr>
          <w:p w14:paraId="78795841" w14:textId="77777777" w:rsidR="00BD248F" w:rsidRDefault="003040A7">
            <w:pPr>
              <w:jc w:val="right"/>
            </w:pPr>
            <w:r>
              <w:rPr>
                <w:sz w:val="16"/>
              </w:rPr>
              <w:t>65,900</w:t>
            </w:r>
          </w:p>
        </w:tc>
        <w:tc>
          <w:tcPr>
            <w:tcW w:w="1360" w:type="dxa"/>
          </w:tcPr>
          <w:p w14:paraId="623B9C44" w14:textId="77777777" w:rsidR="00BD248F" w:rsidRDefault="003040A7">
            <w:r>
              <w:rPr>
                <w:sz w:val="16"/>
              </w:rPr>
              <w:t>USGS peak</w:t>
            </w:r>
          </w:p>
        </w:tc>
        <w:tc>
          <w:tcPr>
            <w:tcW w:w="1200" w:type="dxa"/>
          </w:tcPr>
          <w:p w14:paraId="23E6BC3D" w14:textId="77777777" w:rsidR="00BD248F" w:rsidRDefault="003040A7">
            <w:pPr>
              <w:jc w:val="right"/>
            </w:pPr>
            <w:r>
              <w:rPr>
                <w:sz w:val="16"/>
              </w:rPr>
              <w:t>63,200</w:t>
            </w:r>
          </w:p>
        </w:tc>
        <w:tc>
          <w:tcPr>
            <w:tcW w:w="1360" w:type="dxa"/>
          </w:tcPr>
          <w:p w14:paraId="65D03A56" w14:textId="77777777" w:rsidR="00BD248F" w:rsidRDefault="003040A7">
            <w:r>
              <w:rPr>
                <w:sz w:val="16"/>
              </w:rPr>
              <w:t>USGS daily</w:t>
            </w:r>
          </w:p>
        </w:tc>
        <w:tc>
          <w:tcPr>
            <w:tcW w:w="1100" w:type="dxa"/>
          </w:tcPr>
          <w:p w14:paraId="005AEEB5" w14:textId="77777777" w:rsidR="00BD248F" w:rsidRDefault="003040A7">
            <w:pPr>
              <w:jc w:val="right"/>
            </w:pPr>
            <w:r>
              <w:rPr>
                <w:sz w:val="16"/>
              </w:rPr>
              <w:t>51,200</w:t>
            </w:r>
          </w:p>
        </w:tc>
        <w:tc>
          <w:tcPr>
            <w:tcW w:w="1100" w:type="dxa"/>
          </w:tcPr>
          <w:p w14:paraId="3B8433BA" w14:textId="77777777" w:rsidR="00BD248F" w:rsidRDefault="003040A7">
            <w:pPr>
              <w:jc w:val="right"/>
            </w:pPr>
            <w:r>
              <w:rPr>
                <w:sz w:val="16"/>
              </w:rPr>
              <w:t>40,760</w:t>
            </w:r>
          </w:p>
        </w:tc>
        <w:tc>
          <w:tcPr>
            <w:tcW w:w="1340" w:type="dxa"/>
          </w:tcPr>
          <w:p w14:paraId="59C13339" w14:textId="77777777" w:rsidR="00BD248F" w:rsidRDefault="003040A7">
            <w:r>
              <w:rPr>
                <w:sz w:val="16"/>
              </w:rPr>
              <w:t>USGS daily</w:t>
            </w:r>
          </w:p>
        </w:tc>
      </w:tr>
      <w:tr w:rsidR="00BD248F" w14:paraId="1A5F8789" w14:textId="77777777">
        <w:trPr>
          <w:jc w:val="center"/>
        </w:trPr>
        <w:tc>
          <w:tcPr>
            <w:tcW w:w="700" w:type="dxa"/>
          </w:tcPr>
          <w:p w14:paraId="4833BEBA" w14:textId="77777777" w:rsidR="00BD248F" w:rsidRDefault="003040A7">
            <w:pPr>
              <w:jc w:val="right"/>
            </w:pPr>
            <w:r>
              <w:rPr>
                <w:sz w:val="16"/>
              </w:rPr>
              <w:t>1932</w:t>
            </w:r>
          </w:p>
        </w:tc>
        <w:tc>
          <w:tcPr>
            <w:tcW w:w="1200" w:type="dxa"/>
          </w:tcPr>
          <w:p w14:paraId="0428CCFA" w14:textId="77777777" w:rsidR="00BD248F" w:rsidRDefault="003040A7">
            <w:pPr>
              <w:jc w:val="right"/>
            </w:pPr>
            <w:r>
              <w:rPr>
                <w:sz w:val="16"/>
              </w:rPr>
              <w:t>50,800</w:t>
            </w:r>
          </w:p>
        </w:tc>
        <w:tc>
          <w:tcPr>
            <w:tcW w:w="1360" w:type="dxa"/>
          </w:tcPr>
          <w:p w14:paraId="2C4C3969" w14:textId="77777777" w:rsidR="00BD248F" w:rsidRDefault="003040A7">
            <w:r>
              <w:rPr>
                <w:sz w:val="16"/>
              </w:rPr>
              <w:t>USGS peak</w:t>
            </w:r>
          </w:p>
        </w:tc>
        <w:tc>
          <w:tcPr>
            <w:tcW w:w="1200" w:type="dxa"/>
          </w:tcPr>
          <w:p w14:paraId="03433987" w14:textId="77777777" w:rsidR="00BD248F" w:rsidRDefault="003040A7">
            <w:pPr>
              <w:jc w:val="right"/>
            </w:pPr>
            <w:r>
              <w:rPr>
                <w:sz w:val="16"/>
              </w:rPr>
              <w:t>49,200</w:t>
            </w:r>
          </w:p>
        </w:tc>
        <w:tc>
          <w:tcPr>
            <w:tcW w:w="1360" w:type="dxa"/>
          </w:tcPr>
          <w:p w14:paraId="4502B55A" w14:textId="77777777" w:rsidR="00BD248F" w:rsidRDefault="003040A7">
            <w:r>
              <w:rPr>
                <w:sz w:val="16"/>
              </w:rPr>
              <w:t>USGS daily</w:t>
            </w:r>
          </w:p>
        </w:tc>
        <w:tc>
          <w:tcPr>
            <w:tcW w:w="1100" w:type="dxa"/>
          </w:tcPr>
          <w:p w14:paraId="13F41837" w14:textId="77777777" w:rsidR="00BD248F" w:rsidRDefault="003040A7">
            <w:pPr>
              <w:jc w:val="right"/>
            </w:pPr>
            <w:r>
              <w:rPr>
                <w:sz w:val="16"/>
              </w:rPr>
              <w:t>44,467</w:t>
            </w:r>
          </w:p>
        </w:tc>
        <w:tc>
          <w:tcPr>
            <w:tcW w:w="1100" w:type="dxa"/>
          </w:tcPr>
          <w:p w14:paraId="1651AA49" w14:textId="77777777" w:rsidR="00BD248F" w:rsidRDefault="003040A7">
            <w:pPr>
              <w:jc w:val="right"/>
            </w:pPr>
            <w:r>
              <w:rPr>
                <w:sz w:val="16"/>
              </w:rPr>
              <w:t>39,140</w:t>
            </w:r>
          </w:p>
        </w:tc>
        <w:tc>
          <w:tcPr>
            <w:tcW w:w="1340" w:type="dxa"/>
          </w:tcPr>
          <w:p w14:paraId="55FE5DC1" w14:textId="77777777" w:rsidR="00BD248F" w:rsidRDefault="003040A7">
            <w:r>
              <w:rPr>
                <w:sz w:val="16"/>
              </w:rPr>
              <w:t>USGS daily</w:t>
            </w:r>
          </w:p>
        </w:tc>
      </w:tr>
      <w:tr w:rsidR="00BD248F" w14:paraId="1D26CEA0" w14:textId="77777777">
        <w:trPr>
          <w:jc w:val="center"/>
        </w:trPr>
        <w:tc>
          <w:tcPr>
            <w:tcW w:w="700" w:type="dxa"/>
          </w:tcPr>
          <w:p w14:paraId="5DDF651D" w14:textId="77777777" w:rsidR="00BD248F" w:rsidRDefault="003040A7">
            <w:pPr>
              <w:jc w:val="right"/>
            </w:pPr>
            <w:r>
              <w:rPr>
                <w:sz w:val="16"/>
              </w:rPr>
              <w:t>1933</w:t>
            </w:r>
          </w:p>
        </w:tc>
        <w:tc>
          <w:tcPr>
            <w:tcW w:w="1200" w:type="dxa"/>
          </w:tcPr>
          <w:p w14:paraId="5E36FB46" w14:textId="77777777" w:rsidR="00BD248F" w:rsidRDefault="003040A7">
            <w:pPr>
              <w:jc w:val="right"/>
            </w:pPr>
            <w:r>
              <w:rPr>
                <w:sz w:val="16"/>
              </w:rPr>
              <w:t>53,000</w:t>
            </w:r>
          </w:p>
        </w:tc>
        <w:tc>
          <w:tcPr>
            <w:tcW w:w="1360" w:type="dxa"/>
          </w:tcPr>
          <w:p w14:paraId="7E52A24A" w14:textId="77777777" w:rsidR="00BD248F" w:rsidRDefault="003040A7">
            <w:r>
              <w:rPr>
                <w:sz w:val="16"/>
              </w:rPr>
              <w:t>USGS peak</w:t>
            </w:r>
          </w:p>
        </w:tc>
        <w:tc>
          <w:tcPr>
            <w:tcW w:w="1200" w:type="dxa"/>
          </w:tcPr>
          <w:p w14:paraId="4328E65F" w14:textId="77777777" w:rsidR="00BD248F" w:rsidRDefault="003040A7">
            <w:pPr>
              <w:jc w:val="right"/>
            </w:pPr>
            <w:r>
              <w:rPr>
                <w:sz w:val="16"/>
              </w:rPr>
              <w:t>52,200</w:t>
            </w:r>
          </w:p>
        </w:tc>
        <w:tc>
          <w:tcPr>
            <w:tcW w:w="1360" w:type="dxa"/>
          </w:tcPr>
          <w:p w14:paraId="131A9D29" w14:textId="77777777" w:rsidR="00BD248F" w:rsidRDefault="003040A7">
            <w:r>
              <w:rPr>
                <w:sz w:val="16"/>
              </w:rPr>
              <w:t>USGS daily</w:t>
            </w:r>
          </w:p>
        </w:tc>
        <w:tc>
          <w:tcPr>
            <w:tcW w:w="1100" w:type="dxa"/>
          </w:tcPr>
          <w:p w14:paraId="7F0BEEC7" w14:textId="77777777" w:rsidR="00BD248F" w:rsidRDefault="003040A7">
            <w:pPr>
              <w:jc w:val="right"/>
            </w:pPr>
            <w:r>
              <w:rPr>
                <w:sz w:val="16"/>
              </w:rPr>
              <w:t>44,467</w:t>
            </w:r>
          </w:p>
        </w:tc>
        <w:tc>
          <w:tcPr>
            <w:tcW w:w="1100" w:type="dxa"/>
          </w:tcPr>
          <w:p w14:paraId="07D4540A" w14:textId="77777777" w:rsidR="00BD248F" w:rsidRDefault="003040A7">
            <w:pPr>
              <w:jc w:val="right"/>
            </w:pPr>
            <w:r>
              <w:rPr>
                <w:sz w:val="16"/>
              </w:rPr>
              <w:t>43,900</w:t>
            </w:r>
          </w:p>
        </w:tc>
        <w:tc>
          <w:tcPr>
            <w:tcW w:w="1340" w:type="dxa"/>
          </w:tcPr>
          <w:p w14:paraId="77A8ADF7" w14:textId="77777777" w:rsidR="00BD248F" w:rsidRDefault="003040A7">
            <w:r>
              <w:rPr>
                <w:sz w:val="16"/>
              </w:rPr>
              <w:t>USGS daily</w:t>
            </w:r>
          </w:p>
        </w:tc>
      </w:tr>
      <w:tr w:rsidR="00BD248F" w14:paraId="1AF70EE2" w14:textId="77777777">
        <w:trPr>
          <w:jc w:val="center"/>
        </w:trPr>
        <w:tc>
          <w:tcPr>
            <w:tcW w:w="700" w:type="dxa"/>
          </w:tcPr>
          <w:p w14:paraId="74D18732" w14:textId="77777777" w:rsidR="00BD248F" w:rsidRDefault="003040A7">
            <w:pPr>
              <w:jc w:val="right"/>
            </w:pPr>
            <w:r>
              <w:rPr>
                <w:sz w:val="16"/>
              </w:rPr>
              <w:t>1934</w:t>
            </w:r>
          </w:p>
        </w:tc>
        <w:tc>
          <w:tcPr>
            <w:tcW w:w="1200" w:type="dxa"/>
          </w:tcPr>
          <w:p w14:paraId="253C7669" w14:textId="77777777" w:rsidR="00BD248F" w:rsidRDefault="003040A7">
            <w:pPr>
              <w:jc w:val="right"/>
            </w:pPr>
            <w:r>
              <w:rPr>
                <w:sz w:val="16"/>
              </w:rPr>
              <w:t>139,000</w:t>
            </w:r>
          </w:p>
        </w:tc>
        <w:tc>
          <w:tcPr>
            <w:tcW w:w="1360" w:type="dxa"/>
          </w:tcPr>
          <w:p w14:paraId="1B976DB1" w14:textId="77777777" w:rsidR="00BD248F" w:rsidRDefault="003040A7">
            <w:r>
              <w:rPr>
                <w:sz w:val="16"/>
              </w:rPr>
              <w:t>USGS peak</w:t>
            </w:r>
          </w:p>
        </w:tc>
        <w:tc>
          <w:tcPr>
            <w:tcW w:w="1200" w:type="dxa"/>
          </w:tcPr>
          <w:p w14:paraId="1B57E716" w14:textId="77777777" w:rsidR="00BD248F" w:rsidRDefault="003040A7">
            <w:pPr>
              <w:jc w:val="right"/>
            </w:pPr>
            <w:r>
              <w:rPr>
                <w:sz w:val="16"/>
              </w:rPr>
              <w:t>134,000</w:t>
            </w:r>
          </w:p>
        </w:tc>
        <w:tc>
          <w:tcPr>
            <w:tcW w:w="1360" w:type="dxa"/>
          </w:tcPr>
          <w:p w14:paraId="1648EAEC" w14:textId="77777777" w:rsidR="00BD248F" w:rsidRDefault="003040A7">
            <w:r>
              <w:rPr>
                <w:sz w:val="16"/>
              </w:rPr>
              <w:t>USGS daily</w:t>
            </w:r>
          </w:p>
        </w:tc>
        <w:tc>
          <w:tcPr>
            <w:tcW w:w="1100" w:type="dxa"/>
          </w:tcPr>
          <w:p w14:paraId="06690E7E" w14:textId="77777777" w:rsidR="00BD248F" w:rsidRDefault="003040A7">
            <w:pPr>
              <w:jc w:val="right"/>
            </w:pPr>
            <w:r>
              <w:rPr>
                <w:sz w:val="16"/>
              </w:rPr>
              <w:t>120,333</w:t>
            </w:r>
          </w:p>
        </w:tc>
        <w:tc>
          <w:tcPr>
            <w:tcW w:w="1100" w:type="dxa"/>
          </w:tcPr>
          <w:p w14:paraId="075DB871" w14:textId="77777777" w:rsidR="00BD248F" w:rsidRDefault="003040A7">
            <w:pPr>
              <w:jc w:val="right"/>
            </w:pPr>
            <w:r>
              <w:rPr>
                <w:sz w:val="16"/>
              </w:rPr>
              <w:t>106,300</w:t>
            </w:r>
          </w:p>
        </w:tc>
        <w:tc>
          <w:tcPr>
            <w:tcW w:w="1340" w:type="dxa"/>
          </w:tcPr>
          <w:p w14:paraId="31797129" w14:textId="77777777" w:rsidR="00BD248F" w:rsidRDefault="003040A7">
            <w:r>
              <w:rPr>
                <w:sz w:val="16"/>
              </w:rPr>
              <w:t>USGS daily</w:t>
            </w:r>
          </w:p>
        </w:tc>
      </w:tr>
      <w:tr w:rsidR="00BD248F" w14:paraId="13DA3B71" w14:textId="77777777">
        <w:trPr>
          <w:jc w:val="center"/>
        </w:trPr>
        <w:tc>
          <w:tcPr>
            <w:tcW w:w="700" w:type="dxa"/>
          </w:tcPr>
          <w:p w14:paraId="1302B78A" w14:textId="77777777" w:rsidR="00BD248F" w:rsidRDefault="003040A7">
            <w:pPr>
              <w:jc w:val="right"/>
            </w:pPr>
            <w:r>
              <w:rPr>
                <w:sz w:val="16"/>
              </w:rPr>
              <w:t>1935</w:t>
            </w:r>
          </w:p>
        </w:tc>
        <w:tc>
          <w:tcPr>
            <w:tcW w:w="1200" w:type="dxa"/>
          </w:tcPr>
          <w:p w14:paraId="6A47EEE4" w14:textId="77777777" w:rsidR="00BD248F" w:rsidRDefault="003040A7">
            <w:pPr>
              <w:jc w:val="right"/>
            </w:pPr>
            <w:r>
              <w:rPr>
                <w:sz w:val="16"/>
              </w:rPr>
              <w:t>61,800</w:t>
            </w:r>
          </w:p>
        </w:tc>
        <w:tc>
          <w:tcPr>
            <w:tcW w:w="1360" w:type="dxa"/>
          </w:tcPr>
          <w:p w14:paraId="64A47EC9" w14:textId="77777777" w:rsidR="00BD248F" w:rsidRDefault="003040A7">
            <w:r>
              <w:rPr>
                <w:sz w:val="16"/>
              </w:rPr>
              <w:t>USGS peak</w:t>
            </w:r>
          </w:p>
        </w:tc>
        <w:tc>
          <w:tcPr>
            <w:tcW w:w="1200" w:type="dxa"/>
          </w:tcPr>
          <w:p w14:paraId="15A0DCAF" w14:textId="77777777" w:rsidR="00BD248F" w:rsidRDefault="003040A7">
            <w:pPr>
              <w:jc w:val="right"/>
            </w:pPr>
            <w:r>
              <w:rPr>
                <w:sz w:val="16"/>
              </w:rPr>
              <w:t>58,100</w:t>
            </w:r>
          </w:p>
        </w:tc>
        <w:tc>
          <w:tcPr>
            <w:tcW w:w="1360" w:type="dxa"/>
          </w:tcPr>
          <w:p w14:paraId="573EDC1F" w14:textId="77777777" w:rsidR="00BD248F" w:rsidRDefault="003040A7">
            <w:r>
              <w:rPr>
                <w:sz w:val="16"/>
              </w:rPr>
              <w:t>USGS daily</w:t>
            </w:r>
          </w:p>
        </w:tc>
        <w:tc>
          <w:tcPr>
            <w:tcW w:w="1100" w:type="dxa"/>
          </w:tcPr>
          <w:p w14:paraId="218F7418" w14:textId="77777777" w:rsidR="00BD248F" w:rsidRDefault="003040A7">
            <w:pPr>
              <w:jc w:val="right"/>
            </w:pPr>
            <w:r>
              <w:rPr>
                <w:sz w:val="16"/>
              </w:rPr>
              <w:t>53,800</w:t>
            </w:r>
          </w:p>
        </w:tc>
        <w:tc>
          <w:tcPr>
            <w:tcW w:w="1100" w:type="dxa"/>
          </w:tcPr>
          <w:p w14:paraId="1765869A" w14:textId="77777777" w:rsidR="00BD248F" w:rsidRDefault="003040A7">
            <w:pPr>
              <w:jc w:val="right"/>
            </w:pPr>
            <w:r>
              <w:rPr>
                <w:sz w:val="16"/>
              </w:rPr>
              <w:t>45,540</w:t>
            </w:r>
          </w:p>
        </w:tc>
        <w:tc>
          <w:tcPr>
            <w:tcW w:w="1340" w:type="dxa"/>
          </w:tcPr>
          <w:p w14:paraId="2CE9792B" w14:textId="77777777" w:rsidR="00BD248F" w:rsidRDefault="003040A7">
            <w:r>
              <w:rPr>
                <w:sz w:val="16"/>
              </w:rPr>
              <w:t>USGS daily</w:t>
            </w:r>
          </w:p>
        </w:tc>
      </w:tr>
      <w:tr w:rsidR="00BD248F" w14:paraId="77015A70" w14:textId="77777777">
        <w:trPr>
          <w:jc w:val="center"/>
        </w:trPr>
        <w:tc>
          <w:tcPr>
            <w:tcW w:w="700" w:type="dxa"/>
          </w:tcPr>
          <w:p w14:paraId="36272934" w14:textId="77777777" w:rsidR="00BD248F" w:rsidRDefault="003040A7">
            <w:pPr>
              <w:jc w:val="right"/>
            </w:pPr>
            <w:r>
              <w:rPr>
                <w:sz w:val="16"/>
              </w:rPr>
              <w:t>1936</w:t>
            </w:r>
          </w:p>
        </w:tc>
        <w:tc>
          <w:tcPr>
            <w:tcW w:w="1200" w:type="dxa"/>
          </w:tcPr>
          <w:p w14:paraId="176490DA" w14:textId="77777777" w:rsidR="00BD248F" w:rsidRDefault="003040A7">
            <w:pPr>
              <w:jc w:val="right"/>
            </w:pPr>
            <w:r>
              <w:rPr>
                <w:sz w:val="16"/>
              </w:rPr>
              <w:t>48,200</w:t>
            </w:r>
          </w:p>
        </w:tc>
        <w:tc>
          <w:tcPr>
            <w:tcW w:w="1360" w:type="dxa"/>
          </w:tcPr>
          <w:p w14:paraId="0815B053" w14:textId="77777777" w:rsidR="00BD248F" w:rsidRDefault="003040A7">
            <w:r>
              <w:rPr>
                <w:sz w:val="16"/>
              </w:rPr>
              <w:t>USGS peak</w:t>
            </w:r>
          </w:p>
        </w:tc>
        <w:tc>
          <w:tcPr>
            <w:tcW w:w="1200" w:type="dxa"/>
          </w:tcPr>
          <w:p w14:paraId="431A0B50" w14:textId="77777777" w:rsidR="00BD248F" w:rsidRDefault="003040A7">
            <w:pPr>
              <w:jc w:val="right"/>
            </w:pPr>
            <w:r>
              <w:rPr>
                <w:sz w:val="16"/>
              </w:rPr>
              <w:t>39,800</w:t>
            </w:r>
          </w:p>
        </w:tc>
        <w:tc>
          <w:tcPr>
            <w:tcW w:w="1360" w:type="dxa"/>
          </w:tcPr>
          <w:p w14:paraId="5930C784" w14:textId="77777777" w:rsidR="00BD248F" w:rsidRDefault="003040A7">
            <w:r>
              <w:rPr>
                <w:sz w:val="16"/>
              </w:rPr>
              <w:t>USGS daily</w:t>
            </w:r>
          </w:p>
        </w:tc>
        <w:tc>
          <w:tcPr>
            <w:tcW w:w="1100" w:type="dxa"/>
          </w:tcPr>
          <w:p w14:paraId="3F62E96C" w14:textId="77777777" w:rsidR="00BD248F" w:rsidRDefault="003040A7">
            <w:pPr>
              <w:jc w:val="right"/>
            </w:pPr>
            <w:r>
              <w:rPr>
                <w:sz w:val="16"/>
              </w:rPr>
              <w:t>35,833</w:t>
            </w:r>
          </w:p>
        </w:tc>
        <w:tc>
          <w:tcPr>
            <w:tcW w:w="1100" w:type="dxa"/>
          </w:tcPr>
          <w:p w14:paraId="50A19F3D" w14:textId="77777777" w:rsidR="00BD248F" w:rsidRDefault="003040A7">
            <w:pPr>
              <w:jc w:val="right"/>
            </w:pPr>
            <w:r>
              <w:rPr>
                <w:sz w:val="16"/>
              </w:rPr>
              <w:t>31,400</w:t>
            </w:r>
          </w:p>
        </w:tc>
        <w:tc>
          <w:tcPr>
            <w:tcW w:w="1340" w:type="dxa"/>
          </w:tcPr>
          <w:p w14:paraId="6366BA2E" w14:textId="77777777" w:rsidR="00BD248F" w:rsidRDefault="003040A7">
            <w:r>
              <w:rPr>
                <w:sz w:val="16"/>
              </w:rPr>
              <w:t>USGS daily</w:t>
            </w:r>
          </w:p>
        </w:tc>
      </w:tr>
      <w:tr w:rsidR="00BD248F" w14:paraId="7AA6AFEF" w14:textId="77777777">
        <w:trPr>
          <w:jc w:val="center"/>
        </w:trPr>
        <w:tc>
          <w:tcPr>
            <w:tcW w:w="700" w:type="dxa"/>
          </w:tcPr>
          <w:p w14:paraId="09F771D4" w14:textId="77777777" w:rsidR="00BD248F" w:rsidRDefault="003040A7">
            <w:pPr>
              <w:jc w:val="right"/>
            </w:pPr>
            <w:r>
              <w:rPr>
                <w:sz w:val="16"/>
              </w:rPr>
              <w:t>1937</w:t>
            </w:r>
          </w:p>
        </w:tc>
        <w:tc>
          <w:tcPr>
            <w:tcW w:w="1200" w:type="dxa"/>
          </w:tcPr>
          <w:p w14:paraId="74D67E4C" w14:textId="77777777" w:rsidR="00BD248F" w:rsidRDefault="003040A7">
            <w:pPr>
              <w:jc w:val="right"/>
            </w:pPr>
            <w:r>
              <w:rPr>
                <w:sz w:val="16"/>
              </w:rPr>
              <w:t>49,000</w:t>
            </w:r>
          </w:p>
        </w:tc>
        <w:tc>
          <w:tcPr>
            <w:tcW w:w="1360" w:type="dxa"/>
          </w:tcPr>
          <w:p w14:paraId="63B810DC" w14:textId="77777777" w:rsidR="00BD248F" w:rsidRDefault="003040A7">
            <w:r>
              <w:rPr>
                <w:sz w:val="16"/>
              </w:rPr>
              <w:t>USGS peak</w:t>
            </w:r>
          </w:p>
        </w:tc>
        <w:tc>
          <w:tcPr>
            <w:tcW w:w="1200" w:type="dxa"/>
          </w:tcPr>
          <w:p w14:paraId="276BAD74" w14:textId="77777777" w:rsidR="00BD248F" w:rsidRDefault="003040A7">
            <w:pPr>
              <w:jc w:val="right"/>
            </w:pPr>
            <w:r>
              <w:rPr>
                <w:sz w:val="16"/>
              </w:rPr>
              <w:t>47,200</w:t>
            </w:r>
          </w:p>
        </w:tc>
        <w:tc>
          <w:tcPr>
            <w:tcW w:w="1360" w:type="dxa"/>
          </w:tcPr>
          <w:p w14:paraId="68E9F356" w14:textId="77777777" w:rsidR="00BD248F" w:rsidRDefault="003040A7">
            <w:r>
              <w:rPr>
                <w:sz w:val="16"/>
              </w:rPr>
              <w:t>USGS daily</w:t>
            </w:r>
          </w:p>
        </w:tc>
        <w:tc>
          <w:tcPr>
            <w:tcW w:w="1100" w:type="dxa"/>
          </w:tcPr>
          <w:p w14:paraId="72290CEC" w14:textId="77777777" w:rsidR="00BD248F" w:rsidRDefault="003040A7">
            <w:pPr>
              <w:jc w:val="right"/>
            </w:pPr>
            <w:r>
              <w:rPr>
                <w:sz w:val="16"/>
              </w:rPr>
              <w:t>40,167</w:t>
            </w:r>
          </w:p>
        </w:tc>
        <w:tc>
          <w:tcPr>
            <w:tcW w:w="1100" w:type="dxa"/>
          </w:tcPr>
          <w:p w14:paraId="2BE19C0B" w14:textId="77777777" w:rsidR="00BD248F" w:rsidRDefault="003040A7">
            <w:pPr>
              <w:jc w:val="right"/>
            </w:pPr>
            <w:r>
              <w:rPr>
                <w:sz w:val="16"/>
              </w:rPr>
              <w:t>34,640</w:t>
            </w:r>
          </w:p>
        </w:tc>
        <w:tc>
          <w:tcPr>
            <w:tcW w:w="1340" w:type="dxa"/>
          </w:tcPr>
          <w:p w14:paraId="092C1177" w14:textId="77777777" w:rsidR="00BD248F" w:rsidRDefault="003040A7">
            <w:r>
              <w:rPr>
                <w:sz w:val="16"/>
              </w:rPr>
              <w:t>USGS daily</w:t>
            </w:r>
          </w:p>
        </w:tc>
      </w:tr>
      <w:tr w:rsidR="00BD248F" w14:paraId="72E2B25E" w14:textId="77777777">
        <w:trPr>
          <w:jc w:val="center"/>
        </w:trPr>
        <w:tc>
          <w:tcPr>
            <w:tcW w:w="700" w:type="dxa"/>
          </w:tcPr>
          <w:p w14:paraId="67B85C62" w14:textId="77777777" w:rsidR="00BD248F" w:rsidRDefault="003040A7">
            <w:pPr>
              <w:jc w:val="right"/>
            </w:pPr>
            <w:r>
              <w:rPr>
                <w:sz w:val="16"/>
              </w:rPr>
              <w:t>1938</w:t>
            </w:r>
          </w:p>
        </w:tc>
        <w:tc>
          <w:tcPr>
            <w:tcW w:w="1200" w:type="dxa"/>
          </w:tcPr>
          <w:p w14:paraId="26BCFF7C" w14:textId="77777777" w:rsidR="00BD248F" w:rsidRDefault="003040A7">
            <w:pPr>
              <w:jc w:val="right"/>
            </w:pPr>
            <w:r>
              <w:rPr>
                <w:sz w:val="16"/>
              </w:rPr>
              <w:t>62,900</w:t>
            </w:r>
          </w:p>
        </w:tc>
        <w:tc>
          <w:tcPr>
            <w:tcW w:w="1360" w:type="dxa"/>
          </w:tcPr>
          <w:p w14:paraId="3BA1F065" w14:textId="77777777" w:rsidR="00BD248F" w:rsidRDefault="003040A7">
            <w:r>
              <w:rPr>
                <w:sz w:val="16"/>
              </w:rPr>
              <w:t>USGS peak</w:t>
            </w:r>
          </w:p>
        </w:tc>
        <w:tc>
          <w:tcPr>
            <w:tcW w:w="1200" w:type="dxa"/>
          </w:tcPr>
          <w:p w14:paraId="4E901CF2" w14:textId="77777777" w:rsidR="00BD248F" w:rsidRDefault="003040A7">
            <w:pPr>
              <w:jc w:val="right"/>
            </w:pPr>
            <w:r>
              <w:rPr>
                <w:sz w:val="16"/>
              </w:rPr>
              <w:t>60,500</w:t>
            </w:r>
          </w:p>
        </w:tc>
        <w:tc>
          <w:tcPr>
            <w:tcW w:w="1360" w:type="dxa"/>
          </w:tcPr>
          <w:p w14:paraId="09B349FB" w14:textId="77777777" w:rsidR="00BD248F" w:rsidRDefault="003040A7">
            <w:r>
              <w:rPr>
                <w:sz w:val="16"/>
              </w:rPr>
              <w:t>USGS daily</w:t>
            </w:r>
          </w:p>
        </w:tc>
        <w:tc>
          <w:tcPr>
            <w:tcW w:w="1100" w:type="dxa"/>
          </w:tcPr>
          <w:p w14:paraId="3E29E266" w14:textId="77777777" w:rsidR="00BD248F" w:rsidRDefault="003040A7">
            <w:pPr>
              <w:jc w:val="right"/>
            </w:pPr>
            <w:r>
              <w:rPr>
                <w:sz w:val="16"/>
              </w:rPr>
              <w:t>53,567</w:t>
            </w:r>
          </w:p>
        </w:tc>
        <w:tc>
          <w:tcPr>
            <w:tcW w:w="1100" w:type="dxa"/>
          </w:tcPr>
          <w:p w14:paraId="67DF3014" w14:textId="77777777" w:rsidR="00BD248F" w:rsidRDefault="003040A7">
            <w:pPr>
              <w:jc w:val="right"/>
            </w:pPr>
            <w:r>
              <w:rPr>
                <w:sz w:val="16"/>
              </w:rPr>
              <w:t>47,440</w:t>
            </w:r>
          </w:p>
        </w:tc>
        <w:tc>
          <w:tcPr>
            <w:tcW w:w="1340" w:type="dxa"/>
          </w:tcPr>
          <w:p w14:paraId="784464FA" w14:textId="77777777" w:rsidR="00BD248F" w:rsidRDefault="003040A7">
            <w:r>
              <w:rPr>
                <w:sz w:val="16"/>
              </w:rPr>
              <w:t>USGS daily</w:t>
            </w:r>
          </w:p>
        </w:tc>
      </w:tr>
      <w:tr w:rsidR="00BD248F" w14:paraId="27AC590D" w14:textId="77777777">
        <w:trPr>
          <w:jc w:val="center"/>
        </w:trPr>
        <w:tc>
          <w:tcPr>
            <w:tcW w:w="700" w:type="dxa"/>
          </w:tcPr>
          <w:p w14:paraId="7DE1C18C" w14:textId="77777777" w:rsidR="00BD248F" w:rsidRDefault="003040A7">
            <w:pPr>
              <w:jc w:val="right"/>
            </w:pPr>
            <w:r>
              <w:rPr>
                <w:sz w:val="16"/>
              </w:rPr>
              <w:t>1939</w:t>
            </w:r>
          </w:p>
        </w:tc>
        <w:tc>
          <w:tcPr>
            <w:tcW w:w="1200" w:type="dxa"/>
          </w:tcPr>
          <w:p w14:paraId="58CB0C5F" w14:textId="77777777" w:rsidR="00BD248F" w:rsidRDefault="003040A7">
            <w:pPr>
              <w:jc w:val="right"/>
            </w:pPr>
            <w:r>
              <w:rPr>
                <w:sz w:val="16"/>
              </w:rPr>
              <w:t>43,600</w:t>
            </w:r>
          </w:p>
        </w:tc>
        <w:tc>
          <w:tcPr>
            <w:tcW w:w="1360" w:type="dxa"/>
          </w:tcPr>
          <w:p w14:paraId="00A683BD" w14:textId="77777777" w:rsidR="00BD248F" w:rsidRDefault="003040A7">
            <w:r>
              <w:rPr>
                <w:sz w:val="16"/>
              </w:rPr>
              <w:t>USGS peak</w:t>
            </w:r>
          </w:p>
        </w:tc>
        <w:tc>
          <w:tcPr>
            <w:tcW w:w="1200" w:type="dxa"/>
          </w:tcPr>
          <w:p w14:paraId="0F189A5E" w14:textId="77777777" w:rsidR="00BD248F" w:rsidRDefault="003040A7">
            <w:pPr>
              <w:jc w:val="right"/>
            </w:pPr>
            <w:r>
              <w:rPr>
                <w:sz w:val="16"/>
              </w:rPr>
              <w:t>39,800</w:t>
            </w:r>
          </w:p>
        </w:tc>
        <w:tc>
          <w:tcPr>
            <w:tcW w:w="1360" w:type="dxa"/>
          </w:tcPr>
          <w:p w14:paraId="3DE6BE2C" w14:textId="77777777" w:rsidR="00BD248F" w:rsidRDefault="003040A7">
            <w:r>
              <w:rPr>
                <w:sz w:val="16"/>
              </w:rPr>
              <w:t>USGS daily</w:t>
            </w:r>
          </w:p>
        </w:tc>
        <w:tc>
          <w:tcPr>
            <w:tcW w:w="1100" w:type="dxa"/>
          </w:tcPr>
          <w:p w14:paraId="581A81E6" w14:textId="77777777" w:rsidR="00BD248F" w:rsidRDefault="003040A7">
            <w:pPr>
              <w:jc w:val="right"/>
            </w:pPr>
            <w:r>
              <w:rPr>
                <w:sz w:val="16"/>
              </w:rPr>
              <w:t>29,867</w:t>
            </w:r>
          </w:p>
        </w:tc>
        <w:tc>
          <w:tcPr>
            <w:tcW w:w="1100" w:type="dxa"/>
          </w:tcPr>
          <w:p w14:paraId="0BF649E5" w14:textId="77777777" w:rsidR="00BD248F" w:rsidRDefault="003040A7">
            <w:pPr>
              <w:jc w:val="right"/>
            </w:pPr>
            <w:r>
              <w:rPr>
                <w:sz w:val="16"/>
              </w:rPr>
              <w:t>27,840</w:t>
            </w:r>
          </w:p>
        </w:tc>
        <w:tc>
          <w:tcPr>
            <w:tcW w:w="1340" w:type="dxa"/>
          </w:tcPr>
          <w:p w14:paraId="027D9AE8" w14:textId="77777777" w:rsidR="00BD248F" w:rsidRDefault="003040A7">
            <w:r>
              <w:rPr>
                <w:sz w:val="16"/>
              </w:rPr>
              <w:t>USGS daily</w:t>
            </w:r>
          </w:p>
        </w:tc>
      </w:tr>
      <w:tr w:rsidR="00BD248F" w14:paraId="424469C7" w14:textId="77777777">
        <w:trPr>
          <w:jc w:val="center"/>
        </w:trPr>
        <w:tc>
          <w:tcPr>
            <w:tcW w:w="700" w:type="dxa"/>
          </w:tcPr>
          <w:p w14:paraId="19E105FE" w14:textId="77777777" w:rsidR="00BD248F" w:rsidRDefault="003040A7">
            <w:pPr>
              <w:jc w:val="right"/>
            </w:pPr>
            <w:r>
              <w:rPr>
                <w:sz w:val="16"/>
              </w:rPr>
              <w:t>1940</w:t>
            </w:r>
          </w:p>
        </w:tc>
        <w:tc>
          <w:tcPr>
            <w:tcW w:w="1200" w:type="dxa"/>
          </w:tcPr>
          <w:p w14:paraId="68AFA994" w14:textId="77777777" w:rsidR="00BD248F" w:rsidRDefault="003040A7">
            <w:pPr>
              <w:jc w:val="right"/>
            </w:pPr>
            <w:r>
              <w:rPr>
                <w:sz w:val="16"/>
              </w:rPr>
              <w:t>41,900</w:t>
            </w:r>
          </w:p>
        </w:tc>
        <w:tc>
          <w:tcPr>
            <w:tcW w:w="1360" w:type="dxa"/>
          </w:tcPr>
          <w:p w14:paraId="36097778" w14:textId="77777777" w:rsidR="00BD248F" w:rsidRDefault="003040A7">
            <w:r>
              <w:rPr>
                <w:sz w:val="16"/>
              </w:rPr>
              <w:t>USGS peak</w:t>
            </w:r>
          </w:p>
        </w:tc>
        <w:tc>
          <w:tcPr>
            <w:tcW w:w="1200" w:type="dxa"/>
          </w:tcPr>
          <w:p w14:paraId="2439153B" w14:textId="77777777" w:rsidR="00BD248F" w:rsidRDefault="003040A7">
            <w:pPr>
              <w:jc w:val="right"/>
            </w:pPr>
            <w:r>
              <w:rPr>
                <w:sz w:val="16"/>
              </w:rPr>
              <w:t>40,500</w:t>
            </w:r>
          </w:p>
        </w:tc>
        <w:tc>
          <w:tcPr>
            <w:tcW w:w="1360" w:type="dxa"/>
          </w:tcPr>
          <w:p w14:paraId="3CF03BB8" w14:textId="77777777" w:rsidR="00BD248F" w:rsidRDefault="003040A7">
            <w:r>
              <w:rPr>
                <w:sz w:val="16"/>
              </w:rPr>
              <w:t>USGS daily</w:t>
            </w:r>
          </w:p>
        </w:tc>
        <w:tc>
          <w:tcPr>
            <w:tcW w:w="1100" w:type="dxa"/>
          </w:tcPr>
          <w:p w14:paraId="672FE007" w14:textId="77777777" w:rsidR="00BD248F" w:rsidRDefault="003040A7">
            <w:pPr>
              <w:jc w:val="right"/>
            </w:pPr>
            <w:r>
              <w:rPr>
                <w:sz w:val="16"/>
              </w:rPr>
              <w:t>36,767</w:t>
            </w:r>
          </w:p>
        </w:tc>
        <w:tc>
          <w:tcPr>
            <w:tcW w:w="1100" w:type="dxa"/>
          </w:tcPr>
          <w:p w14:paraId="32B252BF" w14:textId="77777777" w:rsidR="00BD248F" w:rsidRDefault="003040A7">
            <w:pPr>
              <w:jc w:val="right"/>
            </w:pPr>
            <w:r>
              <w:rPr>
                <w:sz w:val="16"/>
              </w:rPr>
              <w:t>31,660</w:t>
            </w:r>
          </w:p>
        </w:tc>
        <w:tc>
          <w:tcPr>
            <w:tcW w:w="1340" w:type="dxa"/>
          </w:tcPr>
          <w:p w14:paraId="7E1D39EE" w14:textId="77777777" w:rsidR="00BD248F" w:rsidRDefault="003040A7">
            <w:r>
              <w:rPr>
                <w:sz w:val="16"/>
              </w:rPr>
              <w:t>USGS daily</w:t>
            </w:r>
          </w:p>
        </w:tc>
      </w:tr>
      <w:tr w:rsidR="00BD248F" w14:paraId="750AEABC" w14:textId="77777777">
        <w:trPr>
          <w:jc w:val="center"/>
        </w:trPr>
        <w:tc>
          <w:tcPr>
            <w:tcW w:w="700" w:type="dxa"/>
          </w:tcPr>
          <w:p w14:paraId="559ADD1F" w14:textId="77777777" w:rsidR="00BD248F" w:rsidRDefault="003040A7">
            <w:pPr>
              <w:jc w:val="right"/>
            </w:pPr>
            <w:r>
              <w:rPr>
                <w:sz w:val="16"/>
              </w:rPr>
              <w:t>1941</w:t>
            </w:r>
          </w:p>
        </w:tc>
        <w:tc>
          <w:tcPr>
            <w:tcW w:w="1200" w:type="dxa"/>
          </w:tcPr>
          <w:p w14:paraId="3121C255" w14:textId="77777777" w:rsidR="00BD248F" w:rsidRDefault="003040A7">
            <w:pPr>
              <w:jc w:val="right"/>
            </w:pPr>
            <w:r>
              <w:rPr>
                <w:sz w:val="16"/>
              </w:rPr>
              <w:t>26,400</w:t>
            </w:r>
          </w:p>
        </w:tc>
        <w:tc>
          <w:tcPr>
            <w:tcW w:w="1360" w:type="dxa"/>
          </w:tcPr>
          <w:p w14:paraId="77290912" w14:textId="77777777" w:rsidR="00BD248F" w:rsidRDefault="003040A7">
            <w:r>
              <w:rPr>
                <w:sz w:val="16"/>
              </w:rPr>
              <w:t>USGS peak</w:t>
            </w:r>
          </w:p>
        </w:tc>
        <w:tc>
          <w:tcPr>
            <w:tcW w:w="1200" w:type="dxa"/>
          </w:tcPr>
          <w:p w14:paraId="7C4E01B4" w14:textId="77777777" w:rsidR="00BD248F" w:rsidRDefault="003040A7">
            <w:pPr>
              <w:jc w:val="right"/>
            </w:pPr>
            <w:r>
              <w:rPr>
                <w:sz w:val="16"/>
              </w:rPr>
              <w:t>22,100</w:t>
            </w:r>
          </w:p>
        </w:tc>
        <w:tc>
          <w:tcPr>
            <w:tcW w:w="1360" w:type="dxa"/>
          </w:tcPr>
          <w:p w14:paraId="57A4547E" w14:textId="77777777" w:rsidR="00BD248F" w:rsidRDefault="003040A7">
            <w:r>
              <w:rPr>
                <w:sz w:val="16"/>
              </w:rPr>
              <w:t>USGS daily</w:t>
            </w:r>
          </w:p>
        </w:tc>
        <w:tc>
          <w:tcPr>
            <w:tcW w:w="1100" w:type="dxa"/>
          </w:tcPr>
          <w:p w14:paraId="564A5A96" w14:textId="77777777" w:rsidR="00BD248F" w:rsidRDefault="003040A7">
            <w:pPr>
              <w:jc w:val="right"/>
            </w:pPr>
            <w:r>
              <w:rPr>
                <w:sz w:val="16"/>
              </w:rPr>
              <w:t>19,633</w:t>
            </w:r>
          </w:p>
        </w:tc>
        <w:tc>
          <w:tcPr>
            <w:tcW w:w="1100" w:type="dxa"/>
          </w:tcPr>
          <w:p w14:paraId="7D820D25" w14:textId="77777777" w:rsidR="00BD248F" w:rsidRDefault="003040A7">
            <w:pPr>
              <w:jc w:val="right"/>
            </w:pPr>
            <w:r>
              <w:rPr>
                <w:sz w:val="16"/>
              </w:rPr>
              <w:t>16,038</w:t>
            </w:r>
          </w:p>
        </w:tc>
        <w:tc>
          <w:tcPr>
            <w:tcW w:w="1340" w:type="dxa"/>
          </w:tcPr>
          <w:p w14:paraId="013F50C9" w14:textId="77777777" w:rsidR="00BD248F" w:rsidRDefault="003040A7">
            <w:r>
              <w:rPr>
                <w:sz w:val="16"/>
              </w:rPr>
              <w:t>USGS daily</w:t>
            </w:r>
          </w:p>
        </w:tc>
      </w:tr>
      <w:tr w:rsidR="00BD248F" w14:paraId="2AC5A108" w14:textId="77777777">
        <w:trPr>
          <w:jc w:val="center"/>
        </w:trPr>
        <w:tc>
          <w:tcPr>
            <w:tcW w:w="700" w:type="dxa"/>
          </w:tcPr>
          <w:p w14:paraId="3EDC2596" w14:textId="77777777" w:rsidR="00BD248F" w:rsidRDefault="003040A7">
            <w:pPr>
              <w:jc w:val="right"/>
            </w:pPr>
            <w:r>
              <w:rPr>
                <w:sz w:val="16"/>
              </w:rPr>
              <w:t>1942</w:t>
            </w:r>
          </w:p>
        </w:tc>
        <w:tc>
          <w:tcPr>
            <w:tcW w:w="1200" w:type="dxa"/>
          </w:tcPr>
          <w:p w14:paraId="1E9AB11A" w14:textId="77777777" w:rsidR="00BD248F" w:rsidRDefault="003040A7">
            <w:pPr>
              <w:jc w:val="right"/>
            </w:pPr>
            <w:r>
              <w:rPr>
                <w:sz w:val="16"/>
              </w:rPr>
              <w:t>58,100</w:t>
            </w:r>
          </w:p>
        </w:tc>
        <w:tc>
          <w:tcPr>
            <w:tcW w:w="1360" w:type="dxa"/>
          </w:tcPr>
          <w:p w14:paraId="2F890278" w14:textId="77777777" w:rsidR="00BD248F" w:rsidRDefault="003040A7">
            <w:r>
              <w:rPr>
                <w:sz w:val="16"/>
              </w:rPr>
              <w:t>USGS peak</w:t>
            </w:r>
          </w:p>
        </w:tc>
        <w:tc>
          <w:tcPr>
            <w:tcW w:w="1200" w:type="dxa"/>
          </w:tcPr>
          <w:p w14:paraId="36308F22" w14:textId="77777777" w:rsidR="00BD248F" w:rsidRDefault="003040A7">
            <w:pPr>
              <w:jc w:val="right"/>
            </w:pPr>
            <w:r>
              <w:rPr>
                <w:sz w:val="16"/>
              </w:rPr>
              <w:t>55,400</w:t>
            </w:r>
          </w:p>
        </w:tc>
        <w:tc>
          <w:tcPr>
            <w:tcW w:w="1360" w:type="dxa"/>
          </w:tcPr>
          <w:p w14:paraId="7FEFE783" w14:textId="77777777" w:rsidR="00BD248F" w:rsidRDefault="003040A7">
            <w:r>
              <w:rPr>
                <w:sz w:val="16"/>
              </w:rPr>
              <w:t>USGS daily</w:t>
            </w:r>
          </w:p>
        </w:tc>
        <w:tc>
          <w:tcPr>
            <w:tcW w:w="1100" w:type="dxa"/>
          </w:tcPr>
          <w:p w14:paraId="31917677" w14:textId="77777777" w:rsidR="00BD248F" w:rsidRDefault="003040A7">
            <w:pPr>
              <w:jc w:val="right"/>
            </w:pPr>
            <w:r>
              <w:rPr>
                <w:sz w:val="16"/>
              </w:rPr>
              <w:t>47,067</w:t>
            </w:r>
          </w:p>
        </w:tc>
        <w:tc>
          <w:tcPr>
            <w:tcW w:w="1100" w:type="dxa"/>
          </w:tcPr>
          <w:p w14:paraId="347A8008" w14:textId="77777777" w:rsidR="00BD248F" w:rsidRDefault="003040A7">
            <w:pPr>
              <w:jc w:val="right"/>
            </w:pPr>
            <w:r>
              <w:rPr>
                <w:sz w:val="16"/>
              </w:rPr>
              <w:t>39,400</w:t>
            </w:r>
          </w:p>
        </w:tc>
        <w:tc>
          <w:tcPr>
            <w:tcW w:w="1340" w:type="dxa"/>
          </w:tcPr>
          <w:p w14:paraId="5A8E93B6" w14:textId="77777777" w:rsidR="00BD248F" w:rsidRDefault="003040A7">
            <w:r>
              <w:rPr>
                <w:sz w:val="16"/>
              </w:rPr>
              <w:t>USGS daily</w:t>
            </w:r>
          </w:p>
        </w:tc>
      </w:tr>
      <w:tr w:rsidR="00BD248F" w14:paraId="23D867E7" w14:textId="77777777">
        <w:trPr>
          <w:jc w:val="center"/>
        </w:trPr>
        <w:tc>
          <w:tcPr>
            <w:tcW w:w="700" w:type="dxa"/>
          </w:tcPr>
          <w:p w14:paraId="7ABF89AB" w14:textId="77777777" w:rsidR="00BD248F" w:rsidRDefault="003040A7">
            <w:pPr>
              <w:jc w:val="right"/>
            </w:pPr>
            <w:r>
              <w:rPr>
                <w:sz w:val="16"/>
              </w:rPr>
              <w:t>1943</w:t>
            </w:r>
          </w:p>
        </w:tc>
        <w:tc>
          <w:tcPr>
            <w:tcW w:w="1200" w:type="dxa"/>
          </w:tcPr>
          <w:p w14:paraId="21115631" w14:textId="77777777" w:rsidR="00BD248F" w:rsidRDefault="003040A7">
            <w:pPr>
              <w:jc w:val="right"/>
            </w:pPr>
            <w:r>
              <w:rPr>
                <w:sz w:val="16"/>
              </w:rPr>
              <w:t>60,500</w:t>
            </w:r>
          </w:p>
        </w:tc>
        <w:tc>
          <w:tcPr>
            <w:tcW w:w="1360" w:type="dxa"/>
          </w:tcPr>
          <w:p w14:paraId="31244D06" w14:textId="77777777" w:rsidR="00BD248F" w:rsidRDefault="003040A7">
            <w:r>
              <w:rPr>
                <w:sz w:val="16"/>
              </w:rPr>
              <w:t>USGS peak</w:t>
            </w:r>
          </w:p>
        </w:tc>
        <w:tc>
          <w:tcPr>
            <w:tcW w:w="1200" w:type="dxa"/>
          </w:tcPr>
          <w:p w14:paraId="58ABB3FF" w14:textId="77777777" w:rsidR="00BD248F" w:rsidRDefault="003040A7">
            <w:pPr>
              <w:jc w:val="right"/>
            </w:pPr>
            <w:r>
              <w:rPr>
                <w:sz w:val="16"/>
              </w:rPr>
              <w:t>58,300</w:t>
            </w:r>
          </w:p>
        </w:tc>
        <w:tc>
          <w:tcPr>
            <w:tcW w:w="1360" w:type="dxa"/>
          </w:tcPr>
          <w:p w14:paraId="4E252F27" w14:textId="77777777" w:rsidR="00BD248F" w:rsidRDefault="003040A7">
            <w:r>
              <w:rPr>
                <w:sz w:val="16"/>
              </w:rPr>
              <w:t>USGS daily</w:t>
            </w:r>
          </w:p>
        </w:tc>
        <w:tc>
          <w:tcPr>
            <w:tcW w:w="1100" w:type="dxa"/>
          </w:tcPr>
          <w:p w14:paraId="038ECC21" w14:textId="77777777" w:rsidR="00BD248F" w:rsidRDefault="003040A7">
            <w:pPr>
              <w:jc w:val="right"/>
            </w:pPr>
            <w:r>
              <w:rPr>
                <w:sz w:val="16"/>
              </w:rPr>
              <w:t>46,867</w:t>
            </w:r>
          </w:p>
        </w:tc>
        <w:tc>
          <w:tcPr>
            <w:tcW w:w="1100" w:type="dxa"/>
          </w:tcPr>
          <w:p w14:paraId="1839C31D" w14:textId="77777777" w:rsidR="00BD248F" w:rsidRDefault="003040A7">
            <w:pPr>
              <w:jc w:val="right"/>
            </w:pPr>
            <w:r>
              <w:rPr>
                <w:sz w:val="16"/>
              </w:rPr>
              <w:t>39,020</w:t>
            </w:r>
          </w:p>
        </w:tc>
        <w:tc>
          <w:tcPr>
            <w:tcW w:w="1340" w:type="dxa"/>
          </w:tcPr>
          <w:p w14:paraId="7AFF010E" w14:textId="77777777" w:rsidR="00BD248F" w:rsidRDefault="003040A7">
            <w:r>
              <w:rPr>
                <w:sz w:val="16"/>
              </w:rPr>
              <w:t>USGS daily</w:t>
            </w:r>
          </w:p>
        </w:tc>
      </w:tr>
      <w:tr w:rsidR="00BD248F" w14:paraId="0BCD44FC" w14:textId="77777777">
        <w:trPr>
          <w:jc w:val="center"/>
        </w:trPr>
        <w:tc>
          <w:tcPr>
            <w:tcW w:w="700" w:type="dxa"/>
          </w:tcPr>
          <w:p w14:paraId="4016DF76" w14:textId="77777777" w:rsidR="00BD248F" w:rsidRDefault="003040A7">
            <w:pPr>
              <w:jc w:val="right"/>
            </w:pPr>
            <w:r>
              <w:rPr>
                <w:sz w:val="16"/>
              </w:rPr>
              <w:t>1944</w:t>
            </w:r>
          </w:p>
        </w:tc>
        <w:tc>
          <w:tcPr>
            <w:tcW w:w="1200" w:type="dxa"/>
          </w:tcPr>
          <w:p w14:paraId="488783D7" w14:textId="77777777" w:rsidR="00BD248F" w:rsidRDefault="003040A7">
            <w:pPr>
              <w:jc w:val="right"/>
            </w:pPr>
            <w:r>
              <w:rPr>
                <w:sz w:val="16"/>
              </w:rPr>
              <w:t>37,100</w:t>
            </w:r>
          </w:p>
        </w:tc>
        <w:tc>
          <w:tcPr>
            <w:tcW w:w="1360" w:type="dxa"/>
          </w:tcPr>
          <w:p w14:paraId="11D99E02" w14:textId="77777777" w:rsidR="00BD248F" w:rsidRDefault="003040A7">
            <w:r>
              <w:rPr>
                <w:sz w:val="16"/>
              </w:rPr>
              <w:t>USGS peak</w:t>
            </w:r>
          </w:p>
        </w:tc>
        <w:tc>
          <w:tcPr>
            <w:tcW w:w="1200" w:type="dxa"/>
          </w:tcPr>
          <w:p w14:paraId="648F7077" w14:textId="77777777" w:rsidR="00BD248F" w:rsidRDefault="003040A7">
            <w:pPr>
              <w:jc w:val="right"/>
            </w:pPr>
            <w:r>
              <w:rPr>
                <w:sz w:val="16"/>
              </w:rPr>
              <w:t>33,700</w:t>
            </w:r>
          </w:p>
        </w:tc>
        <w:tc>
          <w:tcPr>
            <w:tcW w:w="1360" w:type="dxa"/>
          </w:tcPr>
          <w:p w14:paraId="6DDA78D8" w14:textId="77777777" w:rsidR="00BD248F" w:rsidRDefault="003040A7">
            <w:r>
              <w:rPr>
                <w:sz w:val="16"/>
              </w:rPr>
              <w:t>USGS daily</w:t>
            </w:r>
          </w:p>
        </w:tc>
        <w:tc>
          <w:tcPr>
            <w:tcW w:w="1100" w:type="dxa"/>
          </w:tcPr>
          <w:p w14:paraId="715ADAB8" w14:textId="77777777" w:rsidR="00BD248F" w:rsidRDefault="003040A7">
            <w:pPr>
              <w:jc w:val="right"/>
            </w:pPr>
            <w:r>
              <w:rPr>
                <w:sz w:val="16"/>
              </w:rPr>
              <w:t>26,467</w:t>
            </w:r>
          </w:p>
        </w:tc>
        <w:tc>
          <w:tcPr>
            <w:tcW w:w="1100" w:type="dxa"/>
          </w:tcPr>
          <w:p w14:paraId="4585C68B" w14:textId="77777777" w:rsidR="00BD248F" w:rsidRDefault="003040A7">
            <w:pPr>
              <w:jc w:val="right"/>
            </w:pPr>
            <w:r>
              <w:rPr>
                <w:sz w:val="16"/>
              </w:rPr>
              <w:t>20,760</w:t>
            </w:r>
          </w:p>
        </w:tc>
        <w:tc>
          <w:tcPr>
            <w:tcW w:w="1340" w:type="dxa"/>
          </w:tcPr>
          <w:p w14:paraId="381EAC85" w14:textId="77777777" w:rsidR="00BD248F" w:rsidRDefault="003040A7">
            <w:r>
              <w:rPr>
                <w:sz w:val="16"/>
              </w:rPr>
              <w:t>USGS daily</w:t>
            </w:r>
          </w:p>
        </w:tc>
      </w:tr>
      <w:tr w:rsidR="00BD248F" w14:paraId="534675A3" w14:textId="77777777">
        <w:trPr>
          <w:jc w:val="center"/>
        </w:trPr>
        <w:tc>
          <w:tcPr>
            <w:tcW w:w="700" w:type="dxa"/>
          </w:tcPr>
          <w:p w14:paraId="5CDC22C7" w14:textId="77777777" w:rsidR="00BD248F" w:rsidRDefault="003040A7">
            <w:pPr>
              <w:jc w:val="right"/>
            </w:pPr>
            <w:r>
              <w:rPr>
                <w:sz w:val="16"/>
              </w:rPr>
              <w:t>1945</w:t>
            </w:r>
          </w:p>
        </w:tc>
        <w:tc>
          <w:tcPr>
            <w:tcW w:w="1200" w:type="dxa"/>
          </w:tcPr>
          <w:p w14:paraId="042F2515" w14:textId="77777777" w:rsidR="00BD248F" w:rsidRDefault="003040A7">
            <w:pPr>
              <w:jc w:val="right"/>
            </w:pPr>
            <w:r>
              <w:rPr>
                <w:sz w:val="16"/>
              </w:rPr>
              <w:t>45,300</w:t>
            </w:r>
          </w:p>
        </w:tc>
        <w:tc>
          <w:tcPr>
            <w:tcW w:w="1360" w:type="dxa"/>
          </w:tcPr>
          <w:p w14:paraId="1FAE429D" w14:textId="77777777" w:rsidR="00BD248F" w:rsidRDefault="003040A7">
            <w:r>
              <w:rPr>
                <w:sz w:val="16"/>
              </w:rPr>
              <w:t>USGS peak</w:t>
            </w:r>
          </w:p>
        </w:tc>
        <w:tc>
          <w:tcPr>
            <w:tcW w:w="1200" w:type="dxa"/>
          </w:tcPr>
          <w:p w14:paraId="7B3E4C69" w14:textId="77777777" w:rsidR="00BD248F" w:rsidRDefault="003040A7">
            <w:pPr>
              <w:jc w:val="right"/>
            </w:pPr>
            <w:r>
              <w:rPr>
                <w:sz w:val="16"/>
              </w:rPr>
              <w:t>44,200</w:t>
            </w:r>
          </w:p>
        </w:tc>
        <w:tc>
          <w:tcPr>
            <w:tcW w:w="1360" w:type="dxa"/>
          </w:tcPr>
          <w:p w14:paraId="20064E02" w14:textId="77777777" w:rsidR="00BD248F" w:rsidRDefault="003040A7">
            <w:r>
              <w:rPr>
                <w:sz w:val="16"/>
              </w:rPr>
              <w:t>USGS daily</w:t>
            </w:r>
          </w:p>
        </w:tc>
        <w:tc>
          <w:tcPr>
            <w:tcW w:w="1100" w:type="dxa"/>
          </w:tcPr>
          <w:p w14:paraId="2CEB71ED" w14:textId="77777777" w:rsidR="00BD248F" w:rsidRDefault="003040A7">
            <w:pPr>
              <w:jc w:val="right"/>
            </w:pPr>
            <w:r>
              <w:rPr>
                <w:sz w:val="16"/>
              </w:rPr>
              <w:t>36,333</w:t>
            </w:r>
          </w:p>
        </w:tc>
        <w:tc>
          <w:tcPr>
            <w:tcW w:w="1100" w:type="dxa"/>
          </w:tcPr>
          <w:p w14:paraId="5F7E6AB6" w14:textId="77777777" w:rsidR="00BD248F" w:rsidRDefault="003040A7">
            <w:pPr>
              <w:jc w:val="right"/>
            </w:pPr>
            <w:r>
              <w:rPr>
                <w:sz w:val="16"/>
              </w:rPr>
              <w:t>30,340</w:t>
            </w:r>
          </w:p>
        </w:tc>
        <w:tc>
          <w:tcPr>
            <w:tcW w:w="1340" w:type="dxa"/>
          </w:tcPr>
          <w:p w14:paraId="0FD0AB40" w14:textId="77777777" w:rsidR="00BD248F" w:rsidRDefault="003040A7">
            <w:r>
              <w:rPr>
                <w:sz w:val="16"/>
              </w:rPr>
              <w:t>USGS daily</w:t>
            </w:r>
          </w:p>
        </w:tc>
      </w:tr>
      <w:tr w:rsidR="00BD248F" w14:paraId="2C486417" w14:textId="77777777">
        <w:trPr>
          <w:jc w:val="center"/>
        </w:trPr>
        <w:tc>
          <w:tcPr>
            <w:tcW w:w="700" w:type="dxa"/>
          </w:tcPr>
          <w:p w14:paraId="511BE1AE" w14:textId="77777777" w:rsidR="00BD248F" w:rsidRDefault="003040A7">
            <w:pPr>
              <w:jc w:val="right"/>
            </w:pPr>
            <w:r>
              <w:rPr>
                <w:sz w:val="16"/>
              </w:rPr>
              <w:t>1946</w:t>
            </w:r>
          </w:p>
        </w:tc>
        <w:tc>
          <w:tcPr>
            <w:tcW w:w="1200" w:type="dxa"/>
          </w:tcPr>
          <w:p w14:paraId="35ADA687" w14:textId="77777777" w:rsidR="00BD248F" w:rsidRDefault="003040A7">
            <w:pPr>
              <w:jc w:val="right"/>
            </w:pPr>
            <w:r>
              <w:rPr>
                <w:sz w:val="16"/>
              </w:rPr>
              <w:t>54,700</w:t>
            </w:r>
          </w:p>
        </w:tc>
        <w:tc>
          <w:tcPr>
            <w:tcW w:w="1360" w:type="dxa"/>
          </w:tcPr>
          <w:p w14:paraId="61DA6C79" w14:textId="77777777" w:rsidR="00BD248F" w:rsidRDefault="003040A7">
            <w:r>
              <w:rPr>
                <w:sz w:val="16"/>
              </w:rPr>
              <w:t>USGS peak</w:t>
            </w:r>
          </w:p>
        </w:tc>
        <w:tc>
          <w:tcPr>
            <w:tcW w:w="1200" w:type="dxa"/>
          </w:tcPr>
          <w:p w14:paraId="13803939" w14:textId="77777777" w:rsidR="00BD248F" w:rsidRDefault="003040A7">
            <w:pPr>
              <w:jc w:val="right"/>
            </w:pPr>
            <w:r>
              <w:rPr>
                <w:sz w:val="16"/>
              </w:rPr>
              <w:t>51,700</w:t>
            </w:r>
          </w:p>
        </w:tc>
        <w:tc>
          <w:tcPr>
            <w:tcW w:w="1360" w:type="dxa"/>
          </w:tcPr>
          <w:p w14:paraId="391FFC53" w14:textId="77777777" w:rsidR="00BD248F" w:rsidRDefault="003040A7">
            <w:r>
              <w:rPr>
                <w:sz w:val="16"/>
              </w:rPr>
              <w:t>USGS daily</w:t>
            </w:r>
          </w:p>
        </w:tc>
        <w:tc>
          <w:tcPr>
            <w:tcW w:w="1100" w:type="dxa"/>
          </w:tcPr>
          <w:p w14:paraId="1B1FD3F9" w14:textId="77777777" w:rsidR="00BD248F" w:rsidRDefault="003040A7">
            <w:pPr>
              <w:jc w:val="right"/>
            </w:pPr>
            <w:r>
              <w:rPr>
                <w:sz w:val="16"/>
              </w:rPr>
              <w:t>45,433</w:t>
            </w:r>
          </w:p>
        </w:tc>
        <w:tc>
          <w:tcPr>
            <w:tcW w:w="1100" w:type="dxa"/>
          </w:tcPr>
          <w:p w14:paraId="2F13A670" w14:textId="77777777" w:rsidR="00BD248F" w:rsidRDefault="003040A7">
            <w:pPr>
              <w:jc w:val="right"/>
            </w:pPr>
            <w:r>
              <w:rPr>
                <w:sz w:val="16"/>
              </w:rPr>
              <w:t>38,940</w:t>
            </w:r>
          </w:p>
        </w:tc>
        <w:tc>
          <w:tcPr>
            <w:tcW w:w="1340" w:type="dxa"/>
          </w:tcPr>
          <w:p w14:paraId="1FE4EC42" w14:textId="77777777" w:rsidR="00BD248F" w:rsidRDefault="003040A7">
            <w:r>
              <w:rPr>
                <w:sz w:val="16"/>
              </w:rPr>
              <w:t>USGS daily</w:t>
            </w:r>
          </w:p>
        </w:tc>
      </w:tr>
      <w:tr w:rsidR="00BD248F" w14:paraId="53A80603" w14:textId="77777777">
        <w:trPr>
          <w:jc w:val="center"/>
        </w:trPr>
        <w:tc>
          <w:tcPr>
            <w:tcW w:w="700" w:type="dxa"/>
          </w:tcPr>
          <w:p w14:paraId="70347E19" w14:textId="77777777" w:rsidR="00BD248F" w:rsidRDefault="003040A7">
            <w:pPr>
              <w:jc w:val="right"/>
            </w:pPr>
            <w:r>
              <w:rPr>
                <w:sz w:val="16"/>
              </w:rPr>
              <w:t>1947</w:t>
            </w:r>
          </w:p>
        </w:tc>
        <w:tc>
          <w:tcPr>
            <w:tcW w:w="1200" w:type="dxa"/>
          </w:tcPr>
          <w:p w14:paraId="28D68AAE" w14:textId="77777777" w:rsidR="00BD248F" w:rsidRDefault="003040A7">
            <w:pPr>
              <w:jc w:val="right"/>
            </w:pPr>
            <w:r>
              <w:rPr>
                <w:sz w:val="16"/>
              </w:rPr>
              <w:t>85,100</w:t>
            </w:r>
          </w:p>
        </w:tc>
        <w:tc>
          <w:tcPr>
            <w:tcW w:w="1360" w:type="dxa"/>
          </w:tcPr>
          <w:p w14:paraId="499309F4" w14:textId="77777777" w:rsidR="00BD248F" w:rsidRDefault="003040A7">
            <w:r>
              <w:rPr>
                <w:sz w:val="16"/>
              </w:rPr>
              <w:t>USGS peak</w:t>
            </w:r>
          </w:p>
        </w:tc>
        <w:tc>
          <w:tcPr>
            <w:tcW w:w="1200" w:type="dxa"/>
          </w:tcPr>
          <w:p w14:paraId="28F1C031" w14:textId="77777777" w:rsidR="00BD248F" w:rsidRDefault="003040A7">
            <w:pPr>
              <w:jc w:val="right"/>
            </w:pPr>
            <w:r>
              <w:rPr>
                <w:sz w:val="16"/>
              </w:rPr>
              <w:t>82,400</w:t>
            </w:r>
          </w:p>
        </w:tc>
        <w:tc>
          <w:tcPr>
            <w:tcW w:w="1360" w:type="dxa"/>
          </w:tcPr>
          <w:p w14:paraId="5D66D684" w14:textId="77777777" w:rsidR="00BD248F" w:rsidRDefault="003040A7">
            <w:r>
              <w:rPr>
                <w:sz w:val="16"/>
              </w:rPr>
              <w:t>USGS daily</w:t>
            </w:r>
          </w:p>
        </w:tc>
        <w:tc>
          <w:tcPr>
            <w:tcW w:w="1100" w:type="dxa"/>
          </w:tcPr>
          <w:p w14:paraId="4D406111" w14:textId="77777777" w:rsidR="00BD248F" w:rsidRDefault="003040A7">
            <w:pPr>
              <w:jc w:val="right"/>
            </w:pPr>
            <w:r>
              <w:rPr>
                <w:sz w:val="16"/>
              </w:rPr>
              <w:t>80,767</w:t>
            </w:r>
          </w:p>
        </w:tc>
        <w:tc>
          <w:tcPr>
            <w:tcW w:w="1100" w:type="dxa"/>
          </w:tcPr>
          <w:p w14:paraId="39D89E38" w14:textId="77777777" w:rsidR="00BD248F" w:rsidRDefault="003040A7">
            <w:pPr>
              <w:jc w:val="right"/>
            </w:pPr>
            <w:r>
              <w:rPr>
                <w:sz w:val="16"/>
              </w:rPr>
              <w:t>74,880</w:t>
            </w:r>
          </w:p>
        </w:tc>
        <w:tc>
          <w:tcPr>
            <w:tcW w:w="1340" w:type="dxa"/>
          </w:tcPr>
          <w:p w14:paraId="463AAA67" w14:textId="77777777" w:rsidR="00BD248F" w:rsidRDefault="003040A7">
            <w:r>
              <w:rPr>
                <w:sz w:val="16"/>
              </w:rPr>
              <w:t>USGS daily</w:t>
            </w:r>
          </w:p>
        </w:tc>
      </w:tr>
      <w:tr w:rsidR="00BD248F" w14:paraId="1D782AFC" w14:textId="77777777">
        <w:trPr>
          <w:jc w:val="center"/>
        </w:trPr>
        <w:tc>
          <w:tcPr>
            <w:tcW w:w="700" w:type="dxa"/>
          </w:tcPr>
          <w:p w14:paraId="6FFB7DB3" w14:textId="77777777" w:rsidR="00BD248F" w:rsidRDefault="003040A7">
            <w:pPr>
              <w:jc w:val="right"/>
            </w:pPr>
            <w:r>
              <w:rPr>
                <w:sz w:val="16"/>
              </w:rPr>
              <w:t>1948</w:t>
            </w:r>
          </w:p>
        </w:tc>
        <w:tc>
          <w:tcPr>
            <w:tcW w:w="1200" w:type="dxa"/>
          </w:tcPr>
          <w:p w14:paraId="1E12295A" w14:textId="77777777" w:rsidR="00BD248F" w:rsidRDefault="003040A7">
            <w:pPr>
              <w:jc w:val="right"/>
            </w:pPr>
            <w:r>
              <w:rPr>
                <w:sz w:val="16"/>
              </w:rPr>
              <w:t>38,500</w:t>
            </w:r>
          </w:p>
        </w:tc>
        <w:tc>
          <w:tcPr>
            <w:tcW w:w="1360" w:type="dxa"/>
          </w:tcPr>
          <w:p w14:paraId="39C915C5" w14:textId="77777777" w:rsidR="00BD248F" w:rsidRDefault="003040A7">
            <w:r>
              <w:rPr>
                <w:sz w:val="16"/>
              </w:rPr>
              <w:t>USGS peak</w:t>
            </w:r>
          </w:p>
        </w:tc>
        <w:tc>
          <w:tcPr>
            <w:tcW w:w="1200" w:type="dxa"/>
          </w:tcPr>
          <w:p w14:paraId="7255099E" w14:textId="77777777" w:rsidR="00BD248F" w:rsidRDefault="003040A7">
            <w:pPr>
              <w:jc w:val="right"/>
            </w:pPr>
            <w:r>
              <w:rPr>
                <w:sz w:val="16"/>
              </w:rPr>
              <w:t>37,000</w:t>
            </w:r>
          </w:p>
        </w:tc>
        <w:tc>
          <w:tcPr>
            <w:tcW w:w="1360" w:type="dxa"/>
          </w:tcPr>
          <w:p w14:paraId="435EF78C" w14:textId="77777777" w:rsidR="00BD248F" w:rsidRDefault="003040A7">
            <w:r>
              <w:rPr>
                <w:sz w:val="16"/>
              </w:rPr>
              <w:t>USGS daily</w:t>
            </w:r>
          </w:p>
        </w:tc>
        <w:tc>
          <w:tcPr>
            <w:tcW w:w="1100" w:type="dxa"/>
          </w:tcPr>
          <w:p w14:paraId="2D4B8728" w14:textId="77777777" w:rsidR="00BD248F" w:rsidRDefault="003040A7">
            <w:pPr>
              <w:jc w:val="right"/>
            </w:pPr>
            <w:r>
              <w:rPr>
                <w:sz w:val="16"/>
              </w:rPr>
              <w:t>32,700</w:t>
            </w:r>
          </w:p>
        </w:tc>
        <w:tc>
          <w:tcPr>
            <w:tcW w:w="1100" w:type="dxa"/>
          </w:tcPr>
          <w:p w14:paraId="458CE671" w14:textId="77777777" w:rsidR="00BD248F" w:rsidRDefault="003040A7">
            <w:pPr>
              <w:jc w:val="right"/>
            </w:pPr>
            <w:r>
              <w:rPr>
                <w:sz w:val="16"/>
              </w:rPr>
              <w:t>28,560</w:t>
            </w:r>
          </w:p>
        </w:tc>
        <w:tc>
          <w:tcPr>
            <w:tcW w:w="1340" w:type="dxa"/>
          </w:tcPr>
          <w:p w14:paraId="49715FE2" w14:textId="77777777" w:rsidR="00BD248F" w:rsidRDefault="003040A7">
            <w:r>
              <w:rPr>
                <w:sz w:val="16"/>
              </w:rPr>
              <w:t>USGS daily</w:t>
            </w:r>
          </w:p>
        </w:tc>
      </w:tr>
      <w:tr w:rsidR="00BD248F" w14:paraId="03E35BCC" w14:textId="77777777">
        <w:trPr>
          <w:jc w:val="center"/>
        </w:trPr>
        <w:tc>
          <w:tcPr>
            <w:tcW w:w="700" w:type="dxa"/>
          </w:tcPr>
          <w:p w14:paraId="2615BCC5" w14:textId="77777777" w:rsidR="00BD248F" w:rsidRDefault="003040A7">
            <w:pPr>
              <w:jc w:val="right"/>
            </w:pPr>
            <w:r>
              <w:rPr>
                <w:sz w:val="16"/>
              </w:rPr>
              <w:t>1949</w:t>
            </w:r>
          </w:p>
        </w:tc>
        <w:tc>
          <w:tcPr>
            <w:tcW w:w="1200" w:type="dxa"/>
          </w:tcPr>
          <w:p w14:paraId="2AF7A663" w14:textId="77777777" w:rsidR="00BD248F" w:rsidRDefault="003040A7">
            <w:pPr>
              <w:jc w:val="right"/>
            </w:pPr>
            <w:r>
              <w:rPr>
                <w:sz w:val="16"/>
              </w:rPr>
              <w:t>51,500</w:t>
            </w:r>
          </w:p>
        </w:tc>
        <w:tc>
          <w:tcPr>
            <w:tcW w:w="1360" w:type="dxa"/>
          </w:tcPr>
          <w:p w14:paraId="79B6EF1D" w14:textId="77777777" w:rsidR="00BD248F" w:rsidRDefault="003040A7">
            <w:r>
              <w:rPr>
                <w:sz w:val="16"/>
              </w:rPr>
              <w:t>USGS peak</w:t>
            </w:r>
          </w:p>
        </w:tc>
        <w:tc>
          <w:tcPr>
            <w:tcW w:w="1200" w:type="dxa"/>
          </w:tcPr>
          <w:p w14:paraId="7A0032DA" w14:textId="77777777" w:rsidR="00BD248F" w:rsidRDefault="003040A7">
            <w:pPr>
              <w:jc w:val="right"/>
            </w:pPr>
            <w:r>
              <w:rPr>
                <w:sz w:val="16"/>
              </w:rPr>
              <w:t>43,300</w:t>
            </w:r>
          </w:p>
        </w:tc>
        <w:tc>
          <w:tcPr>
            <w:tcW w:w="1360" w:type="dxa"/>
          </w:tcPr>
          <w:p w14:paraId="74ABD731" w14:textId="77777777" w:rsidR="00BD248F" w:rsidRDefault="003040A7">
            <w:r>
              <w:rPr>
                <w:sz w:val="16"/>
              </w:rPr>
              <w:t>USGS daily</w:t>
            </w:r>
          </w:p>
        </w:tc>
        <w:tc>
          <w:tcPr>
            <w:tcW w:w="1100" w:type="dxa"/>
          </w:tcPr>
          <w:p w14:paraId="7F6B78B2" w14:textId="77777777" w:rsidR="00BD248F" w:rsidRDefault="003040A7">
            <w:pPr>
              <w:jc w:val="right"/>
            </w:pPr>
            <w:r>
              <w:rPr>
                <w:sz w:val="16"/>
              </w:rPr>
              <w:t>30,167</w:t>
            </w:r>
          </w:p>
        </w:tc>
        <w:tc>
          <w:tcPr>
            <w:tcW w:w="1100" w:type="dxa"/>
          </w:tcPr>
          <w:p w14:paraId="59023548" w14:textId="77777777" w:rsidR="00BD248F" w:rsidRDefault="003040A7">
            <w:pPr>
              <w:jc w:val="right"/>
            </w:pPr>
            <w:r>
              <w:rPr>
                <w:sz w:val="16"/>
              </w:rPr>
              <w:t>28,580</w:t>
            </w:r>
          </w:p>
        </w:tc>
        <w:tc>
          <w:tcPr>
            <w:tcW w:w="1340" w:type="dxa"/>
          </w:tcPr>
          <w:p w14:paraId="44C2E54C" w14:textId="77777777" w:rsidR="00BD248F" w:rsidRDefault="003040A7">
            <w:r>
              <w:rPr>
                <w:sz w:val="16"/>
              </w:rPr>
              <w:t>USGS daily</w:t>
            </w:r>
          </w:p>
        </w:tc>
      </w:tr>
      <w:tr w:rsidR="00BD248F" w14:paraId="6D26A899" w14:textId="77777777">
        <w:trPr>
          <w:jc w:val="center"/>
        </w:trPr>
        <w:tc>
          <w:tcPr>
            <w:tcW w:w="700" w:type="dxa"/>
          </w:tcPr>
          <w:p w14:paraId="444543A7" w14:textId="77777777" w:rsidR="00BD248F" w:rsidRDefault="003040A7">
            <w:pPr>
              <w:jc w:val="right"/>
            </w:pPr>
            <w:r>
              <w:rPr>
                <w:sz w:val="16"/>
              </w:rPr>
              <w:t>1950</w:t>
            </w:r>
          </w:p>
        </w:tc>
        <w:tc>
          <w:tcPr>
            <w:tcW w:w="1200" w:type="dxa"/>
          </w:tcPr>
          <w:p w14:paraId="30412D65" w14:textId="77777777" w:rsidR="00BD248F" w:rsidRDefault="003040A7">
            <w:pPr>
              <w:jc w:val="right"/>
            </w:pPr>
            <w:r>
              <w:rPr>
                <w:sz w:val="16"/>
              </w:rPr>
              <w:t>54,800</w:t>
            </w:r>
          </w:p>
        </w:tc>
        <w:tc>
          <w:tcPr>
            <w:tcW w:w="1360" w:type="dxa"/>
          </w:tcPr>
          <w:p w14:paraId="4F77395B" w14:textId="77777777" w:rsidR="00BD248F" w:rsidRDefault="003040A7">
            <w:r>
              <w:rPr>
                <w:sz w:val="16"/>
              </w:rPr>
              <w:t>USGS peak</w:t>
            </w:r>
          </w:p>
        </w:tc>
        <w:tc>
          <w:tcPr>
            <w:tcW w:w="1200" w:type="dxa"/>
          </w:tcPr>
          <w:p w14:paraId="2BE044B5" w14:textId="77777777" w:rsidR="00BD248F" w:rsidRDefault="003040A7">
            <w:pPr>
              <w:jc w:val="right"/>
            </w:pPr>
            <w:r>
              <w:rPr>
                <w:sz w:val="16"/>
              </w:rPr>
              <w:t>54,000</w:t>
            </w:r>
          </w:p>
        </w:tc>
        <w:tc>
          <w:tcPr>
            <w:tcW w:w="1360" w:type="dxa"/>
          </w:tcPr>
          <w:p w14:paraId="55B895C4" w14:textId="77777777" w:rsidR="00BD248F" w:rsidRDefault="003040A7">
            <w:r>
              <w:rPr>
                <w:sz w:val="16"/>
              </w:rPr>
              <w:t>USGS daily</w:t>
            </w:r>
          </w:p>
        </w:tc>
        <w:tc>
          <w:tcPr>
            <w:tcW w:w="1100" w:type="dxa"/>
          </w:tcPr>
          <w:p w14:paraId="25565B05" w14:textId="77777777" w:rsidR="00BD248F" w:rsidRDefault="003040A7">
            <w:pPr>
              <w:jc w:val="right"/>
            </w:pPr>
            <w:r>
              <w:rPr>
                <w:sz w:val="16"/>
              </w:rPr>
              <w:t>49,933</w:t>
            </w:r>
          </w:p>
        </w:tc>
        <w:tc>
          <w:tcPr>
            <w:tcW w:w="1100" w:type="dxa"/>
          </w:tcPr>
          <w:p w14:paraId="7CEE87FC" w14:textId="77777777" w:rsidR="00BD248F" w:rsidRDefault="003040A7">
            <w:pPr>
              <w:jc w:val="right"/>
            </w:pPr>
            <w:r>
              <w:rPr>
                <w:sz w:val="16"/>
              </w:rPr>
              <w:t>43,920</w:t>
            </w:r>
          </w:p>
        </w:tc>
        <w:tc>
          <w:tcPr>
            <w:tcW w:w="1340" w:type="dxa"/>
          </w:tcPr>
          <w:p w14:paraId="65E3BF16" w14:textId="77777777" w:rsidR="00BD248F" w:rsidRDefault="003040A7">
            <w:r>
              <w:rPr>
                <w:sz w:val="16"/>
              </w:rPr>
              <w:t>USGS daily</w:t>
            </w:r>
          </w:p>
        </w:tc>
      </w:tr>
      <w:tr w:rsidR="00BD248F" w14:paraId="3E536041" w14:textId="77777777">
        <w:trPr>
          <w:jc w:val="center"/>
        </w:trPr>
        <w:tc>
          <w:tcPr>
            <w:tcW w:w="700" w:type="dxa"/>
          </w:tcPr>
          <w:p w14:paraId="7F1EEE37" w14:textId="77777777" w:rsidR="00BD248F" w:rsidRDefault="003040A7">
            <w:pPr>
              <w:jc w:val="right"/>
            </w:pPr>
            <w:r>
              <w:rPr>
                <w:sz w:val="16"/>
              </w:rPr>
              <w:t>1951</w:t>
            </w:r>
          </w:p>
        </w:tc>
        <w:tc>
          <w:tcPr>
            <w:tcW w:w="1200" w:type="dxa"/>
          </w:tcPr>
          <w:p w14:paraId="60A59EE7" w14:textId="77777777" w:rsidR="00BD248F" w:rsidRDefault="003040A7">
            <w:pPr>
              <w:jc w:val="right"/>
            </w:pPr>
            <w:r>
              <w:rPr>
                <w:sz w:val="16"/>
              </w:rPr>
              <w:t>67,200</w:t>
            </w:r>
          </w:p>
        </w:tc>
        <w:tc>
          <w:tcPr>
            <w:tcW w:w="1360" w:type="dxa"/>
          </w:tcPr>
          <w:p w14:paraId="4CCDE58D" w14:textId="77777777" w:rsidR="00BD248F" w:rsidRDefault="003040A7">
            <w:r>
              <w:rPr>
                <w:sz w:val="16"/>
              </w:rPr>
              <w:t>USGS peak</w:t>
            </w:r>
          </w:p>
        </w:tc>
        <w:tc>
          <w:tcPr>
            <w:tcW w:w="1200" w:type="dxa"/>
          </w:tcPr>
          <w:p w14:paraId="11EC1FB4" w14:textId="77777777" w:rsidR="00BD248F" w:rsidRDefault="003040A7">
            <w:pPr>
              <w:jc w:val="right"/>
            </w:pPr>
            <w:r>
              <w:rPr>
                <w:sz w:val="16"/>
              </w:rPr>
              <w:t>63,900</w:t>
            </w:r>
          </w:p>
        </w:tc>
        <w:tc>
          <w:tcPr>
            <w:tcW w:w="1360" w:type="dxa"/>
          </w:tcPr>
          <w:p w14:paraId="2A88E8D3" w14:textId="77777777" w:rsidR="00BD248F" w:rsidRDefault="003040A7">
            <w:r>
              <w:rPr>
                <w:sz w:val="16"/>
              </w:rPr>
              <w:t>USGS daily</w:t>
            </w:r>
          </w:p>
        </w:tc>
        <w:tc>
          <w:tcPr>
            <w:tcW w:w="1100" w:type="dxa"/>
          </w:tcPr>
          <w:p w14:paraId="6158B57A" w14:textId="77777777" w:rsidR="00BD248F" w:rsidRDefault="003040A7">
            <w:pPr>
              <w:jc w:val="right"/>
            </w:pPr>
            <w:r>
              <w:rPr>
                <w:sz w:val="16"/>
              </w:rPr>
              <w:t>61,467</w:t>
            </w:r>
          </w:p>
        </w:tc>
        <w:tc>
          <w:tcPr>
            <w:tcW w:w="1100" w:type="dxa"/>
          </w:tcPr>
          <w:p w14:paraId="2336E675" w14:textId="77777777" w:rsidR="00BD248F" w:rsidRDefault="003040A7">
            <w:pPr>
              <w:jc w:val="right"/>
            </w:pPr>
            <w:r>
              <w:rPr>
                <w:sz w:val="16"/>
              </w:rPr>
              <w:t>54,440</w:t>
            </w:r>
          </w:p>
        </w:tc>
        <w:tc>
          <w:tcPr>
            <w:tcW w:w="1340" w:type="dxa"/>
          </w:tcPr>
          <w:p w14:paraId="0C33E7E1" w14:textId="77777777" w:rsidR="00BD248F" w:rsidRDefault="003040A7">
            <w:r>
              <w:rPr>
                <w:sz w:val="16"/>
              </w:rPr>
              <w:t>USGS daily</w:t>
            </w:r>
          </w:p>
        </w:tc>
      </w:tr>
      <w:tr w:rsidR="00BD248F" w14:paraId="0A76A30E" w14:textId="77777777">
        <w:trPr>
          <w:jc w:val="center"/>
        </w:trPr>
        <w:tc>
          <w:tcPr>
            <w:tcW w:w="700" w:type="dxa"/>
          </w:tcPr>
          <w:p w14:paraId="1FA07C53" w14:textId="77777777" w:rsidR="00BD248F" w:rsidRDefault="003040A7">
            <w:pPr>
              <w:jc w:val="right"/>
            </w:pPr>
            <w:r>
              <w:rPr>
                <w:sz w:val="16"/>
              </w:rPr>
              <w:t>1952</w:t>
            </w:r>
          </w:p>
        </w:tc>
        <w:tc>
          <w:tcPr>
            <w:tcW w:w="1200" w:type="dxa"/>
          </w:tcPr>
          <w:p w14:paraId="6ACE4667" w14:textId="77777777" w:rsidR="00BD248F" w:rsidRDefault="003040A7">
            <w:pPr>
              <w:jc w:val="right"/>
            </w:pPr>
            <w:r>
              <w:rPr>
                <w:sz w:val="16"/>
              </w:rPr>
              <w:t>41,400</w:t>
            </w:r>
          </w:p>
        </w:tc>
        <w:tc>
          <w:tcPr>
            <w:tcW w:w="1360" w:type="dxa"/>
          </w:tcPr>
          <w:p w14:paraId="066FDDD9" w14:textId="77777777" w:rsidR="00BD248F" w:rsidRDefault="003040A7">
            <w:r>
              <w:rPr>
                <w:sz w:val="16"/>
              </w:rPr>
              <w:t>USGS peak</w:t>
            </w:r>
          </w:p>
        </w:tc>
        <w:tc>
          <w:tcPr>
            <w:tcW w:w="1200" w:type="dxa"/>
          </w:tcPr>
          <w:p w14:paraId="0C9E8E33" w14:textId="77777777" w:rsidR="00BD248F" w:rsidRDefault="003040A7">
            <w:pPr>
              <w:jc w:val="right"/>
            </w:pPr>
            <w:r>
              <w:rPr>
                <w:sz w:val="16"/>
              </w:rPr>
              <w:t>35,600</w:t>
            </w:r>
          </w:p>
        </w:tc>
        <w:tc>
          <w:tcPr>
            <w:tcW w:w="1360" w:type="dxa"/>
          </w:tcPr>
          <w:p w14:paraId="39C1EF21" w14:textId="77777777" w:rsidR="00BD248F" w:rsidRDefault="003040A7">
            <w:r>
              <w:rPr>
                <w:sz w:val="16"/>
              </w:rPr>
              <w:t>USGS daily</w:t>
            </w:r>
          </w:p>
        </w:tc>
        <w:tc>
          <w:tcPr>
            <w:tcW w:w="1100" w:type="dxa"/>
          </w:tcPr>
          <w:p w14:paraId="5FFF8C18" w14:textId="77777777" w:rsidR="00BD248F" w:rsidRDefault="003040A7">
            <w:pPr>
              <w:jc w:val="right"/>
            </w:pPr>
            <w:r>
              <w:rPr>
                <w:sz w:val="16"/>
              </w:rPr>
              <w:t>31,600</w:t>
            </w:r>
          </w:p>
        </w:tc>
        <w:tc>
          <w:tcPr>
            <w:tcW w:w="1100" w:type="dxa"/>
          </w:tcPr>
          <w:p w14:paraId="69AE5D04" w14:textId="77777777" w:rsidR="00BD248F" w:rsidRDefault="003040A7">
            <w:pPr>
              <w:jc w:val="right"/>
            </w:pPr>
            <w:r>
              <w:rPr>
                <w:sz w:val="16"/>
              </w:rPr>
              <w:t>28,680</w:t>
            </w:r>
          </w:p>
        </w:tc>
        <w:tc>
          <w:tcPr>
            <w:tcW w:w="1340" w:type="dxa"/>
          </w:tcPr>
          <w:p w14:paraId="61335CA9" w14:textId="77777777" w:rsidR="00BD248F" w:rsidRDefault="003040A7">
            <w:r>
              <w:rPr>
                <w:sz w:val="16"/>
              </w:rPr>
              <w:t>USGS daily</w:t>
            </w:r>
          </w:p>
        </w:tc>
      </w:tr>
      <w:tr w:rsidR="00BD248F" w14:paraId="7A54F7DB" w14:textId="77777777">
        <w:trPr>
          <w:jc w:val="center"/>
        </w:trPr>
        <w:tc>
          <w:tcPr>
            <w:tcW w:w="700" w:type="dxa"/>
          </w:tcPr>
          <w:p w14:paraId="0459F388" w14:textId="77777777" w:rsidR="00BD248F" w:rsidRDefault="003040A7">
            <w:pPr>
              <w:jc w:val="right"/>
            </w:pPr>
            <w:r>
              <w:rPr>
                <w:sz w:val="16"/>
              </w:rPr>
              <w:t>1953</w:t>
            </w:r>
          </w:p>
        </w:tc>
        <w:tc>
          <w:tcPr>
            <w:tcW w:w="1200" w:type="dxa"/>
          </w:tcPr>
          <w:p w14:paraId="09E058AA" w14:textId="77777777" w:rsidR="00BD248F" w:rsidRDefault="003040A7">
            <w:pPr>
              <w:jc w:val="right"/>
            </w:pPr>
            <w:r>
              <w:rPr>
                <w:sz w:val="16"/>
              </w:rPr>
              <w:t>60,000</w:t>
            </w:r>
          </w:p>
        </w:tc>
        <w:tc>
          <w:tcPr>
            <w:tcW w:w="1360" w:type="dxa"/>
          </w:tcPr>
          <w:p w14:paraId="7EB62455" w14:textId="77777777" w:rsidR="00BD248F" w:rsidRDefault="003040A7">
            <w:r>
              <w:rPr>
                <w:sz w:val="16"/>
              </w:rPr>
              <w:t>USGS peak</w:t>
            </w:r>
          </w:p>
        </w:tc>
        <w:tc>
          <w:tcPr>
            <w:tcW w:w="1200" w:type="dxa"/>
          </w:tcPr>
          <w:p w14:paraId="2C9CC206" w14:textId="77777777" w:rsidR="00BD248F" w:rsidRDefault="003040A7">
            <w:pPr>
              <w:jc w:val="right"/>
            </w:pPr>
            <w:r>
              <w:rPr>
                <w:sz w:val="16"/>
              </w:rPr>
              <w:t>50,000</w:t>
            </w:r>
          </w:p>
        </w:tc>
        <w:tc>
          <w:tcPr>
            <w:tcW w:w="1360" w:type="dxa"/>
          </w:tcPr>
          <w:p w14:paraId="14CC1E73" w14:textId="77777777" w:rsidR="00BD248F" w:rsidRDefault="003040A7">
            <w:r>
              <w:rPr>
                <w:sz w:val="16"/>
              </w:rPr>
              <w:t>USGS daily</w:t>
            </w:r>
          </w:p>
        </w:tc>
        <w:tc>
          <w:tcPr>
            <w:tcW w:w="1100" w:type="dxa"/>
          </w:tcPr>
          <w:p w14:paraId="75B8D314" w14:textId="77777777" w:rsidR="00BD248F" w:rsidRDefault="003040A7">
            <w:pPr>
              <w:jc w:val="right"/>
            </w:pPr>
            <w:r>
              <w:rPr>
                <w:sz w:val="16"/>
              </w:rPr>
              <w:t>44,000</w:t>
            </w:r>
          </w:p>
        </w:tc>
        <w:tc>
          <w:tcPr>
            <w:tcW w:w="1100" w:type="dxa"/>
          </w:tcPr>
          <w:p w14:paraId="4E869409" w14:textId="77777777" w:rsidR="00BD248F" w:rsidRDefault="003040A7">
            <w:pPr>
              <w:jc w:val="right"/>
            </w:pPr>
            <w:r>
              <w:rPr>
                <w:sz w:val="16"/>
              </w:rPr>
              <w:t>40,400</w:t>
            </w:r>
          </w:p>
        </w:tc>
        <w:tc>
          <w:tcPr>
            <w:tcW w:w="1340" w:type="dxa"/>
          </w:tcPr>
          <w:p w14:paraId="1BE9FB28" w14:textId="77777777" w:rsidR="00BD248F" w:rsidRDefault="003040A7">
            <w:r>
              <w:rPr>
                <w:sz w:val="16"/>
              </w:rPr>
              <w:t>USGS daily</w:t>
            </w:r>
          </w:p>
        </w:tc>
      </w:tr>
      <w:tr w:rsidR="00BD248F" w14:paraId="31ADAC94" w14:textId="77777777">
        <w:trPr>
          <w:jc w:val="center"/>
        </w:trPr>
        <w:tc>
          <w:tcPr>
            <w:tcW w:w="700" w:type="dxa"/>
          </w:tcPr>
          <w:p w14:paraId="28B593F5" w14:textId="77777777" w:rsidR="00BD248F" w:rsidRDefault="003040A7">
            <w:pPr>
              <w:jc w:val="right"/>
            </w:pPr>
            <w:r>
              <w:rPr>
                <w:sz w:val="16"/>
              </w:rPr>
              <w:t>1954</w:t>
            </w:r>
          </w:p>
        </w:tc>
        <w:tc>
          <w:tcPr>
            <w:tcW w:w="1200" w:type="dxa"/>
          </w:tcPr>
          <w:p w14:paraId="58F9DA2C" w14:textId="77777777" w:rsidR="00BD248F" w:rsidRDefault="003040A7">
            <w:pPr>
              <w:jc w:val="right"/>
            </w:pPr>
            <w:r>
              <w:rPr>
                <w:sz w:val="16"/>
              </w:rPr>
              <w:t>73,000</w:t>
            </w:r>
          </w:p>
        </w:tc>
        <w:tc>
          <w:tcPr>
            <w:tcW w:w="1360" w:type="dxa"/>
          </w:tcPr>
          <w:p w14:paraId="04339E5C" w14:textId="77777777" w:rsidR="00BD248F" w:rsidRDefault="003040A7">
            <w:r>
              <w:rPr>
                <w:sz w:val="16"/>
              </w:rPr>
              <w:t>USGS peak</w:t>
            </w:r>
          </w:p>
        </w:tc>
        <w:tc>
          <w:tcPr>
            <w:tcW w:w="1200" w:type="dxa"/>
          </w:tcPr>
          <w:p w14:paraId="4B4ED0C4" w14:textId="77777777" w:rsidR="00BD248F" w:rsidRDefault="003040A7">
            <w:pPr>
              <w:jc w:val="right"/>
            </w:pPr>
            <w:r>
              <w:rPr>
                <w:sz w:val="16"/>
              </w:rPr>
              <w:t>63,600</w:t>
            </w:r>
          </w:p>
        </w:tc>
        <w:tc>
          <w:tcPr>
            <w:tcW w:w="1360" w:type="dxa"/>
          </w:tcPr>
          <w:p w14:paraId="29ABC286" w14:textId="77777777" w:rsidR="00BD248F" w:rsidRDefault="003040A7">
            <w:r>
              <w:rPr>
                <w:sz w:val="16"/>
              </w:rPr>
              <w:t>USGS daily</w:t>
            </w:r>
          </w:p>
        </w:tc>
        <w:tc>
          <w:tcPr>
            <w:tcW w:w="1100" w:type="dxa"/>
          </w:tcPr>
          <w:p w14:paraId="3D5267EB" w14:textId="77777777" w:rsidR="00BD248F" w:rsidRDefault="003040A7">
            <w:pPr>
              <w:jc w:val="right"/>
            </w:pPr>
            <w:r>
              <w:rPr>
                <w:sz w:val="16"/>
              </w:rPr>
              <w:t>51,067</w:t>
            </w:r>
          </w:p>
        </w:tc>
        <w:tc>
          <w:tcPr>
            <w:tcW w:w="1100" w:type="dxa"/>
          </w:tcPr>
          <w:p w14:paraId="1D698906" w14:textId="77777777" w:rsidR="00BD248F" w:rsidRDefault="003040A7">
            <w:pPr>
              <w:jc w:val="right"/>
            </w:pPr>
            <w:r>
              <w:rPr>
                <w:sz w:val="16"/>
              </w:rPr>
              <w:t>45,440</w:t>
            </w:r>
          </w:p>
        </w:tc>
        <w:tc>
          <w:tcPr>
            <w:tcW w:w="1340" w:type="dxa"/>
          </w:tcPr>
          <w:p w14:paraId="74BA7F2C" w14:textId="77777777" w:rsidR="00BD248F" w:rsidRDefault="003040A7">
            <w:r>
              <w:rPr>
                <w:sz w:val="16"/>
              </w:rPr>
              <w:t>USGS daily</w:t>
            </w:r>
          </w:p>
        </w:tc>
      </w:tr>
      <w:tr w:rsidR="00BD248F" w14:paraId="5BE6DA96" w14:textId="77777777">
        <w:trPr>
          <w:jc w:val="center"/>
        </w:trPr>
        <w:tc>
          <w:tcPr>
            <w:tcW w:w="700" w:type="dxa"/>
          </w:tcPr>
          <w:p w14:paraId="6EC26B53" w14:textId="77777777" w:rsidR="00BD248F" w:rsidRDefault="003040A7">
            <w:pPr>
              <w:jc w:val="right"/>
            </w:pPr>
            <w:r>
              <w:rPr>
                <w:sz w:val="16"/>
              </w:rPr>
              <w:t>1955</w:t>
            </w:r>
          </w:p>
        </w:tc>
        <w:tc>
          <w:tcPr>
            <w:tcW w:w="1200" w:type="dxa"/>
          </w:tcPr>
          <w:p w14:paraId="339C4CE2" w14:textId="77777777" w:rsidR="00BD248F" w:rsidRDefault="003040A7">
            <w:pPr>
              <w:jc w:val="right"/>
            </w:pPr>
            <w:r>
              <w:rPr>
                <w:sz w:val="16"/>
              </w:rPr>
              <w:t>50,100</w:t>
            </w:r>
          </w:p>
        </w:tc>
        <w:tc>
          <w:tcPr>
            <w:tcW w:w="1360" w:type="dxa"/>
          </w:tcPr>
          <w:p w14:paraId="0E3E4C27" w14:textId="77777777" w:rsidR="00BD248F" w:rsidRDefault="003040A7">
            <w:r>
              <w:rPr>
                <w:sz w:val="16"/>
              </w:rPr>
              <w:t>USGS peak</w:t>
            </w:r>
          </w:p>
        </w:tc>
        <w:tc>
          <w:tcPr>
            <w:tcW w:w="1200" w:type="dxa"/>
          </w:tcPr>
          <w:p w14:paraId="06FC23AD" w14:textId="77777777" w:rsidR="00BD248F" w:rsidRDefault="003040A7">
            <w:pPr>
              <w:jc w:val="right"/>
            </w:pPr>
            <w:r>
              <w:rPr>
                <w:sz w:val="16"/>
              </w:rPr>
              <w:t>43,300</w:t>
            </w:r>
          </w:p>
        </w:tc>
        <w:tc>
          <w:tcPr>
            <w:tcW w:w="1360" w:type="dxa"/>
          </w:tcPr>
          <w:p w14:paraId="11F15D78" w14:textId="77777777" w:rsidR="00BD248F" w:rsidRDefault="003040A7">
            <w:r>
              <w:rPr>
                <w:sz w:val="16"/>
              </w:rPr>
              <w:t>USGS daily</w:t>
            </w:r>
          </w:p>
        </w:tc>
        <w:tc>
          <w:tcPr>
            <w:tcW w:w="1100" w:type="dxa"/>
          </w:tcPr>
          <w:p w14:paraId="739B9237" w14:textId="77777777" w:rsidR="00BD248F" w:rsidRDefault="003040A7">
            <w:pPr>
              <w:jc w:val="right"/>
            </w:pPr>
            <w:r>
              <w:rPr>
                <w:sz w:val="16"/>
              </w:rPr>
              <w:t>33,800</w:t>
            </w:r>
          </w:p>
        </w:tc>
        <w:tc>
          <w:tcPr>
            <w:tcW w:w="1100" w:type="dxa"/>
          </w:tcPr>
          <w:p w14:paraId="32454F14" w14:textId="77777777" w:rsidR="00BD248F" w:rsidRDefault="003040A7">
            <w:pPr>
              <w:jc w:val="right"/>
            </w:pPr>
            <w:r>
              <w:rPr>
                <w:sz w:val="16"/>
              </w:rPr>
              <w:t>29,020</w:t>
            </w:r>
          </w:p>
        </w:tc>
        <w:tc>
          <w:tcPr>
            <w:tcW w:w="1340" w:type="dxa"/>
          </w:tcPr>
          <w:p w14:paraId="27F778ED" w14:textId="77777777" w:rsidR="00BD248F" w:rsidRDefault="003040A7">
            <w:r>
              <w:rPr>
                <w:sz w:val="16"/>
              </w:rPr>
              <w:t>USGS daily</w:t>
            </w:r>
          </w:p>
        </w:tc>
      </w:tr>
      <w:tr w:rsidR="00BD248F" w14:paraId="3B850E23" w14:textId="77777777">
        <w:trPr>
          <w:jc w:val="center"/>
        </w:trPr>
        <w:tc>
          <w:tcPr>
            <w:tcW w:w="700" w:type="dxa"/>
          </w:tcPr>
          <w:p w14:paraId="425C9910" w14:textId="77777777" w:rsidR="00BD248F" w:rsidRDefault="003040A7">
            <w:pPr>
              <w:jc w:val="right"/>
            </w:pPr>
            <w:r>
              <w:rPr>
                <w:sz w:val="16"/>
              </w:rPr>
              <w:t>1956</w:t>
            </w:r>
          </w:p>
        </w:tc>
        <w:tc>
          <w:tcPr>
            <w:tcW w:w="1200" w:type="dxa"/>
          </w:tcPr>
          <w:p w14:paraId="7568DC37" w14:textId="77777777" w:rsidR="00BD248F" w:rsidRDefault="003040A7">
            <w:pPr>
              <w:jc w:val="right"/>
            </w:pPr>
            <w:r>
              <w:rPr>
                <w:sz w:val="16"/>
              </w:rPr>
              <w:t>67,400</w:t>
            </w:r>
          </w:p>
        </w:tc>
        <w:tc>
          <w:tcPr>
            <w:tcW w:w="1360" w:type="dxa"/>
          </w:tcPr>
          <w:p w14:paraId="52D52F47" w14:textId="77777777" w:rsidR="00BD248F" w:rsidRDefault="003040A7">
            <w:r>
              <w:rPr>
                <w:sz w:val="16"/>
              </w:rPr>
              <w:t>USGS peak</w:t>
            </w:r>
          </w:p>
        </w:tc>
        <w:tc>
          <w:tcPr>
            <w:tcW w:w="1200" w:type="dxa"/>
          </w:tcPr>
          <w:p w14:paraId="57839607" w14:textId="77777777" w:rsidR="00BD248F" w:rsidRDefault="003040A7">
            <w:pPr>
              <w:jc w:val="right"/>
            </w:pPr>
            <w:r>
              <w:rPr>
                <w:sz w:val="16"/>
              </w:rPr>
              <w:t>63,100</w:t>
            </w:r>
          </w:p>
        </w:tc>
        <w:tc>
          <w:tcPr>
            <w:tcW w:w="1360" w:type="dxa"/>
          </w:tcPr>
          <w:p w14:paraId="6E1F5F36" w14:textId="77777777" w:rsidR="00BD248F" w:rsidRDefault="003040A7">
            <w:r>
              <w:rPr>
                <w:sz w:val="16"/>
              </w:rPr>
              <w:t>USGS daily</w:t>
            </w:r>
          </w:p>
        </w:tc>
        <w:tc>
          <w:tcPr>
            <w:tcW w:w="1100" w:type="dxa"/>
          </w:tcPr>
          <w:p w14:paraId="44947E32" w14:textId="77777777" w:rsidR="00BD248F" w:rsidRDefault="003040A7">
            <w:pPr>
              <w:jc w:val="right"/>
            </w:pPr>
            <w:r>
              <w:rPr>
                <w:sz w:val="16"/>
              </w:rPr>
              <w:t>49,733</w:t>
            </w:r>
          </w:p>
        </w:tc>
        <w:tc>
          <w:tcPr>
            <w:tcW w:w="1100" w:type="dxa"/>
          </w:tcPr>
          <w:p w14:paraId="0FBA2D71" w14:textId="77777777" w:rsidR="00BD248F" w:rsidRDefault="003040A7">
            <w:pPr>
              <w:jc w:val="right"/>
            </w:pPr>
            <w:r>
              <w:rPr>
                <w:sz w:val="16"/>
              </w:rPr>
              <w:t>42,260</w:t>
            </w:r>
          </w:p>
        </w:tc>
        <w:tc>
          <w:tcPr>
            <w:tcW w:w="1340" w:type="dxa"/>
          </w:tcPr>
          <w:p w14:paraId="746E0364" w14:textId="77777777" w:rsidR="00BD248F" w:rsidRDefault="003040A7">
            <w:r>
              <w:rPr>
                <w:sz w:val="16"/>
              </w:rPr>
              <w:t>USGS daily</w:t>
            </w:r>
          </w:p>
        </w:tc>
      </w:tr>
      <w:tr w:rsidR="00BD248F" w14:paraId="0C8030B3" w14:textId="77777777">
        <w:trPr>
          <w:jc w:val="center"/>
        </w:trPr>
        <w:tc>
          <w:tcPr>
            <w:tcW w:w="700" w:type="dxa"/>
          </w:tcPr>
          <w:p w14:paraId="7A7C2376" w14:textId="77777777" w:rsidR="00BD248F" w:rsidRDefault="003040A7">
            <w:pPr>
              <w:jc w:val="right"/>
            </w:pPr>
            <w:r>
              <w:rPr>
                <w:sz w:val="16"/>
              </w:rPr>
              <w:t>1957</w:t>
            </w:r>
          </w:p>
        </w:tc>
        <w:tc>
          <w:tcPr>
            <w:tcW w:w="1200" w:type="dxa"/>
          </w:tcPr>
          <w:p w14:paraId="07696267" w14:textId="77777777" w:rsidR="00BD248F" w:rsidRDefault="003040A7">
            <w:pPr>
              <w:jc w:val="right"/>
            </w:pPr>
            <w:r>
              <w:rPr>
                <w:sz w:val="16"/>
              </w:rPr>
              <w:t>43,200</w:t>
            </w:r>
          </w:p>
        </w:tc>
        <w:tc>
          <w:tcPr>
            <w:tcW w:w="1360" w:type="dxa"/>
          </w:tcPr>
          <w:p w14:paraId="70F0B8B2" w14:textId="77777777" w:rsidR="00BD248F" w:rsidRDefault="003040A7">
            <w:r>
              <w:rPr>
                <w:sz w:val="16"/>
              </w:rPr>
              <w:t>USGS peak</w:t>
            </w:r>
          </w:p>
        </w:tc>
        <w:tc>
          <w:tcPr>
            <w:tcW w:w="1200" w:type="dxa"/>
          </w:tcPr>
          <w:p w14:paraId="5DEA761B" w14:textId="77777777" w:rsidR="00BD248F" w:rsidRDefault="003040A7">
            <w:pPr>
              <w:jc w:val="right"/>
            </w:pPr>
            <w:r>
              <w:rPr>
                <w:sz w:val="16"/>
              </w:rPr>
              <w:t>40,400</w:t>
            </w:r>
          </w:p>
        </w:tc>
        <w:tc>
          <w:tcPr>
            <w:tcW w:w="1360" w:type="dxa"/>
          </w:tcPr>
          <w:p w14:paraId="06C1C3F3" w14:textId="77777777" w:rsidR="00BD248F" w:rsidRDefault="003040A7">
            <w:r>
              <w:rPr>
                <w:sz w:val="16"/>
              </w:rPr>
              <w:t>USGS daily</w:t>
            </w:r>
          </w:p>
        </w:tc>
        <w:tc>
          <w:tcPr>
            <w:tcW w:w="1100" w:type="dxa"/>
          </w:tcPr>
          <w:p w14:paraId="52870875" w14:textId="77777777" w:rsidR="00BD248F" w:rsidRDefault="003040A7">
            <w:pPr>
              <w:jc w:val="right"/>
            </w:pPr>
            <w:r>
              <w:rPr>
                <w:sz w:val="16"/>
              </w:rPr>
              <w:t>37,400</w:t>
            </w:r>
          </w:p>
        </w:tc>
        <w:tc>
          <w:tcPr>
            <w:tcW w:w="1100" w:type="dxa"/>
          </w:tcPr>
          <w:p w14:paraId="215C5FC6" w14:textId="77777777" w:rsidR="00BD248F" w:rsidRDefault="003040A7">
            <w:pPr>
              <w:jc w:val="right"/>
            </w:pPr>
            <w:r>
              <w:rPr>
                <w:sz w:val="16"/>
              </w:rPr>
              <w:t>34,980</w:t>
            </w:r>
          </w:p>
        </w:tc>
        <w:tc>
          <w:tcPr>
            <w:tcW w:w="1340" w:type="dxa"/>
          </w:tcPr>
          <w:p w14:paraId="6FD2FEA7" w14:textId="77777777" w:rsidR="00BD248F" w:rsidRDefault="003040A7">
            <w:r>
              <w:rPr>
                <w:sz w:val="16"/>
              </w:rPr>
              <w:t>USGS daily</w:t>
            </w:r>
          </w:p>
        </w:tc>
      </w:tr>
      <w:tr w:rsidR="00BD248F" w14:paraId="7FC5D89A" w14:textId="77777777">
        <w:trPr>
          <w:jc w:val="center"/>
        </w:trPr>
        <w:tc>
          <w:tcPr>
            <w:tcW w:w="700" w:type="dxa"/>
          </w:tcPr>
          <w:p w14:paraId="2CD90963" w14:textId="77777777" w:rsidR="00BD248F" w:rsidRDefault="003040A7">
            <w:pPr>
              <w:jc w:val="right"/>
            </w:pPr>
            <w:r>
              <w:rPr>
                <w:sz w:val="16"/>
              </w:rPr>
              <w:t>1958</w:t>
            </w:r>
          </w:p>
        </w:tc>
        <w:tc>
          <w:tcPr>
            <w:tcW w:w="1200" w:type="dxa"/>
          </w:tcPr>
          <w:p w14:paraId="1D49E3F3" w14:textId="77777777" w:rsidR="00BD248F" w:rsidRDefault="003040A7">
            <w:pPr>
              <w:jc w:val="right"/>
            </w:pPr>
            <w:r>
              <w:rPr>
                <w:sz w:val="16"/>
              </w:rPr>
              <w:t>35,200</w:t>
            </w:r>
          </w:p>
        </w:tc>
        <w:tc>
          <w:tcPr>
            <w:tcW w:w="1360" w:type="dxa"/>
          </w:tcPr>
          <w:p w14:paraId="36BA919B" w14:textId="77777777" w:rsidR="00BD248F" w:rsidRDefault="003040A7">
            <w:r>
              <w:rPr>
                <w:sz w:val="16"/>
              </w:rPr>
              <w:t>USGS peak</w:t>
            </w:r>
          </w:p>
        </w:tc>
        <w:tc>
          <w:tcPr>
            <w:tcW w:w="1200" w:type="dxa"/>
          </w:tcPr>
          <w:p w14:paraId="2E70C738" w14:textId="77777777" w:rsidR="00BD248F" w:rsidRDefault="003040A7">
            <w:pPr>
              <w:jc w:val="right"/>
            </w:pPr>
            <w:r>
              <w:rPr>
                <w:sz w:val="16"/>
              </w:rPr>
              <w:t>34,500</w:t>
            </w:r>
          </w:p>
        </w:tc>
        <w:tc>
          <w:tcPr>
            <w:tcW w:w="1360" w:type="dxa"/>
          </w:tcPr>
          <w:p w14:paraId="37977601" w14:textId="77777777" w:rsidR="00BD248F" w:rsidRDefault="003040A7">
            <w:r>
              <w:rPr>
                <w:sz w:val="16"/>
              </w:rPr>
              <w:t>USGS daily</w:t>
            </w:r>
          </w:p>
        </w:tc>
        <w:tc>
          <w:tcPr>
            <w:tcW w:w="1100" w:type="dxa"/>
          </w:tcPr>
          <w:p w14:paraId="4896C2DA" w14:textId="77777777" w:rsidR="00BD248F" w:rsidRDefault="003040A7">
            <w:pPr>
              <w:jc w:val="right"/>
            </w:pPr>
            <w:r>
              <w:rPr>
                <w:sz w:val="16"/>
              </w:rPr>
              <w:t>30,867</w:t>
            </w:r>
          </w:p>
        </w:tc>
        <w:tc>
          <w:tcPr>
            <w:tcW w:w="1100" w:type="dxa"/>
          </w:tcPr>
          <w:p w14:paraId="5ABE11C4" w14:textId="77777777" w:rsidR="00BD248F" w:rsidRDefault="003040A7">
            <w:pPr>
              <w:jc w:val="right"/>
            </w:pPr>
            <w:r>
              <w:rPr>
                <w:sz w:val="16"/>
              </w:rPr>
              <w:t>27,280</w:t>
            </w:r>
          </w:p>
        </w:tc>
        <w:tc>
          <w:tcPr>
            <w:tcW w:w="1340" w:type="dxa"/>
          </w:tcPr>
          <w:p w14:paraId="48BC6D9C" w14:textId="77777777" w:rsidR="00BD248F" w:rsidRDefault="003040A7">
            <w:r>
              <w:rPr>
                <w:sz w:val="16"/>
              </w:rPr>
              <w:t>USGS daily</w:t>
            </w:r>
          </w:p>
        </w:tc>
      </w:tr>
      <w:tr w:rsidR="00BD248F" w14:paraId="07AF0DD2" w14:textId="77777777">
        <w:trPr>
          <w:jc w:val="center"/>
        </w:trPr>
        <w:tc>
          <w:tcPr>
            <w:tcW w:w="700" w:type="dxa"/>
          </w:tcPr>
          <w:p w14:paraId="64139177" w14:textId="77777777" w:rsidR="00BD248F" w:rsidRDefault="003040A7">
            <w:pPr>
              <w:jc w:val="right"/>
            </w:pPr>
            <w:r>
              <w:rPr>
                <w:sz w:val="16"/>
              </w:rPr>
              <w:t>1959</w:t>
            </w:r>
          </w:p>
        </w:tc>
        <w:tc>
          <w:tcPr>
            <w:tcW w:w="1200" w:type="dxa"/>
          </w:tcPr>
          <w:p w14:paraId="5DC07671" w14:textId="77777777" w:rsidR="00BD248F" w:rsidRDefault="003040A7">
            <w:pPr>
              <w:jc w:val="right"/>
            </w:pPr>
            <w:r>
              <w:rPr>
                <w:sz w:val="16"/>
              </w:rPr>
              <w:t>57,800</w:t>
            </w:r>
          </w:p>
        </w:tc>
        <w:tc>
          <w:tcPr>
            <w:tcW w:w="1360" w:type="dxa"/>
          </w:tcPr>
          <w:p w14:paraId="3B8CC2B0" w14:textId="77777777" w:rsidR="00BD248F" w:rsidRDefault="003040A7">
            <w:r>
              <w:rPr>
                <w:sz w:val="16"/>
              </w:rPr>
              <w:t>USGS peak</w:t>
            </w:r>
          </w:p>
        </w:tc>
        <w:tc>
          <w:tcPr>
            <w:tcW w:w="1200" w:type="dxa"/>
          </w:tcPr>
          <w:p w14:paraId="2215BA86" w14:textId="77777777" w:rsidR="00BD248F" w:rsidRDefault="003040A7">
            <w:pPr>
              <w:jc w:val="right"/>
            </w:pPr>
            <w:r>
              <w:rPr>
                <w:sz w:val="16"/>
              </w:rPr>
              <w:t>52,900</w:t>
            </w:r>
          </w:p>
        </w:tc>
        <w:tc>
          <w:tcPr>
            <w:tcW w:w="1360" w:type="dxa"/>
          </w:tcPr>
          <w:p w14:paraId="36A15F54" w14:textId="77777777" w:rsidR="00BD248F" w:rsidRDefault="003040A7">
            <w:r>
              <w:rPr>
                <w:sz w:val="16"/>
              </w:rPr>
              <w:t>USGS daily</w:t>
            </w:r>
          </w:p>
        </w:tc>
        <w:tc>
          <w:tcPr>
            <w:tcW w:w="1100" w:type="dxa"/>
          </w:tcPr>
          <w:p w14:paraId="67D2D947" w14:textId="77777777" w:rsidR="00BD248F" w:rsidRDefault="003040A7">
            <w:pPr>
              <w:jc w:val="right"/>
            </w:pPr>
            <w:r>
              <w:rPr>
                <w:sz w:val="16"/>
              </w:rPr>
              <w:t>44,733</w:t>
            </w:r>
          </w:p>
        </w:tc>
        <w:tc>
          <w:tcPr>
            <w:tcW w:w="1100" w:type="dxa"/>
          </w:tcPr>
          <w:p w14:paraId="1EE668BD" w14:textId="77777777" w:rsidR="00BD248F" w:rsidRDefault="003040A7">
            <w:pPr>
              <w:jc w:val="right"/>
            </w:pPr>
            <w:r>
              <w:rPr>
                <w:sz w:val="16"/>
              </w:rPr>
              <w:t>39,140</w:t>
            </w:r>
          </w:p>
        </w:tc>
        <w:tc>
          <w:tcPr>
            <w:tcW w:w="1340" w:type="dxa"/>
          </w:tcPr>
          <w:p w14:paraId="084CDC60" w14:textId="77777777" w:rsidR="00BD248F" w:rsidRDefault="003040A7">
            <w:r>
              <w:rPr>
                <w:sz w:val="16"/>
              </w:rPr>
              <w:t>USGS daily</w:t>
            </w:r>
          </w:p>
        </w:tc>
      </w:tr>
      <w:tr w:rsidR="00BD248F" w14:paraId="76196256" w14:textId="77777777">
        <w:trPr>
          <w:jc w:val="center"/>
        </w:trPr>
        <w:tc>
          <w:tcPr>
            <w:tcW w:w="700" w:type="dxa"/>
          </w:tcPr>
          <w:p w14:paraId="61B1D494" w14:textId="77777777" w:rsidR="00BD248F" w:rsidRDefault="003040A7">
            <w:pPr>
              <w:jc w:val="right"/>
            </w:pPr>
            <w:r>
              <w:rPr>
                <w:sz w:val="16"/>
              </w:rPr>
              <w:t>1960</w:t>
            </w:r>
          </w:p>
        </w:tc>
        <w:tc>
          <w:tcPr>
            <w:tcW w:w="1200" w:type="dxa"/>
          </w:tcPr>
          <w:p w14:paraId="7E3520CE" w14:textId="77777777" w:rsidR="00BD248F" w:rsidRDefault="003040A7">
            <w:pPr>
              <w:jc w:val="right"/>
            </w:pPr>
            <w:r>
              <w:rPr>
                <w:sz w:val="16"/>
              </w:rPr>
              <w:t>62,700</w:t>
            </w:r>
          </w:p>
        </w:tc>
        <w:tc>
          <w:tcPr>
            <w:tcW w:w="1360" w:type="dxa"/>
          </w:tcPr>
          <w:p w14:paraId="57388661" w14:textId="77777777" w:rsidR="00BD248F" w:rsidRDefault="003040A7">
            <w:r>
              <w:rPr>
                <w:sz w:val="16"/>
              </w:rPr>
              <w:t>USGS peak</w:t>
            </w:r>
          </w:p>
        </w:tc>
        <w:tc>
          <w:tcPr>
            <w:tcW w:w="1200" w:type="dxa"/>
          </w:tcPr>
          <w:p w14:paraId="2E8827B5" w14:textId="77777777" w:rsidR="00BD248F" w:rsidRDefault="003040A7">
            <w:pPr>
              <w:jc w:val="right"/>
            </w:pPr>
            <w:r>
              <w:rPr>
                <w:sz w:val="16"/>
              </w:rPr>
              <w:t>61,000</w:t>
            </w:r>
          </w:p>
        </w:tc>
        <w:tc>
          <w:tcPr>
            <w:tcW w:w="1360" w:type="dxa"/>
          </w:tcPr>
          <w:p w14:paraId="386816E2" w14:textId="77777777" w:rsidR="00BD248F" w:rsidRDefault="003040A7">
            <w:r>
              <w:rPr>
                <w:sz w:val="16"/>
              </w:rPr>
              <w:t>USGS daily</w:t>
            </w:r>
          </w:p>
        </w:tc>
        <w:tc>
          <w:tcPr>
            <w:tcW w:w="1100" w:type="dxa"/>
          </w:tcPr>
          <w:p w14:paraId="0C42A490" w14:textId="77777777" w:rsidR="00BD248F" w:rsidRDefault="003040A7">
            <w:pPr>
              <w:jc w:val="right"/>
            </w:pPr>
            <w:r>
              <w:rPr>
                <w:sz w:val="16"/>
              </w:rPr>
              <w:t>56,433</w:t>
            </w:r>
          </w:p>
        </w:tc>
        <w:tc>
          <w:tcPr>
            <w:tcW w:w="1100" w:type="dxa"/>
          </w:tcPr>
          <w:p w14:paraId="73AFCE39" w14:textId="77777777" w:rsidR="00BD248F" w:rsidRDefault="003040A7">
            <w:pPr>
              <w:jc w:val="right"/>
            </w:pPr>
            <w:r>
              <w:rPr>
                <w:sz w:val="16"/>
              </w:rPr>
              <w:t>49,620</w:t>
            </w:r>
          </w:p>
        </w:tc>
        <w:tc>
          <w:tcPr>
            <w:tcW w:w="1340" w:type="dxa"/>
          </w:tcPr>
          <w:p w14:paraId="3A875D77" w14:textId="77777777" w:rsidR="00BD248F" w:rsidRDefault="003040A7">
            <w:r>
              <w:rPr>
                <w:sz w:val="16"/>
              </w:rPr>
              <w:t>USGS daily</w:t>
            </w:r>
          </w:p>
        </w:tc>
      </w:tr>
      <w:tr w:rsidR="00BD248F" w14:paraId="11210399" w14:textId="77777777">
        <w:trPr>
          <w:jc w:val="center"/>
        </w:trPr>
        <w:tc>
          <w:tcPr>
            <w:tcW w:w="700" w:type="dxa"/>
          </w:tcPr>
          <w:p w14:paraId="46DE81B7" w14:textId="77777777" w:rsidR="00BD248F" w:rsidRDefault="003040A7">
            <w:pPr>
              <w:jc w:val="right"/>
            </w:pPr>
            <w:r>
              <w:rPr>
                <w:sz w:val="16"/>
              </w:rPr>
              <w:t>1961</w:t>
            </w:r>
          </w:p>
        </w:tc>
        <w:tc>
          <w:tcPr>
            <w:tcW w:w="1200" w:type="dxa"/>
          </w:tcPr>
          <w:p w14:paraId="612328B6" w14:textId="77777777" w:rsidR="00BD248F" w:rsidRDefault="003040A7">
            <w:pPr>
              <w:jc w:val="right"/>
            </w:pPr>
            <w:r>
              <w:rPr>
                <w:sz w:val="16"/>
              </w:rPr>
              <w:t>64,500</w:t>
            </w:r>
          </w:p>
        </w:tc>
        <w:tc>
          <w:tcPr>
            <w:tcW w:w="1360" w:type="dxa"/>
          </w:tcPr>
          <w:p w14:paraId="1CDDC927" w14:textId="77777777" w:rsidR="00BD248F" w:rsidRDefault="003040A7">
            <w:r>
              <w:rPr>
                <w:sz w:val="16"/>
              </w:rPr>
              <w:t>USGS peak</w:t>
            </w:r>
          </w:p>
        </w:tc>
        <w:tc>
          <w:tcPr>
            <w:tcW w:w="1200" w:type="dxa"/>
          </w:tcPr>
          <w:p w14:paraId="037A9A63" w14:textId="77777777" w:rsidR="00BD248F" w:rsidRDefault="003040A7">
            <w:pPr>
              <w:jc w:val="right"/>
            </w:pPr>
            <w:r>
              <w:rPr>
                <w:sz w:val="16"/>
              </w:rPr>
              <w:t>59,000</w:t>
            </w:r>
          </w:p>
        </w:tc>
        <w:tc>
          <w:tcPr>
            <w:tcW w:w="1360" w:type="dxa"/>
          </w:tcPr>
          <w:p w14:paraId="11818ACE" w14:textId="77777777" w:rsidR="00BD248F" w:rsidRDefault="003040A7">
            <w:r>
              <w:rPr>
                <w:sz w:val="16"/>
              </w:rPr>
              <w:t>USGS daily</w:t>
            </w:r>
          </w:p>
        </w:tc>
        <w:tc>
          <w:tcPr>
            <w:tcW w:w="1100" w:type="dxa"/>
          </w:tcPr>
          <w:p w14:paraId="31B6B536" w14:textId="77777777" w:rsidR="00BD248F" w:rsidRDefault="003040A7">
            <w:pPr>
              <w:jc w:val="right"/>
            </w:pPr>
            <w:r>
              <w:rPr>
                <w:sz w:val="16"/>
              </w:rPr>
              <w:t>46,133</w:t>
            </w:r>
          </w:p>
        </w:tc>
        <w:tc>
          <w:tcPr>
            <w:tcW w:w="1100" w:type="dxa"/>
          </w:tcPr>
          <w:p w14:paraId="4952B12F" w14:textId="77777777" w:rsidR="00BD248F" w:rsidRDefault="003040A7">
            <w:pPr>
              <w:jc w:val="right"/>
            </w:pPr>
            <w:r>
              <w:rPr>
                <w:sz w:val="16"/>
              </w:rPr>
              <w:t>43,520</w:t>
            </w:r>
          </w:p>
        </w:tc>
        <w:tc>
          <w:tcPr>
            <w:tcW w:w="1340" w:type="dxa"/>
          </w:tcPr>
          <w:p w14:paraId="04642661" w14:textId="77777777" w:rsidR="00BD248F" w:rsidRDefault="003040A7">
            <w:r>
              <w:rPr>
                <w:sz w:val="16"/>
              </w:rPr>
              <w:t>USGS daily</w:t>
            </w:r>
          </w:p>
        </w:tc>
      </w:tr>
      <w:tr w:rsidR="00BD248F" w14:paraId="192956DF" w14:textId="77777777">
        <w:trPr>
          <w:jc w:val="center"/>
        </w:trPr>
        <w:tc>
          <w:tcPr>
            <w:tcW w:w="700" w:type="dxa"/>
          </w:tcPr>
          <w:p w14:paraId="3A93CC70" w14:textId="77777777" w:rsidR="00BD248F" w:rsidRDefault="003040A7">
            <w:pPr>
              <w:jc w:val="right"/>
            </w:pPr>
            <w:r>
              <w:rPr>
                <w:sz w:val="16"/>
              </w:rPr>
              <w:t>1962</w:t>
            </w:r>
          </w:p>
        </w:tc>
        <w:tc>
          <w:tcPr>
            <w:tcW w:w="1200" w:type="dxa"/>
          </w:tcPr>
          <w:p w14:paraId="5316C5F2" w14:textId="77777777" w:rsidR="00BD248F" w:rsidRDefault="003040A7">
            <w:pPr>
              <w:jc w:val="right"/>
            </w:pPr>
            <w:r>
              <w:rPr>
                <w:sz w:val="16"/>
              </w:rPr>
              <w:t>42,100</w:t>
            </w:r>
          </w:p>
        </w:tc>
        <w:tc>
          <w:tcPr>
            <w:tcW w:w="1360" w:type="dxa"/>
          </w:tcPr>
          <w:p w14:paraId="2BB4A5EA" w14:textId="77777777" w:rsidR="00BD248F" w:rsidRDefault="003040A7">
            <w:r>
              <w:rPr>
                <w:sz w:val="16"/>
              </w:rPr>
              <w:t>USGS peak</w:t>
            </w:r>
          </w:p>
        </w:tc>
        <w:tc>
          <w:tcPr>
            <w:tcW w:w="1200" w:type="dxa"/>
          </w:tcPr>
          <w:p w14:paraId="4C4DC30C" w14:textId="77777777" w:rsidR="00BD248F" w:rsidRDefault="003040A7">
            <w:pPr>
              <w:jc w:val="right"/>
            </w:pPr>
            <w:r>
              <w:rPr>
                <w:sz w:val="16"/>
              </w:rPr>
              <w:t>40,100</w:t>
            </w:r>
          </w:p>
        </w:tc>
        <w:tc>
          <w:tcPr>
            <w:tcW w:w="1360" w:type="dxa"/>
          </w:tcPr>
          <w:p w14:paraId="5E40704F" w14:textId="77777777" w:rsidR="00BD248F" w:rsidRDefault="003040A7">
            <w:r>
              <w:rPr>
                <w:sz w:val="16"/>
              </w:rPr>
              <w:t>USGS daily</w:t>
            </w:r>
          </w:p>
        </w:tc>
        <w:tc>
          <w:tcPr>
            <w:tcW w:w="1100" w:type="dxa"/>
          </w:tcPr>
          <w:p w14:paraId="69217571" w14:textId="77777777" w:rsidR="00BD248F" w:rsidRDefault="003040A7">
            <w:pPr>
              <w:jc w:val="right"/>
            </w:pPr>
            <w:r>
              <w:rPr>
                <w:sz w:val="16"/>
              </w:rPr>
              <w:t>34,833</w:t>
            </w:r>
          </w:p>
        </w:tc>
        <w:tc>
          <w:tcPr>
            <w:tcW w:w="1100" w:type="dxa"/>
          </w:tcPr>
          <w:p w14:paraId="43A35BB9" w14:textId="77777777" w:rsidR="00BD248F" w:rsidRDefault="003040A7">
            <w:pPr>
              <w:jc w:val="right"/>
            </w:pPr>
            <w:r>
              <w:rPr>
                <w:sz w:val="16"/>
              </w:rPr>
              <w:t>30,240</w:t>
            </w:r>
          </w:p>
        </w:tc>
        <w:tc>
          <w:tcPr>
            <w:tcW w:w="1340" w:type="dxa"/>
          </w:tcPr>
          <w:p w14:paraId="6D02A2B8" w14:textId="77777777" w:rsidR="00BD248F" w:rsidRDefault="003040A7">
            <w:r>
              <w:rPr>
                <w:sz w:val="16"/>
              </w:rPr>
              <w:t>USGS daily</w:t>
            </w:r>
          </w:p>
        </w:tc>
      </w:tr>
      <w:tr w:rsidR="00BD248F" w14:paraId="5A263C8E" w14:textId="77777777">
        <w:trPr>
          <w:jc w:val="center"/>
        </w:trPr>
        <w:tc>
          <w:tcPr>
            <w:tcW w:w="700" w:type="dxa"/>
          </w:tcPr>
          <w:p w14:paraId="61F65D63" w14:textId="77777777" w:rsidR="00BD248F" w:rsidRDefault="003040A7">
            <w:pPr>
              <w:jc w:val="right"/>
            </w:pPr>
            <w:r>
              <w:rPr>
                <w:sz w:val="16"/>
              </w:rPr>
              <w:t>1963</w:t>
            </w:r>
          </w:p>
        </w:tc>
        <w:tc>
          <w:tcPr>
            <w:tcW w:w="1200" w:type="dxa"/>
          </w:tcPr>
          <w:p w14:paraId="43697788" w14:textId="77777777" w:rsidR="00BD248F" w:rsidRDefault="003040A7">
            <w:pPr>
              <w:jc w:val="right"/>
            </w:pPr>
            <w:r>
              <w:rPr>
                <w:sz w:val="16"/>
              </w:rPr>
              <w:t>66,900</w:t>
            </w:r>
          </w:p>
        </w:tc>
        <w:tc>
          <w:tcPr>
            <w:tcW w:w="1360" w:type="dxa"/>
          </w:tcPr>
          <w:p w14:paraId="401B6AB5" w14:textId="77777777" w:rsidR="00BD248F" w:rsidRDefault="003040A7">
            <w:r>
              <w:rPr>
                <w:sz w:val="16"/>
              </w:rPr>
              <w:t>USGS peak</w:t>
            </w:r>
          </w:p>
        </w:tc>
        <w:tc>
          <w:tcPr>
            <w:tcW w:w="1200" w:type="dxa"/>
          </w:tcPr>
          <w:p w14:paraId="76D97479" w14:textId="77777777" w:rsidR="00BD248F" w:rsidRDefault="003040A7">
            <w:pPr>
              <w:jc w:val="right"/>
            </w:pPr>
            <w:r>
              <w:rPr>
                <w:sz w:val="16"/>
              </w:rPr>
              <w:t>59,500</w:t>
            </w:r>
          </w:p>
        </w:tc>
        <w:tc>
          <w:tcPr>
            <w:tcW w:w="1360" w:type="dxa"/>
          </w:tcPr>
          <w:p w14:paraId="0F56342E" w14:textId="77777777" w:rsidR="00BD248F" w:rsidRDefault="003040A7">
            <w:r>
              <w:rPr>
                <w:sz w:val="16"/>
              </w:rPr>
              <w:t>USGS daily</w:t>
            </w:r>
          </w:p>
        </w:tc>
        <w:tc>
          <w:tcPr>
            <w:tcW w:w="1100" w:type="dxa"/>
          </w:tcPr>
          <w:p w14:paraId="791C83AD" w14:textId="77777777" w:rsidR="00BD248F" w:rsidRDefault="003040A7">
            <w:pPr>
              <w:jc w:val="right"/>
            </w:pPr>
            <w:r>
              <w:rPr>
                <w:sz w:val="16"/>
              </w:rPr>
              <w:t>52,900</w:t>
            </w:r>
          </w:p>
        </w:tc>
        <w:tc>
          <w:tcPr>
            <w:tcW w:w="1100" w:type="dxa"/>
          </w:tcPr>
          <w:p w14:paraId="55F4822D" w14:textId="77777777" w:rsidR="00BD248F" w:rsidRDefault="003040A7">
            <w:pPr>
              <w:jc w:val="right"/>
            </w:pPr>
            <w:r>
              <w:rPr>
                <w:sz w:val="16"/>
              </w:rPr>
              <w:t>41,640</w:t>
            </w:r>
          </w:p>
        </w:tc>
        <w:tc>
          <w:tcPr>
            <w:tcW w:w="1340" w:type="dxa"/>
          </w:tcPr>
          <w:p w14:paraId="2032DBC8" w14:textId="77777777" w:rsidR="00BD248F" w:rsidRDefault="003040A7">
            <w:r>
              <w:rPr>
                <w:sz w:val="16"/>
              </w:rPr>
              <w:t>USGS daily</w:t>
            </w:r>
          </w:p>
        </w:tc>
      </w:tr>
      <w:tr w:rsidR="00BD248F" w14:paraId="052E712F" w14:textId="77777777">
        <w:trPr>
          <w:jc w:val="center"/>
        </w:trPr>
        <w:tc>
          <w:tcPr>
            <w:tcW w:w="700" w:type="dxa"/>
          </w:tcPr>
          <w:p w14:paraId="07EDF692" w14:textId="77777777" w:rsidR="00BD248F" w:rsidRDefault="003040A7">
            <w:pPr>
              <w:jc w:val="right"/>
            </w:pPr>
            <w:r>
              <w:rPr>
                <w:sz w:val="16"/>
              </w:rPr>
              <w:t>1964</w:t>
            </w:r>
          </w:p>
        </w:tc>
        <w:tc>
          <w:tcPr>
            <w:tcW w:w="1200" w:type="dxa"/>
          </w:tcPr>
          <w:p w14:paraId="4F18F07E" w14:textId="77777777" w:rsidR="00BD248F" w:rsidRDefault="003040A7">
            <w:pPr>
              <w:jc w:val="right"/>
            </w:pPr>
            <w:r>
              <w:rPr>
                <w:sz w:val="16"/>
              </w:rPr>
              <w:t>72,600</w:t>
            </w:r>
          </w:p>
        </w:tc>
        <w:tc>
          <w:tcPr>
            <w:tcW w:w="1360" w:type="dxa"/>
          </w:tcPr>
          <w:p w14:paraId="0ACEE71F" w14:textId="77777777" w:rsidR="00BD248F" w:rsidRDefault="003040A7">
            <w:r>
              <w:rPr>
                <w:sz w:val="16"/>
              </w:rPr>
              <w:t>USGS peak</w:t>
            </w:r>
          </w:p>
        </w:tc>
        <w:tc>
          <w:tcPr>
            <w:tcW w:w="1200" w:type="dxa"/>
          </w:tcPr>
          <w:p w14:paraId="3E853F78" w14:textId="77777777" w:rsidR="00BD248F" w:rsidRDefault="003040A7">
            <w:pPr>
              <w:jc w:val="right"/>
            </w:pPr>
            <w:r>
              <w:rPr>
                <w:sz w:val="16"/>
              </w:rPr>
              <w:t>55,400</w:t>
            </w:r>
          </w:p>
        </w:tc>
        <w:tc>
          <w:tcPr>
            <w:tcW w:w="1360" w:type="dxa"/>
          </w:tcPr>
          <w:p w14:paraId="18E0A2B5" w14:textId="77777777" w:rsidR="00BD248F" w:rsidRDefault="003040A7">
            <w:r>
              <w:rPr>
                <w:sz w:val="16"/>
              </w:rPr>
              <w:t>USGS daily</w:t>
            </w:r>
          </w:p>
        </w:tc>
        <w:tc>
          <w:tcPr>
            <w:tcW w:w="1100" w:type="dxa"/>
          </w:tcPr>
          <w:p w14:paraId="7CCEB17F" w14:textId="77777777" w:rsidR="00BD248F" w:rsidRDefault="003040A7">
            <w:pPr>
              <w:jc w:val="right"/>
            </w:pPr>
            <w:r>
              <w:rPr>
                <w:sz w:val="16"/>
              </w:rPr>
              <w:t>46,267</w:t>
            </w:r>
          </w:p>
        </w:tc>
        <w:tc>
          <w:tcPr>
            <w:tcW w:w="1100" w:type="dxa"/>
          </w:tcPr>
          <w:p w14:paraId="207C5ABC" w14:textId="77777777" w:rsidR="00BD248F" w:rsidRDefault="003040A7">
            <w:pPr>
              <w:jc w:val="right"/>
            </w:pPr>
            <w:r>
              <w:rPr>
                <w:sz w:val="16"/>
              </w:rPr>
              <w:t>37,680</w:t>
            </w:r>
          </w:p>
        </w:tc>
        <w:tc>
          <w:tcPr>
            <w:tcW w:w="1340" w:type="dxa"/>
          </w:tcPr>
          <w:p w14:paraId="5DB1B30A" w14:textId="77777777" w:rsidR="00BD248F" w:rsidRDefault="003040A7">
            <w:r>
              <w:rPr>
                <w:sz w:val="16"/>
              </w:rPr>
              <w:t>USGS daily</w:t>
            </w:r>
          </w:p>
        </w:tc>
      </w:tr>
      <w:tr w:rsidR="00BD248F" w14:paraId="6FC1B5F9" w14:textId="77777777">
        <w:trPr>
          <w:jc w:val="center"/>
        </w:trPr>
        <w:tc>
          <w:tcPr>
            <w:tcW w:w="700" w:type="dxa"/>
          </w:tcPr>
          <w:p w14:paraId="61B8D6CA" w14:textId="77777777" w:rsidR="00BD248F" w:rsidRDefault="003040A7">
            <w:pPr>
              <w:jc w:val="right"/>
            </w:pPr>
            <w:r>
              <w:rPr>
                <w:sz w:val="16"/>
              </w:rPr>
              <w:t>1965</w:t>
            </w:r>
          </w:p>
        </w:tc>
        <w:tc>
          <w:tcPr>
            <w:tcW w:w="1200" w:type="dxa"/>
          </w:tcPr>
          <w:p w14:paraId="0B14DE80" w14:textId="77777777" w:rsidR="00BD248F" w:rsidRDefault="003040A7">
            <w:pPr>
              <w:jc w:val="right"/>
            </w:pPr>
            <w:r>
              <w:rPr>
                <w:sz w:val="16"/>
              </w:rPr>
              <w:t>83,900</w:t>
            </w:r>
          </w:p>
        </w:tc>
        <w:tc>
          <w:tcPr>
            <w:tcW w:w="1360" w:type="dxa"/>
          </w:tcPr>
          <w:p w14:paraId="3AA8832E" w14:textId="77777777" w:rsidR="00BD248F" w:rsidRDefault="003040A7">
            <w:r>
              <w:rPr>
                <w:sz w:val="16"/>
              </w:rPr>
              <w:t>USGS peak</w:t>
            </w:r>
          </w:p>
        </w:tc>
        <w:tc>
          <w:tcPr>
            <w:tcW w:w="1200" w:type="dxa"/>
          </w:tcPr>
          <w:p w14:paraId="6DBD5BC4" w14:textId="77777777" w:rsidR="00BD248F" w:rsidRDefault="003040A7">
            <w:pPr>
              <w:jc w:val="right"/>
            </w:pPr>
            <w:r>
              <w:rPr>
                <w:sz w:val="16"/>
              </w:rPr>
              <w:t>79,100</w:t>
            </w:r>
          </w:p>
        </w:tc>
        <w:tc>
          <w:tcPr>
            <w:tcW w:w="1360" w:type="dxa"/>
          </w:tcPr>
          <w:p w14:paraId="1476692A" w14:textId="77777777" w:rsidR="00BD248F" w:rsidRDefault="003040A7">
            <w:r>
              <w:rPr>
                <w:sz w:val="16"/>
              </w:rPr>
              <w:t>USGS daily</w:t>
            </w:r>
          </w:p>
        </w:tc>
        <w:tc>
          <w:tcPr>
            <w:tcW w:w="1100" w:type="dxa"/>
          </w:tcPr>
          <w:p w14:paraId="1DAD2695" w14:textId="77777777" w:rsidR="00BD248F" w:rsidRDefault="003040A7">
            <w:pPr>
              <w:jc w:val="right"/>
            </w:pPr>
            <w:r>
              <w:rPr>
                <w:sz w:val="16"/>
              </w:rPr>
              <w:t>68,933</w:t>
            </w:r>
          </w:p>
        </w:tc>
        <w:tc>
          <w:tcPr>
            <w:tcW w:w="1100" w:type="dxa"/>
          </w:tcPr>
          <w:p w14:paraId="16ADF00F" w14:textId="77777777" w:rsidR="00BD248F" w:rsidRDefault="003040A7">
            <w:pPr>
              <w:jc w:val="right"/>
            </w:pPr>
            <w:r>
              <w:rPr>
                <w:sz w:val="16"/>
              </w:rPr>
              <w:t>60,120</w:t>
            </w:r>
          </w:p>
        </w:tc>
        <w:tc>
          <w:tcPr>
            <w:tcW w:w="1340" w:type="dxa"/>
          </w:tcPr>
          <w:p w14:paraId="29DF1F55" w14:textId="77777777" w:rsidR="00BD248F" w:rsidRDefault="003040A7">
            <w:r>
              <w:rPr>
                <w:sz w:val="16"/>
              </w:rPr>
              <w:t>USGS daily</w:t>
            </w:r>
          </w:p>
        </w:tc>
      </w:tr>
      <w:tr w:rsidR="00BD248F" w14:paraId="4818259C" w14:textId="77777777">
        <w:trPr>
          <w:jc w:val="center"/>
        </w:trPr>
        <w:tc>
          <w:tcPr>
            <w:tcW w:w="700" w:type="dxa"/>
          </w:tcPr>
          <w:p w14:paraId="756F1733" w14:textId="77777777" w:rsidR="00BD248F" w:rsidRDefault="003040A7">
            <w:pPr>
              <w:jc w:val="right"/>
            </w:pPr>
            <w:r>
              <w:rPr>
                <w:sz w:val="16"/>
              </w:rPr>
              <w:t>1966</w:t>
            </w:r>
          </w:p>
        </w:tc>
        <w:tc>
          <w:tcPr>
            <w:tcW w:w="1200" w:type="dxa"/>
          </w:tcPr>
          <w:p w14:paraId="41DA0892" w14:textId="77777777" w:rsidR="00BD248F" w:rsidRDefault="003040A7">
            <w:pPr>
              <w:jc w:val="right"/>
            </w:pPr>
            <w:r>
              <w:rPr>
                <w:sz w:val="16"/>
              </w:rPr>
              <w:t>28,800</w:t>
            </w:r>
          </w:p>
        </w:tc>
        <w:tc>
          <w:tcPr>
            <w:tcW w:w="1360" w:type="dxa"/>
          </w:tcPr>
          <w:p w14:paraId="6487AB6B" w14:textId="77777777" w:rsidR="00BD248F" w:rsidRDefault="003040A7">
            <w:r>
              <w:rPr>
                <w:sz w:val="16"/>
              </w:rPr>
              <w:t>USGS peak</w:t>
            </w:r>
          </w:p>
        </w:tc>
        <w:tc>
          <w:tcPr>
            <w:tcW w:w="1200" w:type="dxa"/>
          </w:tcPr>
          <w:p w14:paraId="43C814AB" w14:textId="77777777" w:rsidR="00BD248F" w:rsidRDefault="003040A7">
            <w:pPr>
              <w:jc w:val="right"/>
            </w:pPr>
            <w:r>
              <w:rPr>
                <w:sz w:val="16"/>
              </w:rPr>
              <w:t>27,000</w:t>
            </w:r>
          </w:p>
        </w:tc>
        <w:tc>
          <w:tcPr>
            <w:tcW w:w="1360" w:type="dxa"/>
          </w:tcPr>
          <w:p w14:paraId="6DCDB411" w14:textId="77777777" w:rsidR="00BD248F" w:rsidRDefault="003040A7">
            <w:r>
              <w:rPr>
                <w:sz w:val="16"/>
              </w:rPr>
              <w:t>USGS daily</w:t>
            </w:r>
          </w:p>
        </w:tc>
        <w:tc>
          <w:tcPr>
            <w:tcW w:w="1100" w:type="dxa"/>
          </w:tcPr>
          <w:p w14:paraId="0781E91D" w14:textId="77777777" w:rsidR="00BD248F" w:rsidRDefault="003040A7">
            <w:pPr>
              <w:jc w:val="right"/>
            </w:pPr>
            <w:r>
              <w:rPr>
                <w:sz w:val="16"/>
              </w:rPr>
              <w:t>24,333</w:t>
            </w:r>
          </w:p>
        </w:tc>
        <w:tc>
          <w:tcPr>
            <w:tcW w:w="1100" w:type="dxa"/>
          </w:tcPr>
          <w:p w14:paraId="1DD8B79B" w14:textId="77777777" w:rsidR="00BD248F" w:rsidRDefault="003040A7">
            <w:pPr>
              <w:jc w:val="right"/>
            </w:pPr>
            <w:r>
              <w:rPr>
                <w:sz w:val="16"/>
              </w:rPr>
              <w:t>22,400</w:t>
            </w:r>
          </w:p>
        </w:tc>
        <w:tc>
          <w:tcPr>
            <w:tcW w:w="1340" w:type="dxa"/>
          </w:tcPr>
          <w:p w14:paraId="1E088662" w14:textId="77777777" w:rsidR="00BD248F" w:rsidRDefault="003040A7">
            <w:r>
              <w:rPr>
                <w:sz w:val="16"/>
              </w:rPr>
              <w:t>USGS daily</w:t>
            </w:r>
          </w:p>
        </w:tc>
      </w:tr>
      <w:tr w:rsidR="00BD248F" w14:paraId="7A65CF97" w14:textId="77777777">
        <w:trPr>
          <w:jc w:val="center"/>
        </w:trPr>
        <w:tc>
          <w:tcPr>
            <w:tcW w:w="700" w:type="dxa"/>
          </w:tcPr>
          <w:p w14:paraId="61679A80" w14:textId="77777777" w:rsidR="00BD248F" w:rsidRDefault="003040A7">
            <w:pPr>
              <w:jc w:val="right"/>
            </w:pPr>
            <w:r>
              <w:rPr>
                <w:sz w:val="16"/>
              </w:rPr>
              <w:t>1967</w:t>
            </w:r>
          </w:p>
        </w:tc>
        <w:tc>
          <w:tcPr>
            <w:tcW w:w="1200" w:type="dxa"/>
          </w:tcPr>
          <w:p w14:paraId="5E9F0F9E" w14:textId="77777777" w:rsidR="00BD248F" w:rsidRDefault="003040A7">
            <w:pPr>
              <w:jc w:val="right"/>
            </w:pPr>
            <w:r>
              <w:rPr>
                <w:sz w:val="16"/>
              </w:rPr>
              <w:t>65,000</w:t>
            </w:r>
          </w:p>
        </w:tc>
        <w:tc>
          <w:tcPr>
            <w:tcW w:w="1360" w:type="dxa"/>
          </w:tcPr>
          <w:p w14:paraId="1727088D" w14:textId="77777777" w:rsidR="00BD248F" w:rsidRDefault="003040A7">
            <w:r>
              <w:rPr>
                <w:sz w:val="16"/>
              </w:rPr>
              <w:t>USGS peak</w:t>
            </w:r>
          </w:p>
        </w:tc>
        <w:tc>
          <w:tcPr>
            <w:tcW w:w="1200" w:type="dxa"/>
          </w:tcPr>
          <w:p w14:paraId="4F7FCF21" w14:textId="77777777" w:rsidR="00BD248F" w:rsidRDefault="003040A7">
            <w:pPr>
              <w:jc w:val="right"/>
            </w:pPr>
            <w:r>
              <w:rPr>
                <w:sz w:val="16"/>
              </w:rPr>
              <w:t>58,800</w:t>
            </w:r>
          </w:p>
        </w:tc>
        <w:tc>
          <w:tcPr>
            <w:tcW w:w="1360" w:type="dxa"/>
          </w:tcPr>
          <w:p w14:paraId="753A10E2" w14:textId="77777777" w:rsidR="00BD248F" w:rsidRDefault="003040A7">
            <w:r>
              <w:rPr>
                <w:sz w:val="16"/>
              </w:rPr>
              <w:t>USGS daily</w:t>
            </w:r>
          </w:p>
        </w:tc>
        <w:tc>
          <w:tcPr>
            <w:tcW w:w="1100" w:type="dxa"/>
          </w:tcPr>
          <w:p w14:paraId="4FA69D85" w14:textId="77777777" w:rsidR="00BD248F" w:rsidRDefault="003040A7">
            <w:pPr>
              <w:jc w:val="right"/>
            </w:pPr>
            <w:r>
              <w:rPr>
                <w:sz w:val="16"/>
              </w:rPr>
              <w:t>48,167</w:t>
            </w:r>
          </w:p>
        </w:tc>
        <w:tc>
          <w:tcPr>
            <w:tcW w:w="1100" w:type="dxa"/>
          </w:tcPr>
          <w:p w14:paraId="45F5D50D" w14:textId="77777777" w:rsidR="00BD248F" w:rsidRDefault="003040A7">
            <w:pPr>
              <w:jc w:val="right"/>
            </w:pPr>
            <w:r>
              <w:rPr>
                <w:sz w:val="16"/>
              </w:rPr>
              <w:t>38,520</w:t>
            </w:r>
          </w:p>
        </w:tc>
        <w:tc>
          <w:tcPr>
            <w:tcW w:w="1340" w:type="dxa"/>
          </w:tcPr>
          <w:p w14:paraId="02FB367B" w14:textId="77777777" w:rsidR="00BD248F" w:rsidRDefault="003040A7">
            <w:r>
              <w:rPr>
                <w:sz w:val="16"/>
              </w:rPr>
              <w:t>USGS daily</w:t>
            </w:r>
          </w:p>
        </w:tc>
      </w:tr>
      <w:tr w:rsidR="00BD248F" w14:paraId="1E883D3E" w14:textId="77777777">
        <w:trPr>
          <w:jc w:val="center"/>
        </w:trPr>
        <w:tc>
          <w:tcPr>
            <w:tcW w:w="700" w:type="dxa"/>
          </w:tcPr>
          <w:p w14:paraId="2ED9DBEE" w14:textId="77777777" w:rsidR="00BD248F" w:rsidRDefault="003040A7">
            <w:pPr>
              <w:jc w:val="right"/>
            </w:pPr>
            <w:r>
              <w:rPr>
                <w:sz w:val="16"/>
              </w:rPr>
              <w:t>1968</w:t>
            </w:r>
          </w:p>
        </w:tc>
        <w:tc>
          <w:tcPr>
            <w:tcW w:w="1200" w:type="dxa"/>
          </w:tcPr>
          <w:p w14:paraId="76D6FE9E" w14:textId="77777777" w:rsidR="00BD248F" w:rsidRDefault="003040A7">
            <w:pPr>
              <w:jc w:val="right"/>
            </w:pPr>
            <w:r>
              <w:rPr>
                <w:sz w:val="16"/>
              </w:rPr>
              <w:t>49,500</w:t>
            </w:r>
          </w:p>
        </w:tc>
        <w:tc>
          <w:tcPr>
            <w:tcW w:w="1360" w:type="dxa"/>
          </w:tcPr>
          <w:p w14:paraId="30F2E657" w14:textId="77777777" w:rsidR="00BD248F" w:rsidRDefault="003040A7">
            <w:r>
              <w:rPr>
                <w:sz w:val="16"/>
              </w:rPr>
              <w:t>USGS peak</w:t>
            </w:r>
          </w:p>
        </w:tc>
        <w:tc>
          <w:tcPr>
            <w:tcW w:w="1200" w:type="dxa"/>
          </w:tcPr>
          <w:p w14:paraId="717B63A8" w14:textId="77777777" w:rsidR="00BD248F" w:rsidRDefault="003040A7">
            <w:pPr>
              <w:jc w:val="right"/>
            </w:pPr>
            <w:r>
              <w:rPr>
                <w:sz w:val="16"/>
              </w:rPr>
              <w:t>47,600</w:t>
            </w:r>
          </w:p>
        </w:tc>
        <w:tc>
          <w:tcPr>
            <w:tcW w:w="1360" w:type="dxa"/>
          </w:tcPr>
          <w:p w14:paraId="25AB0BE2" w14:textId="77777777" w:rsidR="00BD248F" w:rsidRDefault="003040A7">
            <w:r>
              <w:rPr>
                <w:sz w:val="16"/>
              </w:rPr>
              <w:t>USGS daily</w:t>
            </w:r>
          </w:p>
        </w:tc>
        <w:tc>
          <w:tcPr>
            <w:tcW w:w="1100" w:type="dxa"/>
          </w:tcPr>
          <w:p w14:paraId="2DF3ADA7" w14:textId="77777777" w:rsidR="00BD248F" w:rsidRDefault="003040A7">
            <w:pPr>
              <w:jc w:val="right"/>
            </w:pPr>
            <w:r>
              <w:rPr>
                <w:sz w:val="16"/>
              </w:rPr>
              <w:t>44,633</w:t>
            </w:r>
          </w:p>
        </w:tc>
        <w:tc>
          <w:tcPr>
            <w:tcW w:w="1100" w:type="dxa"/>
          </w:tcPr>
          <w:p w14:paraId="78599D42" w14:textId="77777777" w:rsidR="00BD248F" w:rsidRDefault="003040A7">
            <w:pPr>
              <w:jc w:val="right"/>
            </w:pPr>
            <w:r>
              <w:rPr>
                <w:sz w:val="16"/>
              </w:rPr>
              <w:t>42,600</w:t>
            </w:r>
          </w:p>
        </w:tc>
        <w:tc>
          <w:tcPr>
            <w:tcW w:w="1340" w:type="dxa"/>
          </w:tcPr>
          <w:p w14:paraId="20F2D2A8" w14:textId="77777777" w:rsidR="00BD248F" w:rsidRDefault="003040A7">
            <w:r>
              <w:rPr>
                <w:sz w:val="16"/>
              </w:rPr>
              <w:t>USGS daily</w:t>
            </w:r>
          </w:p>
        </w:tc>
      </w:tr>
      <w:tr w:rsidR="00BD248F" w14:paraId="16A8B52A" w14:textId="77777777">
        <w:trPr>
          <w:jc w:val="center"/>
        </w:trPr>
        <w:tc>
          <w:tcPr>
            <w:tcW w:w="700" w:type="dxa"/>
          </w:tcPr>
          <w:p w14:paraId="6BA22E91" w14:textId="77777777" w:rsidR="00BD248F" w:rsidRDefault="003040A7">
            <w:pPr>
              <w:jc w:val="right"/>
            </w:pPr>
            <w:r>
              <w:rPr>
                <w:sz w:val="16"/>
              </w:rPr>
              <w:t>1974</w:t>
            </w:r>
          </w:p>
        </w:tc>
        <w:tc>
          <w:tcPr>
            <w:tcW w:w="1200" w:type="dxa"/>
          </w:tcPr>
          <w:p w14:paraId="47E14F9C" w14:textId="77777777" w:rsidR="00BD248F" w:rsidRDefault="003040A7">
            <w:pPr>
              <w:jc w:val="right"/>
            </w:pPr>
            <w:r>
              <w:rPr>
                <w:sz w:val="16"/>
              </w:rPr>
              <w:t>112,486</w:t>
            </w:r>
          </w:p>
        </w:tc>
        <w:tc>
          <w:tcPr>
            <w:tcW w:w="1360" w:type="dxa"/>
          </w:tcPr>
          <w:p w14:paraId="29B7F2E8" w14:textId="77777777" w:rsidR="00BD248F" w:rsidRDefault="003040A7">
            <w:r>
              <w:rPr>
                <w:sz w:val="16"/>
              </w:rPr>
              <w:t>Regression</w:t>
            </w:r>
          </w:p>
        </w:tc>
        <w:tc>
          <w:tcPr>
            <w:tcW w:w="1200" w:type="dxa"/>
          </w:tcPr>
          <w:p w14:paraId="10EE82F4" w14:textId="77777777" w:rsidR="00BD248F" w:rsidRDefault="003040A7">
            <w:pPr>
              <w:jc w:val="right"/>
            </w:pPr>
            <w:r>
              <w:rPr>
                <w:sz w:val="16"/>
              </w:rPr>
              <w:t>112,486</w:t>
            </w:r>
          </w:p>
        </w:tc>
        <w:tc>
          <w:tcPr>
            <w:tcW w:w="1360" w:type="dxa"/>
          </w:tcPr>
          <w:p w14:paraId="292287DC" w14:textId="77777777" w:rsidR="00BD248F" w:rsidRDefault="003040A7">
            <w:r>
              <w:rPr>
                <w:sz w:val="16"/>
              </w:rPr>
              <w:t>Mass balance</w:t>
            </w:r>
          </w:p>
        </w:tc>
        <w:tc>
          <w:tcPr>
            <w:tcW w:w="1100" w:type="dxa"/>
          </w:tcPr>
          <w:p w14:paraId="2CC2C5C2" w14:textId="77777777" w:rsidR="00BD248F" w:rsidRDefault="003040A7">
            <w:pPr>
              <w:jc w:val="right"/>
            </w:pPr>
            <w:r>
              <w:rPr>
                <w:sz w:val="16"/>
              </w:rPr>
              <w:t>92,392</w:t>
            </w:r>
          </w:p>
        </w:tc>
        <w:tc>
          <w:tcPr>
            <w:tcW w:w="1100" w:type="dxa"/>
          </w:tcPr>
          <w:p w14:paraId="47297E37" w14:textId="77777777" w:rsidR="00BD248F" w:rsidRDefault="003040A7">
            <w:pPr>
              <w:jc w:val="right"/>
            </w:pPr>
            <w:r>
              <w:rPr>
                <w:sz w:val="16"/>
              </w:rPr>
              <w:t>74,846</w:t>
            </w:r>
          </w:p>
        </w:tc>
        <w:tc>
          <w:tcPr>
            <w:tcW w:w="1340" w:type="dxa"/>
          </w:tcPr>
          <w:p w14:paraId="1DDBDC8C" w14:textId="77777777" w:rsidR="00BD248F" w:rsidRDefault="003040A7">
            <w:r>
              <w:rPr>
                <w:sz w:val="16"/>
              </w:rPr>
              <w:t>Mass balance</w:t>
            </w:r>
          </w:p>
        </w:tc>
      </w:tr>
      <w:tr w:rsidR="00BD248F" w14:paraId="07A6B2DE" w14:textId="77777777">
        <w:trPr>
          <w:jc w:val="center"/>
        </w:trPr>
        <w:tc>
          <w:tcPr>
            <w:tcW w:w="700" w:type="dxa"/>
          </w:tcPr>
          <w:p w14:paraId="613AB89D" w14:textId="77777777" w:rsidR="00BD248F" w:rsidRDefault="003040A7">
            <w:pPr>
              <w:jc w:val="right"/>
            </w:pPr>
            <w:r>
              <w:rPr>
                <w:sz w:val="16"/>
              </w:rPr>
              <w:t>1975</w:t>
            </w:r>
          </w:p>
        </w:tc>
        <w:tc>
          <w:tcPr>
            <w:tcW w:w="1200" w:type="dxa"/>
          </w:tcPr>
          <w:p w14:paraId="24C94D42" w14:textId="77777777" w:rsidR="00BD248F" w:rsidRDefault="003040A7">
            <w:pPr>
              <w:jc w:val="right"/>
            </w:pPr>
            <w:r>
              <w:rPr>
                <w:sz w:val="16"/>
              </w:rPr>
              <w:t>76,896</w:t>
            </w:r>
          </w:p>
        </w:tc>
        <w:tc>
          <w:tcPr>
            <w:tcW w:w="1360" w:type="dxa"/>
          </w:tcPr>
          <w:p w14:paraId="59A597DE" w14:textId="77777777" w:rsidR="00BD248F" w:rsidRDefault="003040A7">
            <w:r>
              <w:rPr>
                <w:sz w:val="16"/>
              </w:rPr>
              <w:t>Regression</w:t>
            </w:r>
          </w:p>
        </w:tc>
        <w:tc>
          <w:tcPr>
            <w:tcW w:w="1200" w:type="dxa"/>
          </w:tcPr>
          <w:p w14:paraId="40C01702" w14:textId="77777777" w:rsidR="00BD248F" w:rsidRDefault="003040A7">
            <w:pPr>
              <w:jc w:val="right"/>
            </w:pPr>
            <w:r>
              <w:rPr>
                <w:sz w:val="16"/>
              </w:rPr>
              <w:t>71,250</w:t>
            </w:r>
          </w:p>
        </w:tc>
        <w:tc>
          <w:tcPr>
            <w:tcW w:w="1360" w:type="dxa"/>
          </w:tcPr>
          <w:p w14:paraId="243F8F21" w14:textId="77777777" w:rsidR="00BD248F" w:rsidRDefault="003040A7">
            <w:r>
              <w:rPr>
                <w:sz w:val="16"/>
              </w:rPr>
              <w:t>Mass balance</w:t>
            </w:r>
          </w:p>
        </w:tc>
        <w:tc>
          <w:tcPr>
            <w:tcW w:w="1100" w:type="dxa"/>
          </w:tcPr>
          <w:p w14:paraId="3562B1F1" w14:textId="77777777" w:rsidR="00BD248F" w:rsidRDefault="003040A7">
            <w:pPr>
              <w:jc w:val="right"/>
            </w:pPr>
            <w:r>
              <w:rPr>
                <w:sz w:val="16"/>
              </w:rPr>
              <w:t>54,411</w:t>
            </w:r>
          </w:p>
        </w:tc>
        <w:tc>
          <w:tcPr>
            <w:tcW w:w="1100" w:type="dxa"/>
          </w:tcPr>
          <w:p w14:paraId="265132EF" w14:textId="77777777" w:rsidR="00BD248F" w:rsidRDefault="003040A7">
            <w:pPr>
              <w:jc w:val="right"/>
            </w:pPr>
            <w:r>
              <w:rPr>
                <w:sz w:val="16"/>
              </w:rPr>
              <w:t>50,666</w:t>
            </w:r>
          </w:p>
        </w:tc>
        <w:tc>
          <w:tcPr>
            <w:tcW w:w="1340" w:type="dxa"/>
          </w:tcPr>
          <w:p w14:paraId="141BC023" w14:textId="77777777" w:rsidR="00BD248F" w:rsidRDefault="003040A7">
            <w:r>
              <w:rPr>
                <w:sz w:val="16"/>
              </w:rPr>
              <w:t>Mass balance</w:t>
            </w:r>
          </w:p>
        </w:tc>
      </w:tr>
      <w:tr w:rsidR="00BD248F" w14:paraId="397272AA" w14:textId="77777777">
        <w:trPr>
          <w:jc w:val="center"/>
        </w:trPr>
        <w:tc>
          <w:tcPr>
            <w:tcW w:w="700" w:type="dxa"/>
          </w:tcPr>
          <w:p w14:paraId="2128B250" w14:textId="77777777" w:rsidR="00BD248F" w:rsidRDefault="003040A7">
            <w:pPr>
              <w:jc w:val="right"/>
            </w:pPr>
            <w:r>
              <w:rPr>
                <w:sz w:val="16"/>
              </w:rPr>
              <w:t>1976</w:t>
            </w:r>
          </w:p>
        </w:tc>
        <w:tc>
          <w:tcPr>
            <w:tcW w:w="1200" w:type="dxa"/>
          </w:tcPr>
          <w:p w14:paraId="314D5B5D" w14:textId="77777777" w:rsidR="00BD248F" w:rsidRDefault="003040A7">
            <w:pPr>
              <w:jc w:val="right"/>
            </w:pPr>
            <w:r>
              <w:rPr>
                <w:sz w:val="16"/>
              </w:rPr>
              <w:t>124,946</w:t>
            </w:r>
          </w:p>
        </w:tc>
        <w:tc>
          <w:tcPr>
            <w:tcW w:w="1360" w:type="dxa"/>
          </w:tcPr>
          <w:p w14:paraId="7FB6D061" w14:textId="77777777" w:rsidR="00BD248F" w:rsidRDefault="003040A7">
            <w:r>
              <w:rPr>
                <w:sz w:val="16"/>
              </w:rPr>
              <w:t>Regression</w:t>
            </w:r>
          </w:p>
        </w:tc>
        <w:tc>
          <w:tcPr>
            <w:tcW w:w="1200" w:type="dxa"/>
          </w:tcPr>
          <w:p w14:paraId="23651206" w14:textId="77777777" w:rsidR="00BD248F" w:rsidRDefault="003040A7">
            <w:pPr>
              <w:jc w:val="right"/>
            </w:pPr>
            <w:r>
              <w:rPr>
                <w:sz w:val="16"/>
              </w:rPr>
              <w:t>110,190</w:t>
            </w:r>
          </w:p>
        </w:tc>
        <w:tc>
          <w:tcPr>
            <w:tcW w:w="1360" w:type="dxa"/>
          </w:tcPr>
          <w:p w14:paraId="77714286" w14:textId="77777777" w:rsidR="00BD248F" w:rsidRDefault="003040A7">
            <w:r>
              <w:rPr>
                <w:sz w:val="16"/>
              </w:rPr>
              <w:t>Mass balance</w:t>
            </w:r>
          </w:p>
        </w:tc>
        <w:tc>
          <w:tcPr>
            <w:tcW w:w="1100" w:type="dxa"/>
          </w:tcPr>
          <w:p w14:paraId="4F12006C" w14:textId="77777777" w:rsidR="00BD248F" w:rsidRDefault="003040A7">
            <w:pPr>
              <w:jc w:val="right"/>
            </w:pPr>
            <w:r>
              <w:rPr>
                <w:sz w:val="16"/>
              </w:rPr>
              <w:t>106,676</w:t>
            </w:r>
          </w:p>
        </w:tc>
        <w:tc>
          <w:tcPr>
            <w:tcW w:w="1100" w:type="dxa"/>
          </w:tcPr>
          <w:p w14:paraId="00A6FEE3" w14:textId="77777777" w:rsidR="00BD248F" w:rsidRDefault="003040A7">
            <w:pPr>
              <w:jc w:val="right"/>
            </w:pPr>
            <w:r>
              <w:rPr>
                <w:sz w:val="16"/>
              </w:rPr>
              <w:t>91,422</w:t>
            </w:r>
          </w:p>
        </w:tc>
        <w:tc>
          <w:tcPr>
            <w:tcW w:w="1340" w:type="dxa"/>
          </w:tcPr>
          <w:p w14:paraId="218D012A" w14:textId="77777777" w:rsidR="00BD248F" w:rsidRDefault="003040A7">
            <w:r>
              <w:rPr>
                <w:sz w:val="16"/>
              </w:rPr>
              <w:t>Mass balance</w:t>
            </w:r>
          </w:p>
        </w:tc>
      </w:tr>
      <w:tr w:rsidR="00BD248F" w14:paraId="47DCECF7" w14:textId="77777777">
        <w:trPr>
          <w:jc w:val="center"/>
        </w:trPr>
        <w:tc>
          <w:tcPr>
            <w:tcW w:w="700" w:type="dxa"/>
          </w:tcPr>
          <w:p w14:paraId="76A5B0E5" w14:textId="77777777" w:rsidR="00BD248F" w:rsidRDefault="003040A7">
            <w:pPr>
              <w:jc w:val="right"/>
            </w:pPr>
            <w:r>
              <w:rPr>
                <w:sz w:val="16"/>
              </w:rPr>
              <w:t>1977</w:t>
            </w:r>
          </w:p>
        </w:tc>
        <w:tc>
          <w:tcPr>
            <w:tcW w:w="1200" w:type="dxa"/>
          </w:tcPr>
          <w:p w14:paraId="4D802E23" w14:textId="77777777" w:rsidR="00BD248F" w:rsidRDefault="003040A7">
            <w:pPr>
              <w:jc w:val="right"/>
            </w:pPr>
            <w:r>
              <w:rPr>
                <w:sz w:val="16"/>
              </w:rPr>
              <w:t>19,899</w:t>
            </w:r>
          </w:p>
        </w:tc>
        <w:tc>
          <w:tcPr>
            <w:tcW w:w="1360" w:type="dxa"/>
          </w:tcPr>
          <w:p w14:paraId="4976D2C0" w14:textId="77777777" w:rsidR="00BD248F" w:rsidRDefault="003040A7">
            <w:r>
              <w:rPr>
                <w:sz w:val="16"/>
              </w:rPr>
              <w:t>Regression</w:t>
            </w:r>
          </w:p>
        </w:tc>
        <w:tc>
          <w:tcPr>
            <w:tcW w:w="1200" w:type="dxa"/>
          </w:tcPr>
          <w:p w14:paraId="6E7FE803" w14:textId="77777777" w:rsidR="00BD248F" w:rsidRDefault="003040A7">
            <w:pPr>
              <w:jc w:val="right"/>
            </w:pPr>
            <w:r>
              <w:rPr>
                <w:sz w:val="16"/>
              </w:rPr>
              <w:t>16,299</w:t>
            </w:r>
          </w:p>
        </w:tc>
        <w:tc>
          <w:tcPr>
            <w:tcW w:w="1360" w:type="dxa"/>
          </w:tcPr>
          <w:p w14:paraId="3BF4BA3E" w14:textId="77777777" w:rsidR="00BD248F" w:rsidRDefault="003040A7">
            <w:r>
              <w:rPr>
                <w:sz w:val="16"/>
              </w:rPr>
              <w:t>Mass balance</w:t>
            </w:r>
          </w:p>
        </w:tc>
        <w:tc>
          <w:tcPr>
            <w:tcW w:w="1100" w:type="dxa"/>
          </w:tcPr>
          <w:p w14:paraId="3699BFCE" w14:textId="77777777" w:rsidR="00BD248F" w:rsidRDefault="003040A7">
            <w:pPr>
              <w:jc w:val="right"/>
            </w:pPr>
            <w:r>
              <w:rPr>
                <w:sz w:val="16"/>
              </w:rPr>
              <w:t>14,752</w:t>
            </w:r>
          </w:p>
        </w:tc>
        <w:tc>
          <w:tcPr>
            <w:tcW w:w="1100" w:type="dxa"/>
          </w:tcPr>
          <w:p w14:paraId="43600F29" w14:textId="77777777" w:rsidR="00BD248F" w:rsidRDefault="003040A7">
            <w:pPr>
              <w:jc w:val="right"/>
            </w:pPr>
            <w:r>
              <w:rPr>
                <w:sz w:val="16"/>
              </w:rPr>
              <w:t>14,436</w:t>
            </w:r>
          </w:p>
        </w:tc>
        <w:tc>
          <w:tcPr>
            <w:tcW w:w="1340" w:type="dxa"/>
          </w:tcPr>
          <w:p w14:paraId="5732831E" w14:textId="77777777" w:rsidR="00BD248F" w:rsidRDefault="003040A7">
            <w:r>
              <w:rPr>
                <w:sz w:val="16"/>
              </w:rPr>
              <w:t>Mass balance</w:t>
            </w:r>
          </w:p>
        </w:tc>
      </w:tr>
      <w:tr w:rsidR="00BD248F" w14:paraId="4A5C90DE" w14:textId="77777777">
        <w:trPr>
          <w:jc w:val="center"/>
        </w:trPr>
        <w:tc>
          <w:tcPr>
            <w:tcW w:w="700" w:type="dxa"/>
          </w:tcPr>
          <w:p w14:paraId="017B9C1F" w14:textId="77777777" w:rsidR="00BD248F" w:rsidRDefault="003040A7">
            <w:pPr>
              <w:jc w:val="right"/>
            </w:pPr>
            <w:r>
              <w:rPr>
                <w:sz w:val="16"/>
              </w:rPr>
              <w:t>1978</w:t>
            </w:r>
          </w:p>
        </w:tc>
        <w:tc>
          <w:tcPr>
            <w:tcW w:w="1200" w:type="dxa"/>
          </w:tcPr>
          <w:p w14:paraId="7E21034F" w14:textId="77777777" w:rsidR="00BD248F" w:rsidRDefault="003040A7">
            <w:pPr>
              <w:jc w:val="right"/>
            </w:pPr>
            <w:r>
              <w:rPr>
                <w:sz w:val="16"/>
              </w:rPr>
              <w:t>131,885</w:t>
            </w:r>
          </w:p>
        </w:tc>
        <w:tc>
          <w:tcPr>
            <w:tcW w:w="1360" w:type="dxa"/>
          </w:tcPr>
          <w:p w14:paraId="5388FACA" w14:textId="77777777" w:rsidR="00BD248F" w:rsidRDefault="003040A7">
            <w:r>
              <w:rPr>
                <w:sz w:val="16"/>
              </w:rPr>
              <w:t>Regression</w:t>
            </w:r>
          </w:p>
        </w:tc>
        <w:tc>
          <w:tcPr>
            <w:tcW w:w="1200" w:type="dxa"/>
          </w:tcPr>
          <w:p w14:paraId="4909FDF6" w14:textId="77777777" w:rsidR="00BD248F" w:rsidRDefault="003040A7">
            <w:pPr>
              <w:jc w:val="right"/>
            </w:pPr>
            <w:r>
              <w:rPr>
                <w:sz w:val="16"/>
              </w:rPr>
              <w:t>110,965</w:t>
            </w:r>
          </w:p>
        </w:tc>
        <w:tc>
          <w:tcPr>
            <w:tcW w:w="1360" w:type="dxa"/>
          </w:tcPr>
          <w:p w14:paraId="1F609365" w14:textId="77777777" w:rsidR="00BD248F" w:rsidRDefault="003040A7">
            <w:r>
              <w:rPr>
                <w:sz w:val="16"/>
              </w:rPr>
              <w:t>Mass balance</w:t>
            </w:r>
          </w:p>
        </w:tc>
        <w:tc>
          <w:tcPr>
            <w:tcW w:w="1100" w:type="dxa"/>
          </w:tcPr>
          <w:p w14:paraId="5703590A" w14:textId="77777777" w:rsidR="00BD248F" w:rsidRDefault="003040A7">
            <w:pPr>
              <w:jc w:val="right"/>
            </w:pPr>
            <w:r>
              <w:rPr>
                <w:sz w:val="16"/>
              </w:rPr>
              <w:t>94,793</w:t>
            </w:r>
          </w:p>
        </w:tc>
        <w:tc>
          <w:tcPr>
            <w:tcW w:w="1100" w:type="dxa"/>
          </w:tcPr>
          <w:p w14:paraId="367BBC2F" w14:textId="77777777" w:rsidR="00BD248F" w:rsidRDefault="003040A7">
            <w:pPr>
              <w:jc w:val="right"/>
            </w:pPr>
            <w:r>
              <w:rPr>
                <w:sz w:val="16"/>
              </w:rPr>
              <w:t>74,569</w:t>
            </w:r>
          </w:p>
        </w:tc>
        <w:tc>
          <w:tcPr>
            <w:tcW w:w="1340" w:type="dxa"/>
          </w:tcPr>
          <w:p w14:paraId="43EF31F6" w14:textId="77777777" w:rsidR="00BD248F" w:rsidRDefault="003040A7">
            <w:r>
              <w:rPr>
                <w:sz w:val="16"/>
              </w:rPr>
              <w:t>Mass balance</w:t>
            </w:r>
          </w:p>
        </w:tc>
      </w:tr>
      <w:tr w:rsidR="00BD248F" w14:paraId="035199CF" w14:textId="77777777">
        <w:trPr>
          <w:jc w:val="center"/>
        </w:trPr>
        <w:tc>
          <w:tcPr>
            <w:tcW w:w="700" w:type="dxa"/>
          </w:tcPr>
          <w:p w14:paraId="5C2E8111" w14:textId="77777777" w:rsidR="00BD248F" w:rsidRDefault="003040A7">
            <w:pPr>
              <w:jc w:val="right"/>
            </w:pPr>
            <w:r>
              <w:rPr>
                <w:sz w:val="16"/>
              </w:rPr>
              <w:t>1979</w:t>
            </w:r>
          </w:p>
        </w:tc>
        <w:tc>
          <w:tcPr>
            <w:tcW w:w="1200" w:type="dxa"/>
          </w:tcPr>
          <w:p w14:paraId="7F1A6301" w14:textId="77777777" w:rsidR="00BD248F" w:rsidRDefault="003040A7">
            <w:pPr>
              <w:jc w:val="right"/>
            </w:pPr>
            <w:r>
              <w:rPr>
                <w:sz w:val="16"/>
              </w:rPr>
              <w:t>51,587</w:t>
            </w:r>
          </w:p>
        </w:tc>
        <w:tc>
          <w:tcPr>
            <w:tcW w:w="1360" w:type="dxa"/>
          </w:tcPr>
          <w:p w14:paraId="32552AE7" w14:textId="77777777" w:rsidR="00BD248F" w:rsidRDefault="003040A7">
            <w:r>
              <w:rPr>
                <w:sz w:val="16"/>
              </w:rPr>
              <w:t>Regression</w:t>
            </w:r>
          </w:p>
        </w:tc>
        <w:tc>
          <w:tcPr>
            <w:tcW w:w="1200" w:type="dxa"/>
          </w:tcPr>
          <w:p w14:paraId="085BBE68" w14:textId="77777777" w:rsidR="00BD248F" w:rsidRDefault="003040A7">
            <w:pPr>
              <w:jc w:val="right"/>
            </w:pPr>
            <w:r>
              <w:rPr>
                <w:sz w:val="16"/>
              </w:rPr>
              <w:t>40,506</w:t>
            </w:r>
          </w:p>
        </w:tc>
        <w:tc>
          <w:tcPr>
            <w:tcW w:w="1360" w:type="dxa"/>
          </w:tcPr>
          <w:p w14:paraId="42A45121" w14:textId="77777777" w:rsidR="00BD248F" w:rsidRDefault="003040A7">
            <w:r>
              <w:rPr>
                <w:sz w:val="16"/>
              </w:rPr>
              <w:t>Mass balance</w:t>
            </w:r>
          </w:p>
        </w:tc>
        <w:tc>
          <w:tcPr>
            <w:tcW w:w="1100" w:type="dxa"/>
          </w:tcPr>
          <w:p w14:paraId="34C9456B" w14:textId="77777777" w:rsidR="00BD248F" w:rsidRDefault="003040A7">
            <w:pPr>
              <w:jc w:val="right"/>
            </w:pPr>
            <w:r>
              <w:rPr>
                <w:sz w:val="16"/>
              </w:rPr>
              <w:t>28,000</w:t>
            </w:r>
          </w:p>
        </w:tc>
        <w:tc>
          <w:tcPr>
            <w:tcW w:w="1100" w:type="dxa"/>
          </w:tcPr>
          <w:p w14:paraId="2878D8F6" w14:textId="77777777" w:rsidR="00BD248F" w:rsidRDefault="003040A7">
            <w:pPr>
              <w:jc w:val="right"/>
            </w:pPr>
            <w:r>
              <w:rPr>
                <w:sz w:val="16"/>
              </w:rPr>
              <w:t>25,107</w:t>
            </w:r>
          </w:p>
        </w:tc>
        <w:tc>
          <w:tcPr>
            <w:tcW w:w="1340" w:type="dxa"/>
          </w:tcPr>
          <w:p w14:paraId="3F282CF5" w14:textId="77777777" w:rsidR="00BD248F" w:rsidRDefault="003040A7">
            <w:r>
              <w:rPr>
                <w:sz w:val="16"/>
              </w:rPr>
              <w:t>Mass balance</w:t>
            </w:r>
          </w:p>
        </w:tc>
      </w:tr>
      <w:tr w:rsidR="00BD248F" w14:paraId="070564C4" w14:textId="77777777">
        <w:trPr>
          <w:jc w:val="center"/>
        </w:trPr>
        <w:tc>
          <w:tcPr>
            <w:tcW w:w="700" w:type="dxa"/>
          </w:tcPr>
          <w:p w14:paraId="6C8655C4" w14:textId="77777777" w:rsidR="00BD248F" w:rsidRDefault="003040A7">
            <w:pPr>
              <w:jc w:val="right"/>
            </w:pPr>
            <w:r>
              <w:rPr>
                <w:sz w:val="16"/>
              </w:rPr>
              <w:t>1980</w:t>
            </w:r>
          </w:p>
        </w:tc>
        <w:tc>
          <w:tcPr>
            <w:tcW w:w="1200" w:type="dxa"/>
          </w:tcPr>
          <w:p w14:paraId="7895298D" w14:textId="77777777" w:rsidR="00BD248F" w:rsidRDefault="003040A7">
            <w:pPr>
              <w:jc w:val="right"/>
            </w:pPr>
            <w:r>
              <w:rPr>
                <w:sz w:val="16"/>
              </w:rPr>
              <w:t>101,895</w:t>
            </w:r>
          </w:p>
        </w:tc>
        <w:tc>
          <w:tcPr>
            <w:tcW w:w="1360" w:type="dxa"/>
          </w:tcPr>
          <w:p w14:paraId="0D6805FB" w14:textId="77777777" w:rsidR="00BD248F" w:rsidRDefault="003040A7">
            <w:r>
              <w:rPr>
                <w:sz w:val="16"/>
              </w:rPr>
              <w:t>Regression</w:t>
            </w:r>
          </w:p>
        </w:tc>
        <w:tc>
          <w:tcPr>
            <w:tcW w:w="1200" w:type="dxa"/>
          </w:tcPr>
          <w:p w14:paraId="6ABA161E" w14:textId="77777777" w:rsidR="00BD248F" w:rsidRDefault="003040A7">
            <w:pPr>
              <w:jc w:val="right"/>
            </w:pPr>
            <w:r>
              <w:rPr>
                <w:sz w:val="16"/>
              </w:rPr>
              <w:t>42,737</w:t>
            </w:r>
          </w:p>
        </w:tc>
        <w:tc>
          <w:tcPr>
            <w:tcW w:w="1360" w:type="dxa"/>
          </w:tcPr>
          <w:p w14:paraId="7FEF75FB" w14:textId="77777777" w:rsidR="00BD248F" w:rsidRDefault="003040A7">
            <w:r>
              <w:rPr>
                <w:sz w:val="16"/>
              </w:rPr>
              <w:t>Mass balance</w:t>
            </w:r>
          </w:p>
        </w:tc>
        <w:tc>
          <w:tcPr>
            <w:tcW w:w="1100" w:type="dxa"/>
          </w:tcPr>
          <w:p w14:paraId="208E0C68" w14:textId="77777777" w:rsidR="00BD248F" w:rsidRDefault="003040A7">
            <w:pPr>
              <w:jc w:val="right"/>
            </w:pPr>
            <w:r>
              <w:rPr>
                <w:sz w:val="16"/>
              </w:rPr>
              <w:t>37,116</w:t>
            </w:r>
          </w:p>
        </w:tc>
        <w:tc>
          <w:tcPr>
            <w:tcW w:w="1100" w:type="dxa"/>
          </w:tcPr>
          <w:p w14:paraId="047EACC1" w14:textId="77777777" w:rsidR="00BD248F" w:rsidRDefault="003040A7">
            <w:pPr>
              <w:jc w:val="right"/>
            </w:pPr>
            <w:r>
              <w:rPr>
                <w:sz w:val="16"/>
              </w:rPr>
              <w:t>32,514</w:t>
            </w:r>
          </w:p>
        </w:tc>
        <w:tc>
          <w:tcPr>
            <w:tcW w:w="1340" w:type="dxa"/>
          </w:tcPr>
          <w:p w14:paraId="0AB619B8" w14:textId="77777777" w:rsidR="00BD248F" w:rsidRDefault="003040A7">
            <w:r>
              <w:rPr>
                <w:sz w:val="16"/>
              </w:rPr>
              <w:t>Mass balance</w:t>
            </w:r>
          </w:p>
        </w:tc>
      </w:tr>
      <w:tr w:rsidR="00BD248F" w14:paraId="173DFFC6" w14:textId="77777777">
        <w:trPr>
          <w:jc w:val="center"/>
        </w:trPr>
        <w:tc>
          <w:tcPr>
            <w:tcW w:w="700" w:type="dxa"/>
          </w:tcPr>
          <w:p w14:paraId="74F75A2A" w14:textId="77777777" w:rsidR="00BD248F" w:rsidRDefault="003040A7">
            <w:pPr>
              <w:jc w:val="right"/>
            </w:pPr>
            <w:r>
              <w:rPr>
                <w:sz w:val="16"/>
              </w:rPr>
              <w:t>1981</w:t>
            </w:r>
          </w:p>
        </w:tc>
        <w:tc>
          <w:tcPr>
            <w:tcW w:w="1200" w:type="dxa"/>
          </w:tcPr>
          <w:p w14:paraId="504AE87B" w14:textId="77777777" w:rsidR="00BD248F" w:rsidRDefault="003040A7">
            <w:pPr>
              <w:jc w:val="right"/>
            </w:pPr>
            <w:r>
              <w:rPr>
                <w:sz w:val="16"/>
              </w:rPr>
              <w:t>88,345</w:t>
            </w:r>
          </w:p>
        </w:tc>
        <w:tc>
          <w:tcPr>
            <w:tcW w:w="1360" w:type="dxa"/>
          </w:tcPr>
          <w:p w14:paraId="64C58DD3" w14:textId="77777777" w:rsidR="00BD248F" w:rsidRDefault="003040A7">
            <w:r>
              <w:rPr>
                <w:sz w:val="16"/>
              </w:rPr>
              <w:t>Regression</w:t>
            </w:r>
          </w:p>
        </w:tc>
        <w:tc>
          <w:tcPr>
            <w:tcW w:w="1200" w:type="dxa"/>
          </w:tcPr>
          <w:p w14:paraId="09DEBB03" w14:textId="77777777" w:rsidR="00BD248F" w:rsidRDefault="003040A7">
            <w:pPr>
              <w:jc w:val="right"/>
            </w:pPr>
            <w:r>
              <w:rPr>
                <w:sz w:val="16"/>
              </w:rPr>
              <w:t>86,532</w:t>
            </w:r>
          </w:p>
        </w:tc>
        <w:tc>
          <w:tcPr>
            <w:tcW w:w="1360" w:type="dxa"/>
          </w:tcPr>
          <w:p w14:paraId="40B91005" w14:textId="77777777" w:rsidR="00BD248F" w:rsidRDefault="003040A7">
            <w:r>
              <w:rPr>
                <w:sz w:val="16"/>
              </w:rPr>
              <w:t>Mass balance</w:t>
            </w:r>
          </w:p>
        </w:tc>
        <w:tc>
          <w:tcPr>
            <w:tcW w:w="1100" w:type="dxa"/>
          </w:tcPr>
          <w:p w14:paraId="16A876EC" w14:textId="77777777" w:rsidR="00BD248F" w:rsidRDefault="003040A7">
            <w:pPr>
              <w:jc w:val="right"/>
            </w:pPr>
            <w:r>
              <w:rPr>
                <w:sz w:val="16"/>
              </w:rPr>
              <w:t>71,889</w:t>
            </w:r>
          </w:p>
        </w:tc>
        <w:tc>
          <w:tcPr>
            <w:tcW w:w="1100" w:type="dxa"/>
          </w:tcPr>
          <w:p w14:paraId="57E6ECD0" w14:textId="77777777" w:rsidR="00BD248F" w:rsidRDefault="003040A7">
            <w:pPr>
              <w:jc w:val="right"/>
            </w:pPr>
            <w:r>
              <w:rPr>
                <w:sz w:val="16"/>
              </w:rPr>
              <w:t>57,905</w:t>
            </w:r>
          </w:p>
        </w:tc>
        <w:tc>
          <w:tcPr>
            <w:tcW w:w="1340" w:type="dxa"/>
          </w:tcPr>
          <w:p w14:paraId="5117C06D" w14:textId="77777777" w:rsidR="00BD248F" w:rsidRDefault="003040A7">
            <w:r>
              <w:rPr>
                <w:sz w:val="16"/>
              </w:rPr>
              <w:t>Mass balance</w:t>
            </w:r>
          </w:p>
        </w:tc>
      </w:tr>
      <w:tr w:rsidR="00BD248F" w14:paraId="2482DE14" w14:textId="77777777">
        <w:trPr>
          <w:jc w:val="center"/>
        </w:trPr>
        <w:tc>
          <w:tcPr>
            <w:tcW w:w="700" w:type="dxa"/>
          </w:tcPr>
          <w:p w14:paraId="408A112B" w14:textId="77777777" w:rsidR="00BD248F" w:rsidRDefault="003040A7">
            <w:pPr>
              <w:jc w:val="right"/>
            </w:pPr>
            <w:r>
              <w:rPr>
                <w:sz w:val="16"/>
              </w:rPr>
              <w:t>1982</w:t>
            </w:r>
          </w:p>
        </w:tc>
        <w:tc>
          <w:tcPr>
            <w:tcW w:w="1200" w:type="dxa"/>
          </w:tcPr>
          <w:p w14:paraId="0BC167FB" w14:textId="77777777" w:rsidR="00BD248F" w:rsidRDefault="003040A7">
            <w:pPr>
              <w:jc w:val="right"/>
            </w:pPr>
            <w:r>
              <w:rPr>
                <w:sz w:val="16"/>
              </w:rPr>
              <w:t>84,883</w:t>
            </w:r>
          </w:p>
        </w:tc>
        <w:tc>
          <w:tcPr>
            <w:tcW w:w="1360" w:type="dxa"/>
          </w:tcPr>
          <w:p w14:paraId="15BEB4FE" w14:textId="77777777" w:rsidR="00BD248F" w:rsidRDefault="003040A7">
            <w:r>
              <w:rPr>
                <w:sz w:val="16"/>
              </w:rPr>
              <w:t>Regression</w:t>
            </w:r>
          </w:p>
        </w:tc>
        <w:tc>
          <w:tcPr>
            <w:tcW w:w="1200" w:type="dxa"/>
          </w:tcPr>
          <w:p w14:paraId="50323F93" w14:textId="77777777" w:rsidR="00BD248F" w:rsidRDefault="003040A7">
            <w:pPr>
              <w:jc w:val="right"/>
            </w:pPr>
            <w:r>
              <w:rPr>
                <w:sz w:val="16"/>
              </w:rPr>
              <w:t>77,900</w:t>
            </w:r>
          </w:p>
        </w:tc>
        <w:tc>
          <w:tcPr>
            <w:tcW w:w="1360" w:type="dxa"/>
          </w:tcPr>
          <w:p w14:paraId="32BDD94C" w14:textId="77777777" w:rsidR="00BD248F" w:rsidRDefault="003040A7">
            <w:r>
              <w:rPr>
                <w:sz w:val="16"/>
              </w:rPr>
              <w:t>Mass balance</w:t>
            </w:r>
          </w:p>
        </w:tc>
        <w:tc>
          <w:tcPr>
            <w:tcW w:w="1100" w:type="dxa"/>
          </w:tcPr>
          <w:p w14:paraId="38460BDB" w14:textId="77777777" w:rsidR="00BD248F" w:rsidRDefault="003040A7">
            <w:pPr>
              <w:jc w:val="right"/>
            </w:pPr>
            <w:r>
              <w:rPr>
                <w:sz w:val="16"/>
              </w:rPr>
              <w:t>62,871</w:t>
            </w:r>
          </w:p>
        </w:tc>
        <w:tc>
          <w:tcPr>
            <w:tcW w:w="1100" w:type="dxa"/>
          </w:tcPr>
          <w:p w14:paraId="7241A2D4" w14:textId="77777777" w:rsidR="00BD248F" w:rsidRDefault="003040A7">
            <w:pPr>
              <w:jc w:val="right"/>
            </w:pPr>
            <w:r>
              <w:rPr>
                <w:sz w:val="16"/>
              </w:rPr>
              <w:t>60,342</w:t>
            </w:r>
          </w:p>
        </w:tc>
        <w:tc>
          <w:tcPr>
            <w:tcW w:w="1340" w:type="dxa"/>
          </w:tcPr>
          <w:p w14:paraId="5B1089CA" w14:textId="77777777" w:rsidR="00BD248F" w:rsidRDefault="003040A7">
            <w:r>
              <w:rPr>
                <w:sz w:val="16"/>
              </w:rPr>
              <w:t>Mass balance</w:t>
            </w:r>
          </w:p>
        </w:tc>
      </w:tr>
      <w:tr w:rsidR="00BD248F" w14:paraId="67551D99" w14:textId="77777777">
        <w:trPr>
          <w:jc w:val="center"/>
        </w:trPr>
        <w:tc>
          <w:tcPr>
            <w:tcW w:w="700" w:type="dxa"/>
          </w:tcPr>
          <w:p w14:paraId="4B8E7AFC" w14:textId="77777777" w:rsidR="00BD248F" w:rsidRDefault="003040A7">
            <w:pPr>
              <w:jc w:val="right"/>
            </w:pPr>
            <w:r>
              <w:rPr>
                <w:sz w:val="16"/>
              </w:rPr>
              <w:t>1983</w:t>
            </w:r>
          </w:p>
        </w:tc>
        <w:tc>
          <w:tcPr>
            <w:tcW w:w="1200" w:type="dxa"/>
          </w:tcPr>
          <w:p w14:paraId="3410E798" w14:textId="77777777" w:rsidR="00BD248F" w:rsidRDefault="003040A7">
            <w:pPr>
              <w:jc w:val="right"/>
            </w:pPr>
            <w:r>
              <w:rPr>
                <w:sz w:val="16"/>
              </w:rPr>
              <w:t>82,466</w:t>
            </w:r>
          </w:p>
        </w:tc>
        <w:tc>
          <w:tcPr>
            <w:tcW w:w="1360" w:type="dxa"/>
          </w:tcPr>
          <w:p w14:paraId="07918817" w14:textId="77777777" w:rsidR="00BD248F" w:rsidRDefault="003040A7">
            <w:r>
              <w:rPr>
                <w:sz w:val="16"/>
              </w:rPr>
              <w:t>Regression</w:t>
            </w:r>
          </w:p>
        </w:tc>
        <w:tc>
          <w:tcPr>
            <w:tcW w:w="1200" w:type="dxa"/>
          </w:tcPr>
          <w:p w14:paraId="751E93F9" w14:textId="77777777" w:rsidR="00BD248F" w:rsidRDefault="003040A7">
            <w:pPr>
              <w:jc w:val="right"/>
            </w:pPr>
            <w:r>
              <w:rPr>
                <w:sz w:val="16"/>
              </w:rPr>
              <w:t>72,298</w:t>
            </w:r>
          </w:p>
        </w:tc>
        <w:tc>
          <w:tcPr>
            <w:tcW w:w="1360" w:type="dxa"/>
          </w:tcPr>
          <w:p w14:paraId="311FAB72" w14:textId="77777777" w:rsidR="00BD248F" w:rsidRDefault="003040A7">
            <w:r>
              <w:rPr>
                <w:sz w:val="16"/>
              </w:rPr>
              <w:t>Mass balance</w:t>
            </w:r>
          </w:p>
        </w:tc>
        <w:tc>
          <w:tcPr>
            <w:tcW w:w="1100" w:type="dxa"/>
          </w:tcPr>
          <w:p w14:paraId="27011526" w14:textId="77777777" w:rsidR="00BD248F" w:rsidRDefault="003040A7">
            <w:pPr>
              <w:jc w:val="right"/>
            </w:pPr>
            <w:r>
              <w:rPr>
                <w:sz w:val="16"/>
              </w:rPr>
              <w:t>55,966</w:t>
            </w:r>
          </w:p>
        </w:tc>
        <w:tc>
          <w:tcPr>
            <w:tcW w:w="1100" w:type="dxa"/>
          </w:tcPr>
          <w:p w14:paraId="6F951962" w14:textId="77777777" w:rsidR="00BD248F" w:rsidRDefault="003040A7">
            <w:pPr>
              <w:jc w:val="right"/>
            </w:pPr>
            <w:r>
              <w:rPr>
                <w:sz w:val="16"/>
              </w:rPr>
              <w:t>52,485</w:t>
            </w:r>
          </w:p>
        </w:tc>
        <w:tc>
          <w:tcPr>
            <w:tcW w:w="1340" w:type="dxa"/>
          </w:tcPr>
          <w:p w14:paraId="45FBC8DA" w14:textId="77777777" w:rsidR="00BD248F" w:rsidRDefault="003040A7">
            <w:r>
              <w:rPr>
                <w:sz w:val="16"/>
              </w:rPr>
              <w:t>Mass balance</w:t>
            </w:r>
          </w:p>
        </w:tc>
      </w:tr>
      <w:tr w:rsidR="00BD248F" w14:paraId="11BCDFE1" w14:textId="77777777">
        <w:trPr>
          <w:jc w:val="center"/>
        </w:trPr>
        <w:tc>
          <w:tcPr>
            <w:tcW w:w="700" w:type="dxa"/>
          </w:tcPr>
          <w:p w14:paraId="475D5E95" w14:textId="77777777" w:rsidR="00BD248F" w:rsidRDefault="003040A7">
            <w:pPr>
              <w:jc w:val="right"/>
            </w:pPr>
            <w:r>
              <w:rPr>
                <w:sz w:val="16"/>
              </w:rPr>
              <w:t>1984</w:t>
            </w:r>
          </w:p>
        </w:tc>
        <w:tc>
          <w:tcPr>
            <w:tcW w:w="1200" w:type="dxa"/>
          </w:tcPr>
          <w:p w14:paraId="64025876" w14:textId="77777777" w:rsidR="00BD248F" w:rsidRDefault="003040A7">
            <w:pPr>
              <w:jc w:val="right"/>
            </w:pPr>
            <w:r>
              <w:rPr>
                <w:sz w:val="16"/>
              </w:rPr>
              <w:t>57,352</w:t>
            </w:r>
          </w:p>
        </w:tc>
        <w:tc>
          <w:tcPr>
            <w:tcW w:w="1360" w:type="dxa"/>
          </w:tcPr>
          <w:p w14:paraId="49089B01" w14:textId="77777777" w:rsidR="00BD248F" w:rsidRDefault="003040A7">
            <w:r>
              <w:rPr>
                <w:sz w:val="16"/>
              </w:rPr>
              <w:t>Regression</w:t>
            </w:r>
          </w:p>
        </w:tc>
        <w:tc>
          <w:tcPr>
            <w:tcW w:w="1200" w:type="dxa"/>
          </w:tcPr>
          <w:p w14:paraId="6A2F6408" w14:textId="77777777" w:rsidR="00BD248F" w:rsidRDefault="003040A7">
            <w:pPr>
              <w:jc w:val="right"/>
            </w:pPr>
            <w:r>
              <w:rPr>
                <w:sz w:val="16"/>
              </w:rPr>
              <w:t>57,352</w:t>
            </w:r>
          </w:p>
        </w:tc>
        <w:tc>
          <w:tcPr>
            <w:tcW w:w="1360" w:type="dxa"/>
          </w:tcPr>
          <w:p w14:paraId="371D6B9C" w14:textId="77777777" w:rsidR="00BD248F" w:rsidRDefault="003040A7">
            <w:r>
              <w:rPr>
                <w:sz w:val="16"/>
              </w:rPr>
              <w:t>Mass balance</w:t>
            </w:r>
          </w:p>
        </w:tc>
        <w:tc>
          <w:tcPr>
            <w:tcW w:w="1100" w:type="dxa"/>
          </w:tcPr>
          <w:p w14:paraId="7EB61E4E" w14:textId="77777777" w:rsidR="00BD248F" w:rsidRDefault="003040A7">
            <w:pPr>
              <w:jc w:val="right"/>
            </w:pPr>
            <w:r>
              <w:rPr>
                <w:sz w:val="16"/>
              </w:rPr>
              <w:t>46,702</w:t>
            </w:r>
          </w:p>
        </w:tc>
        <w:tc>
          <w:tcPr>
            <w:tcW w:w="1100" w:type="dxa"/>
          </w:tcPr>
          <w:p w14:paraId="2BB57FFD" w14:textId="77777777" w:rsidR="00BD248F" w:rsidRDefault="003040A7">
            <w:pPr>
              <w:jc w:val="right"/>
            </w:pPr>
            <w:r>
              <w:rPr>
                <w:sz w:val="16"/>
              </w:rPr>
              <w:t>38,367</w:t>
            </w:r>
          </w:p>
        </w:tc>
        <w:tc>
          <w:tcPr>
            <w:tcW w:w="1340" w:type="dxa"/>
          </w:tcPr>
          <w:p w14:paraId="6CFBC4E1" w14:textId="77777777" w:rsidR="00BD248F" w:rsidRDefault="003040A7">
            <w:r>
              <w:rPr>
                <w:sz w:val="16"/>
              </w:rPr>
              <w:t>Mass balance</w:t>
            </w:r>
          </w:p>
        </w:tc>
      </w:tr>
      <w:tr w:rsidR="00BD248F" w14:paraId="680DD467" w14:textId="77777777">
        <w:trPr>
          <w:jc w:val="center"/>
        </w:trPr>
        <w:tc>
          <w:tcPr>
            <w:tcW w:w="700" w:type="dxa"/>
          </w:tcPr>
          <w:p w14:paraId="15E58332" w14:textId="77777777" w:rsidR="00BD248F" w:rsidRDefault="003040A7">
            <w:pPr>
              <w:jc w:val="right"/>
            </w:pPr>
            <w:r>
              <w:rPr>
                <w:sz w:val="16"/>
              </w:rPr>
              <w:lastRenderedPageBreak/>
              <w:t>1985</w:t>
            </w:r>
          </w:p>
        </w:tc>
        <w:tc>
          <w:tcPr>
            <w:tcW w:w="1200" w:type="dxa"/>
          </w:tcPr>
          <w:p w14:paraId="20E6E171" w14:textId="77777777" w:rsidR="00BD248F" w:rsidRDefault="003040A7">
            <w:pPr>
              <w:jc w:val="right"/>
            </w:pPr>
            <w:r>
              <w:rPr>
                <w:sz w:val="16"/>
              </w:rPr>
              <w:t>33,098</w:t>
            </w:r>
          </w:p>
        </w:tc>
        <w:tc>
          <w:tcPr>
            <w:tcW w:w="1360" w:type="dxa"/>
          </w:tcPr>
          <w:p w14:paraId="54638271" w14:textId="77777777" w:rsidR="00BD248F" w:rsidRDefault="003040A7">
            <w:r>
              <w:rPr>
                <w:sz w:val="16"/>
              </w:rPr>
              <w:t>Regression</w:t>
            </w:r>
          </w:p>
        </w:tc>
        <w:tc>
          <w:tcPr>
            <w:tcW w:w="1200" w:type="dxa"/>
          </w:tcPr>
          <w:p w14:paraId="08901374" w14:textId="77777777" w:rsidR="00BD248F" w:rsidRDefault="003040A7">
            <w:pPr>
              <w:jc w:val="right"/>
            </w:pPr>
            <w:r>
              <w:rPr>
                <w:sz w:val="16"/>
              </w:rPr>
              <w:t>33,098</w:t>
            </w:r>
          </w:p>
        </w:tc>
        <w:tc>
          <w:tcPr>
            <w:tcW w:w="1360" w:type="dxa"/>
          </w:tcPr>
          <w:p w14:paraId="1A46F9EC" w14:textId="77777777" w:rsidR="00BD248F" w:rsidRDefault="003040A7">
            <w:r>
              <w:rPr>
                <w:sz w:val="16"/>
              </w:rPr>
              <w:t>Mass balance</w:t>
            </w:r>
          </w:p>
        </w:tc>
        <w:tc>
          <w:tcPr>
            <w:tcW w:w="1100" w:type="dxa"/>
          </w:tcPr>
          <w:p w14:paraId="2FEE8FBA" w14:textId="77777777" w:rsidR="00BD248F" w:rsidRDefault="003040A7">
            <w:pPr>
              <w:jc w:val="right"/>
            </w:pPr>
            <w:r>
              <w:rPr>
                <w:sz w:val="16"/>
              </w:rPr>
              <w:t>28,765</w:t>
            </w:r>
          </w:p>
        </w:tc>
        <w:tc>
          <w:tcPr>
            <w:tcW w:w="1100" w:type="dxa"/>
          </w:tcPr>
          <w:p w14:paraId="6E0CA6DD" w14:textId="77777777" w:rsidR="00BD248F" w:rsidRDefault="003040A7">
            <w:pPr>
              <w:jc w:val="right"/>
            </w:pPr>
            <w:r>
              <w:rPr>
                <w:sz w:val="16"/>
              </w:rPr>
              <w:t>23,969</w:t>
            </w:r>
          </w:p>
        </w:tc>
        <w:tc>
          <w:tcPr>
            <w:tcW w:w="1340" w:type="dxa"/>
          </w:tcPr>
          <w:p w14:paraId="766A5362" w14:textId="77777777" w:rsidR="00BD248F" w:rsidRDefault="003040A7">
            <w:r>
              <w:rPr>
                <w:sz w:val="16"/>
              </w:rPr>
              <w:t>Mass balance</w:t>
            </w:r>
          </w:p>
        </w:tc>
      </w:tr>
      <w:tr w:rsidR="00BD248F" w14:paraId="7CF94552" w14:textId="77777777">
        <w:trPr>
          <w:jc w:val="center"/>
        </w:trPr>
        <w:tc>
          <w:tcPr>
            <w:tcW w:w="700" w:type="dxa"/>
          </w:tcPr>
          <w:p w14:paraId="759A72B8" w14:textId="77777777" w:rsidR="00BD248F" w:rsidRDefault="003040A7">
            <w:pPr>
              <w:jc w:val="right"/>
            </w:pPr>
            <w:r>
              <w:rPr>
                <w:sz w:val="16"/>
              </w:rPr>
              <w:t>1986</w:t>
            </w:r>
          </w:p>
        </w:tc>
        <w:tc>
          <w:tcPr>
            <w:tcW w:w="1200" w:type="dxa"/>
          </w:tcPr>
          <w:p w14:paraId="412FEDFC" w14:textId="77777777" w:rsidR="00BD248F" w:rsidRDefault="003040A7">
            <w:pPr>
              <w:jc w:val="right"/>
            </w:pPr>
            <w:r>
              <w:rPr>
                <w:sz w:val="16"/>
              </w:rPr>
              <w:t>95,135</w:t>
            </w:r>
          </w:p>
        </w:tc>
        <w:tc>
          <w:tcPr>
            <w:tcW w:w="1360" w:type="dxa"/>
          </w:tcPr>
          <w:p w14:paraId="66C9C12C" w14:textId="77777777" w:rsidR="00BD248F" w:rsidRDefault="003040A7">
            <w:r>
              <w:rPr>
                <w:sz w:val="16"/>
              </w:rPr>
              <w:t>Regression</w:t>
            </w:r>
          </w:p>
        </w:tc>
        <w:tc>
          <w:tcPr>
            <w:tcW w:w="1200" w:type="dxa"/>
          </w:tcPr>
          <w:p w14:paraId="6504B303" w14:textId="77777777" w:rsidR="00BD248F" w:rsidRDefault="003040A7">
            <w:pPr>
              <w:jc w:val="right"/>
            </w:pPr>
            <w:r>
              <w:rPr>
                <w:sz w:val="16"/>
              </w:rPr>
              <w:t>83,652</w:t>
            </w:r>
          </w:p>
        </w:tc>
        <w:tc>
          <w:tcPr>
            <w:tcW w:w="1360" w:type="dxa"/>
          </w:tcPr>
          <w:p w14:paraId="005467DD" w14:textId="77777777" w:rsidR="00BD248F" w:rsidRDefault="003040A7">
            <w:r>
              <w:rPr>
                <w:sz w:val="16"/>
              </w:rPr>
              <w:t>Mass balance</w:t>
            </w:r>
          </w:p>
        </w:tc>
        <w:tc>
          <w:tcPr>
            <w:tcW w:w="1100" w:type="dxa"/>
          </w:tcPr>
          <w:p w14:paraId="412140BB" w14:textId="77777777" w:rsidR="00BD248F" w:rsidRDefault="003040A7">
            <w:pPr>
              <w:jc w:val="right"/>
            </w:pPr>
            <w:r>
              <w:rPr>
                <w:sz w:val="16"/>
              </w:rPr>
              <w:t>62,163</w:t>
            </w:r>
          </w:p>
        </w:tc>
        <w:tc>
          <w:tcPr>
            <w:tcW w:w="1100" w:type="dxa"/>
          </w:tcPr>
          <w:p w14:paraId="33BD2FA9" w14:textId="77777777" w:rsidR="00BD248F" w:rsidRDefault="003040A7">
            <w:pPr>
              <w:jc w:val="right"/>
            </w:pPr>
            <w:r>
              <w:rPr>
                <w:sz w:val="16"/>
              </w:rPr>
              <w:t>52,287</w:t>
            </w:r>
          </w:p>
        </w:tc>
        <w:tc>
          <w:tcPr>
            <w:tcW w:w="1340" w:type="dxa"/>
          </w:tcPr>
          <w:p w14:paraId="7BDA3391" w14:textId="77777777" w:rsidR="00BD248F" w:rsidRDefault="003040A7">
            <w:r>
              <w:rPr>
                <w:sz w:val="16"/>
              </w:rPr>
              <w:t>Mass balance</w:t>
            </w:r>
          </w:p>
        </w:tc>
      </w:tr>
      <w:tr w:rsidR="00BD248F" w14:paraId="30E9A468" w14:textId="77777777">
        <w:trPr>
          <w:jc w:val="center"/>
        </w:trPr>
        <w:tc>
          <w:tcPr>
            <w:tcW w:w="700" w:type="dxa"/>
          </w:tcPr>
          <w:p w14:paraId="01E5608A" w14:textId="77777777" w:rsidR="00BD248F" w:rsidRDefault="003040A7">
            <w:pPr>
              <w:jc w:val="right"/>
            </w:pPr>
            <w:r>
              <w:rPr>
                <w:sz w:val="16"/>
              </w:rPr>
              <w:t>1987</w:t>
            </w:r>
          </w:p>
        </w:tc>
        <w:tc>
          <w:tcPr>
            <w:tcW w:w="1200" w:type="dxa"/>
          </w:tcPr>
          <w:p w14:paraId="57B54A73" w14:textId="77777777" w:rsidR="00BD248F" w:rsidRDefault="003040A7">
            <w:pPr>
              <w:jc w:val="right"/>
            </w:pPr>
            <w:r>
              <w:rPr>
                <w:sz w:val="16"/>
              </w:rPr>
              <w:t>103,298</w:t>
            </w:r>
          </w:p>
        </w:tc>
        <w:tc>
          <w:tcPr>
            <w:tcW w:w="1360" w:type="dxa"/>
          </w:tcPr>
          <w:p w14:paraId="60F60015" w14:textId="77777777" w:rsidR="00BD248F" w:rsidRDefault="003040A7">
            <w:r>
              <w:rPr>
                <w:sz w:val="16"/>
              </w:rPr>
              <w:t>Regression</w:t>
            </w:r>
          </w:p>
        </w:tc>
        <w:tc>
          <w:tcPr>
            <w:tcW w:w="1200" w:type="dxa"/>
          </w:tcPr>
          <w:p w14:paraId="586E2275" w14:textId="77777777" w:rsidR="00BD248F" w:rsidRDefault="003040A7">
            <w:pPr>
              <w:jc w:val="right"/>
            </w:pPr>
            <w:r>
              <w:rPr>
                <w:sz w:val="16"/>
              </w:rPr>
              <w:t>90,982</w:t>
            </w:r>
          </w:p>
        </w:tc>
        <w:tc>
          <w:tcPr>
            <w:tcW w:w="1360" w:type="dxa"/>
          </w:tcPr>
          <w:p w14:paraId="142CD3E0" w14:textId="77777777" w:rsidR="00BD248F" w:rsidRDefault="003040A7">
            <w:r>
              <w:rPr>
                <w:sz w:val="16"/>
              </w:rPr>
              <w:t>Mass balance</w:t>
            </w:r>
          </w:p>
        </w:tc>
        <w:tc>
          <w:tcPr>
            <w:tcW w:w="1100" w:type="dxa"/>
          </w:tcPr>
          <w:p w14:paraId="16C8E509" w14:textId="77777777" w:rsidR="00BD248F" w:rsidRDefault="003040A7">
            <w:pPr>
              <w:jc w:val="right"/>
            </w:pPr>
            <w:r>
              <w:rPr>
                <w:sz w:val="16"/>
              </w:rPr>
              <w:t>61,617</w:t>
            </w:r>
          </w:p>
        </w:tc>
        <w:tc>
          <w:tcPr>
            <w:tcW w:w="1100" w:type="dxa"/>
          </w:tcPr>
          <w:p w14:paraId="340747A3" w14:textId="77777777" w:rsidR="00BD248F" w:rsidRDefault="003040A7">
            <w:pPr>
              <w:jc w:val="right"/>
            </w:pPr>
            <w:r>
              <w:rPr>
                <w:sz w:val="16"/>
              </w:rPr>
              <w:t>50,210</w:t>
            </w:r>
          </w:p>
        </w:tc>
        <w:tc>
          <w:tcPr>
            <w:tcW w:w="1340" w:type="dxa"/>
          </w:tcPr>
          <w:p w14:paraId="165408FE" w14:textId="77777777" w:rsidR="00BD248F" w:rsidRDefault="003040A7">
            <w:r>
              <w:rPr>
                <w:sz w:val="16"/>
              </w:rPr>
              <w:t>Mass balance</w:t>
            </w:r>
          </w:p>
        </w:tc>
      </w:tr>
      <w:tr w:rsidR="00BD248F" w14:paraId="161970A7" w14:textId="77777777">
        <w:trPr>
          <w:jc w:val="center"/>
        </w:trPr>
        <w:tc>
          <w:tcPr>
            <w:tcW w:w="700" w:type="dxa"/>
          </w:tcPr>
          <w:p w14:paraId="0E550319" w14:textId="77777777" w:rsidR="00BD248F" w:rsidRDefault="003040A7">
            <w:pPr>
              <w:jc w:val="right"/>
            </w:pPr>
            <w:r>
              <w:rPr>
                <w:sz w:val="16"/>
              </w:rPr>
              <w:t>1988</w:t>
            </w:r>
          </w:p>
        </w:tc>
        <w:tc>
          <w:tcPr>
            <w:tcW w:w="1200" w:type="dxa"/>
          </w:tcPr>
          <w:p w14:paraId="6E649D56" w14:textId="77777777" w:rsidR="00BD248F" w:rsidRDefault="003040A7">
            <w:pPr>
              <w:jc w:val="right"/>
            </w:pPr>
            <w:r>
              <w:rPr>
                <w:sz w:val="16"/>
              </w:rPr>
              <w:t>61,876</w:t>
            </w:r>
          </w:p>
        </w:tc>
        <w:tc>
          <w:tcPr>
            <w:tcW w:w="1360" w:type="dxa"/>
          </w:tcPr>
          <w:p w14:paraId="24F4E27B" w14:textId="77777777" w:rsidR="00BD248F" w:rsidRDefault="003040A7">
            <w:r>
              <w:rPr>
                <w:sz w:val="16"/>
              </w:rPr>
              <w:t>Regression</w:t>
            </w:r>
          </w:p>
        </w:tc>
        <w:tc>
          <w:tcPr>
            <w:tcW w:w="1200" w:type="dxa"/>
          </w:tcPr>
          <w:p w14:paraId="61A1546F" w14:textId="77777777" w:rsidR="00BD248F" w:rsidRDefault="003040A7">
            <w:pPr>
              <w:jc w:val="right"/>
            </w:pPr>
            <w:r>
              <w:rPr>
                <w:sz w:val="16"/>
              </w:rPr>
              <w:t>59,525</w:t>
            </w:r>
          </w:p>
        </w:tc>
        <w:tc>
          <w:tcPr>
            <w:tcW w:w="1360" w:type="dxa"/>
          </w:tcPr>
          <w:p w14:paraId="053118AB" w14:textId="77777777" w:rsidR="00BD248F" w:rsidRDefault="003040A7">
            <w:r>
              <w:rPr>
                <w:sz w:val="16"/>
              </w:rPr>
              <w:t>Mass balance</w:t>
            </w:r>
          </w:p>
        </w:tc>
        <w:tc>
          <w:tcPr>
            <w:tcW w:w="1100" w:type="dxa"/>
          </w:tcPr>
          <w:p w14:paraId="478C12A4" w14:textId="77777777" w:rsidR="00BD248F" w:rsidRDefault="003040A7">
            <w:pPr>
              <w:jc w:val="right"/>
            </w:pPr>
            <w:r>
              <w:rPr>
                <w:sz w:val="16"/>
              </w:rPr>
              <w:t>39,029</w:t>
            </w:r>
          </w:p>
        </w:tc>
        <w:tc>
          <w:tcPr>
            <w:tcW w:w="1100" w:type="dxa"/>
          </w:tcPr>
          <w:p w14:paraId="63B3F218" w14:textId="77777777" w:rsidR="00BD248F" w:rsidRDefault="003040A7">
            <w:pPr>
              <w:jc w:val="right"/>
            </w:pPr>
            <w:r>
              <w:rPr>
                <w:sz w:val="16"/>
              </w:rPr>
              <w:t>30,728</w:t>
            </w:r>
          </w:p>
        </w:tc>
        <w:tc>
          <w:tcPr>
            <w:tcW w:w="1340" w:type="dxa"/>
          </w:tcPr>
          <w:p w14:paraId="095B7EBB" w14:textId="77777777" w:rsidR="00BD248F" w:rsidRDefault="003040A7">
            <w:r>
              <w:rPr>
                <w:sz w:val="16"/>
              </w:rPr>
              <w:t>Mass balance</w:t>
            </w:r>
          </w:p>
        </w:tc>
      </w:tr>
      <w:tr w:rsidR="00BD248F" w14:paraId="6D568949" w14:textId="77777777">
        <w:trPr>
          <w:jc w:val="center"/>
        </w:trPr>
        <w:tc>
          <w:tcPr>
            <w:tcW w:w="700" w:type="dxa"/>
          </w:tcPr>
          <w:p w14:paraId="69036A4B" w14:textId="77777777" w:rsidR="00BD248F" w:rsidRDefault="003040A7">
            <w:pPr>
              <w:jc w:val="right"/>
            </w:pPr>
            <w:r>
              <w:rPr>
                <w:sz w:val="16"/>
              </w:rPr>
              <w:t>1989</w:t>
            </w:r>
          </w:p>
        </w:tc>
        <w:tc>
          <w:tcPr>
            <w:tcW w:w="1200" w:type="dxa"/>
          </w:tcPr>
          <w:p w14:paraId="43119EDB" w14:textId="77777777" w:rsidR="00BD248F" w:rsidRDefault="003040A7">
            <w:pPr>
              <w:jc w:val="right"/>
            </w:pPr>
            <w:r>
              <w:rPr>
                <w:sz w:val="16"/>
              </w:rPr>
              <w:t>28,884</w:t>
            </w:r>
          </w:p>
        </w:tc>
        <w:tc>
          <w:tcPr>
            <w:tcW w:w="1360" w:type="dxa"/>
          </w:tcPr>
          <w:p w14:paraId="160808B5" w14:textId="77777777" w:rsidR="00BD248F" w:rsidRDefault="003040A7">
            <w:r>
              <w:rPr>
                <w:sz w:val="16"/>
              </w:rPr>
              <w:t>Regression</w:t>
            </w:r>
          </w:p>
        </w:tc>
        <w:tc>
          <w:tcPr>
            <w:tcW w:w="1200" w:type="dxa"/>
          </w:tcPr>
          <w:p w14:paraId="4D42D6BA" w14:textId="77777777" w:rsidR="00BD248F" w:rsidRDefault="003040A7">
            <w:pPr>
              <w:jc w:val="right"/>
            </w:pPr>
            <w:r>
              <w:rPr>
                <w:sz w:val="16"/>
              </w:rPr>
              <w:t>23,674</w:t>
            </w:r>
          </w:p>
        </w:tc>
        <w:tc>
          <w:tcPr>
            <w:tcW w:w="1360" w:type="dxa"/>
          </w:tcPr>
          <w:p w14:paraId="183488A5" w14:textId="77777777" w:rsidR="00BD248F" w:rsidRDefault="003040A7">
            <w:r>
              <w:rPr>
                <w:sz w:val="16"/>
              </w:rPr>
              <w:t>Mass balance</w:t>
            </w:r>
          </w:p>
        </w:tc>
        <w:tc>
          <w:tcPr>
            <w:tcW w:w="1100" w:type="dxa"/>
          </w:tcPr>
          <w:p w14:paraId="326AEB13" w14:textId="77777777" w:rsidR="00BD248F" w:rsidRDefault="003040A7">
            <w:pPr>
              <w:jc w:val="right"/>
            </w:pPr>
            <w:r>
              <w:rPr>
                <w:sz w:val="16"/>
              </w:rPr>
              <w:t>21,120</w:t>
            </w:r>
          </w:p>
        </w:tc>
        <w:tc>
          <w:tcPr>
            <w:tcW w:w="1100" w:type="dxa"/>
          </w:tcPr>
          <w:p w14:paraId="4AC8F62B" w14:textId="77777777" w:rsidR="00BD248F" w:rsidRDefault="003040A7">
            <w:pPr>
              <w:jc w:val="right"/>
            </w:pPr>
            <w:r>
              <w:rPr>
                <w:sz w:val="16"/>
              </w:rPr>
              <w:t>19,496</w:t>
            </w:r>
          </w:p>
        </w:tc>
        <w:tc>
          <w:tcPr>
            <w:tcW w:w="1340" w:type="dxa"/>
          </w:tcPr>
          <w:p w14:paraId="1A98A74A" w14:textId="77777777" w:rsidR="00BD248F" w:rsidRDefault="003040A7">
            <w:r>
              <w:rPr>
                <w:sz w:val="16"/>
              </w:rPr>
              <w:t>Mass balance</w:t>
            </w:r>
          </w:p>
        </w:tc>
      </w:tr>
      <w:tr w:rsidR="00BD248F" w14:paraId="2954EA06" w14:textId="77777777">
        <w:trPr>
          <w:jc w:val="center"/>
        </w:trPr>
        <w:tc>
          <w:tcPr>
            <w:tcW w:w="700" w:type="dxa"/>
          </w:tcPr>
          <w:p w14:paraId="2BDDB9B2" w14:textId="77777777" w:rsidR="00BD248F" w:rsidRDefault="003040A7">
            <w:pPr>
              <w:jc w:val="right"/>
            </w:pPr>
            <w:r>
              <w:rPr>
                <w:sz w:val="16"/>
              </w:rPr>
              <w:t>1990</w:t>
            </w:r>
          </w:p>
        </w:tc>
        <w:tc>
          <w:tcPr>
            <w:tcW w:w="1200" w:type="dxa"/>
          </w:tcPr>
          <w:p w14:paraId="7429A506" w14:textId="77777777" w:rsidR="00BD248F" w:rsidRDefault="003040A7">
            <w:pPr>
              <w:jc w:val="right"/>
            </w:pPr>
            <w:r>
              <w:rPr>
                <w:sz w:val="16"/>
              </w:rPr>
              <w:t>124,824</w:t>
            </w:r>
          </w:p>
        </w:tc>
        <w:tc>
          <w:tcPr>
            <w:tcW w:w="1360" w:type="dxa"/>
          </w:tcPr>
          <w:p w14:paraId="7CACBC54" w14:textId="77777777" w:rsidR="00BD248F" w:rsidRDefault="003040A7">
            <w:r>
              <w:rPr>
                <w:sz w:val="16"/>
              </w:rPr>
              <w:t>Regression</w:t>
            </w:r>
          </w:p>
        </w:tc>
        <w:tc>
          <w:tcPr>
            <w:tcW w:w="1200" w:type="dxa"/>
          </w:tcPr>
          <w:p w14:paraId="09C1EB1D" w14:textId="77777777" w:rsidR="00BD248F" w:rsidRDefault="003040A7">
            <w:pPr>
              <w:jc w:val="right"/>
            </w:pPr>
            <w:r>
              <w:rPr>
                <w:sz w:val="16"/>
              </w:rPr>
              <w:t>95,400</w:t>
            </w:r>
          </w:p>
        </w:tc>
        <w:tc>
          <w:tcPr>
            <w:tcW w:w="1360" w:type="dxa"/>
          </w:tcPr>
          <w:p w14:paraId="6F65701A" w14:textId="77777777" w:rsidR="00BD248F" w:rsidRDefault="003040A7">
            <w:r>
              <w:rPr>
                <w:sz w:val="16"/>
              </w:rPr>
              <w:t>Mass balance</w:t>
            </w:r>
          </w:p>
        </w:tc>
        <w:tc>
          <w:tcPr>
            <w:tcW w:w="1100" w:type="dxa"/>
          </w:tcPr>
          <w:p w14:paraId="218A9AF8" w14:textId="77777777" w:rsidR="00BD248F" w:rsidRDefault="003040A7">
            <w:pPr>
              <w:jc w:val="right"/>
            </w:pPr>
            <w:r>
              <w:rPr>
                <w:sz w:val="16"/>
              </w:rPr>
              <w:t>76,113</w:t>
            </w:r>
          </w:p>
        </w:tc>
        <w:tc>
          <w:tcPr>
            <w:tcW w:w="1100" w:type="dxa"/>
          </w:tcPr>
          <w:p w14:paraId="5D67E9F1" w14:textId="77777777" w:rsidR="00BD248F" w:rsidRDefault="003040A7">
            <w:pPr>
              <w:jc w:val="right"/>
            </w:pPr>
            <w:r>
              <w:rPr>
                <w:sz w:val="16"/>
              </w:rPr>
              <w:t>59,391</w:t>
            </w:r>
          </w:p>
        </w:tc>
        <w:tc>
          <w:tcPr>
            <w:tcW w:w="1340" w:type="dxa"/>
          </w:tcPr>
          <w:p w14:paraId="7686B82F" w14:textId="77777777" w:rsidR="00BD248F" w:rsidRDefault="003040A7">
            <w:r>
              <w:rPr>
                <w:sz w:val="16"/>
              </w:rPr>
              <w:t>Mass balance</w:t>
            </w:r>
          </w:p>
        </w:tc>
      </w:tr>
      <w:tr w:rsidR="00BD248F" w14:paraId="7F733EED" w14:textId="77777777">
        <w:trPr>
          <w:jc w:val="center"/>
        </w:trPr>
        <w:tc>
          <w:tcPr>
            <w:tcW w:w="700" w:type="dxa"/>
          </w:tcPr>
          <w:p w14:paraId="39A2A0E7" w14:textId="77777777" w:rsidR="00BD248F" w:rsidRDefault="003040A7">
            <w:pPr>
              <w:jc w:val="right"/>
            </w:pPr>
            <w:r>
              <w:rPr>
                <w:sz w:val="16"/>
              </w:rPr>
              <w:t>1991</w:t>
            </w:r>
          </w:p>
        </w:tc>
        <w:tc>
          <w:tcPr>
            <w:tcW w:w="1200" w:type="dxa"/>
          </w:tcPr>
          <w:p w14:paraId="2F0384A7" w14:textId="77777777" w:rsidR="00BD248F" w:rsidRDefault="003040A7">
            <w:pPr>
              <w:jc w:val="right"/>
            </w:pPr>
            <w:r>
              <w:rPr>
                <w:sz w:val="16"/>
              </w:rPr>
              <w:t>110,107</w:t>
            </w:r>
          </w:p>
        </w:tc>
        <w:tc>
          <w:tcPr>
            <w:tcW w:w="1360" w:type="dxa"/>
          </w:tcPr>
          <w:p w14:paraId="3504C021" w14:textId="77777777" w:rsidR="00BD248F" w:rsidRDefault="003040A7">
            <w:r>
              <w:rPr>
                <w:sz w:val="16"/>
              </w:rPr>
              <w:t>Regression</w:t>
            </w:r>
          </w:p>
        </w:tc>
        <w:tc>
          <w:tcPr>
            <w:tcW w:w="1200" w:type="dxa"/>
          </w:tcPr>
          <w:p w14:paraId="124B7414" w14:textId="77777777" w:rsidR="00BD248F" w:rsidRDefault="003040A7">
            <w:pPr>
              <w:jc w:val="right"/>
            </w:pPr>
            <w:r>
              <w:rPr>
                <w:sz w:val="16"/>
              </w:rPr>
              <w:t>104,020</w:t>
            </w:r>
          </w:p>
        </w:tc>
        <w:tc>
          <w:tcPr>
            <w:tcW w:w="1360" w:type="dxa"/>
          </w:tcPr>
          <w:p w14:paraId="73B0DEAE" w14:textId="77777777" w:rsidR="00BD248F" w:rsidRDefault="003040A7">
            <w:r>
              <w:rPr>
                <w:sz w:val="16"/>
              </w:rPr>
              <w:t>Mass balance</w:t>
            </w:r>
          </w:p>
        </w:tc>
        <w:tc>
          <w:tcPr>
            <w:tcW w:w="1100" w:type="dxa"/>
          </w:tcPr>
          <w:p w14:paraId="635BBAFC" w14:textId="77777777" w:rsidR="00BD248F" w:rsidRDefault="003040A7">
            <w:pPr>
              <w:jc w:val="right"/>
            </w:pPr>
            <w:r>
              <w:rPr>
                <w:sz w:val="16"/>
              </w:rPr>
              <w:t>75,569</w:t>
            </w:r>
          </w:p>
        </w:tc>
        <w:tc>
          <w:tcPr>
            <w:tcW w:w="1100" w:type="dxa"/>
          </w:tcPr>
          <w:p w14:paraId="51214677" w14:textId="77777777" w:rsidR="00BD248F" w:rsidRDefault="003040A7">
            <w:pPr>
              <w:jc w:val="right"/>
            </w:pPr>
            <w:r>
              <w:rPr>
                <w:sz w:val="16"/>
              </w:rPr>
              <w:t>58,070</w:t>
            </w:r>
          </w:p>
        </w:tc>
        <w:tc>
          <w:tcPr>
            <w:tcW w:w="1340" w:type="dxa"/>
          </w:tcPr>
          <w:p w14:paraId="049912CF" w14:textId="77777777" w:rsidR="00BD248F" w:rsidRDefault="003040A7">
            <w:r>
              <w:rPr>
                <w:sz w:val="16"/>
              </w:rPr>
              <w:t>Mass balance</w:t>
            </w:r>
          </w:p>
        </w:tc>
      </w:tr>
      <w:tr w:rsidR="00BD248F" w14:paraId="0EE2C787" w14:textId="77777777">
        <w:trPr>
          <w:jc w:val="center"/>
        </w:trPr>
        <w:tc>
          <w:tcPr>
            <w:tcW w:w="700" w:type="dxa"/>
          </w:tcPr>
          <w:p w14:paraId="0341FEFD" w14:textId="77777777" w:rsidR="00BD248F" w:rsidRDefault="003040A7">
            <w:pPr>
              <w:jc w:val="right"/>
            </w:pPr>
            <w:r>
              <w:rPr>
                <w:sz w:val="16"/>
              </w:rPr>
              <w:t>1992</w:t>
            </w:r>
          </w:p>
        </w:tc>
        <w:tc>
          <w:tcPr>
            <w:tcW w:w="1200" w:type="dxa"/>
          </w:tcPr>
          <w:p w14:paraId="15DFF12D" w14:textId="77777777" w:rsidR="00BD248F" w:rsidRDefault="003040A7">
            <w:pPr>
              <w:jc w:val="right"/>
            </w:pPr>
            <w:r>
              <w:rPr>
                <w:sz w:val="16"/>
              </w:rPr>
              <w:t>51,845</w:t>
            </w:r>
          </w:p>
        </w:tc>
        <w:tc>
          <w:tcPr>
            <w:tcW w:w="1360" w:type="dxa"/>
          </w:tcPr>
          <w:p w14:paraId="4B3406D8" w14:textId="77777777" w:rsidR="00BD248F" w:rsidRDefault="003040A7">
            <w:r>
              <w:rPr>
                <w:sz w:val="16"/>
              </w:rPr>
              <w:t>Holdout</w:t>
            </w:r>
          </w:p>
        </w:tc>
        <w:tc>
          <w:tcPr>
            <w:tcW w:w="1200" w:type="dxa"/>
          </w:tcPr>
          <w:p w14:paraId="25F75F7E" w14:textId="77777777" w:rsidR="00BD248F" w:rsidRDefault="003040A7">
            <w:pPr>
              <w:jc w:val="right"/>
            </w:pPr>
            <w:r>
              <w:rPr>
                <w:sz w:val="16"/>
              </w:rPr>
              <w:t>43,323</w:t>
            </w:r>
          </w:p>
        </w:tc>
        <w:tc>
          <w:tcPr>
            <w:tcW w:w="1360" w:type="dxa"/>
          </w:tcPr>
          <w:p w14:paraId="1E172224" w14:textId="77777777" w:rsidR="00BD248F" w:rsidRDefault="003040A7">
            <w:r>
              <w:rPr>
                <w:sz w:val="16"/>
              </w:rPr>
              <w:t>Holdout</w:t>
            </w:r>
          </w:p>
        </w:tc>
        <w:tc>
          <w:tcPr>
            <w:tcW w:w="1100" w:type="dxa"/>
          </w:tcPr>
          <w:p w14:paraId="78858FD9" w14:textId="77777777" w:rsidR="00BD248F" w:rsidRDefault="003040A7">
            <w:pPr>
              <w:jc w:val="right"/>
            </w:pPr>
            <w:r>
              <w:rPr>
                <w:sz w:val="16"/>
              </w:rPr>
              <w:t>38,240</w:t>
            </w:r>
          </w:p>
        </w:tc>
        <w:tc>
          <w:tcPr>
            <w:tcW w:w="1100" w:type="dxa"/>
          </w:tcPr>
          <w:p w14:paraId="36EC70B1" w14:textId="77777777" w:rsidR="00BD248F" w:rsidRDefault="003040A7">
            <w:pPr>
              <w:jc w:val="right"/>
            </w:pPr>
            <w:r>
              <w:rPr>
                <w:sz w:val="16"/>
              </w:rPr>
              <w:t>35,850</w:t>
            </w:r>
          </w:p>
        </w:tc>
        <w:tc>
          <w:tcPr>
            <w:tcW w:w="1340" w:type="dxa"/>
          </w:tcPr>
          <w:p w14:paraId="27AC0FB1" w14:textId="77777777" w:rsidR="00BD248F" w:rsidRDefault="003040A7">
            <w:r>
              <w:rPr>
                <w:sz w:val="16"/>
              </w:rPr>
              <w:t>Mass balance</w:t>
            </w:r>
          </w:p>
        </w:tc>
      </w:tr>
      <w:tr w:rsidR="00BD248F" w14:paraId="241A428C" w14:textId="77777777">
        <w:trPr>
          <w:jc w:val="center"/>
        </w:trPr>
        <w:tc>
          <w:tcPr>
            <w:tcW w:w="700" w:type="dxa"/>
          </w:tcPr>
          <w:p w14:paraId="2D0D51CC" w14:textId="77777777" w:rsidR="00BD248F" w:rsidRDefault="003040A7">
            <w:pPr>
              <w:jc w:val="right"/>
            </w:pPr>
            <w:r>
              <w:rPr>
                <w:sz w:val="16"/>
              </w:rPr>
              <w:t>1993</w:t>
            </w:r>
          </w:p>
        </w:tc>
        <w:tc>
          <w:tcPr>
            <w:tcW w:w="1200" w:type="dxa"/>
          </w:tcPr>
          <w:p w14:paraId="7307CB15" w14:textId="77777777" w:rsidR="00BD248F" w:rsidRDefault="003040A7">
            <w:pPr>
              <w:jc w:val="right"/>
            </w:pPr>
            <w:r>
              <w:rPr>
                <w:sz w:val="16"/>
              </w:rPr>
              <w:t>33,272</w:t>
            </w:r>
          </w:p>
        </w:tc>
        <w:tc>
          <w:tcPr>
            <w:tcW w:w="1360" w:type="dxa"/>
          </w:tcPr>
          <w:p w14:paraId="0D06EBE1" w14:textId="77777777" w:rsidR="00BD248F" w:rsidRDefault="003040A7">
            <w:r>
              <w:rPr>
                <w:sz w:val="16"/>
              </w:rPr>
              <w:t>Regression</w:t>
            </w:r>
          </w:p>
        </w:tc>
        <w:tc>
          <w:tcPr>
            <w:tcW w:w="1200" w:type="dxa"/>
          </w:tcPr>
          <w:p w14:paraId="5D93C4F8" w14:textId="77777777" w:rsidR="00BD248F" w:rsidRDefault="003040A7">
            <w:pPr>
              <w:jc w:val="right"/>
            </w:pPr>
            <w:r>
              <w:rPr>
                <w:sz w:val="16"/>
              </w:rPr>
              <w:t>31,533</w:t>
            </w:r>
          </w:p>
        </w:tc>
        <w:tc>
          <w:tcPr>
            <w:tcW w:w="1360" w:type="dxa"/>
          </w:tcPr>
          <w:p w14:paraId="08F83AB5" w14:textId="77777777" w:rsidR="00BD248F" w:rsidRDefault="003040A7">
            <w:r>
              <w:rPr>
                <w:sz w:val="16"/>
              </w:rPr>
              <w:t>Mass balance</w:t>
            </w:r>
          </w:p>
        </w:tc>
        <w:tc>
          <w:tcPr>
            <w:tcW w:w="1100" w:type="dxa"/>
          </w:tcPr>
          <w:p w14:paraId="35F0F8B6" w14:textId="77777777" w:rsidR="00BD248F" w:rsidRDefault="003040A7">
            <w:pPr>
              <w:jc w:val="right"/>
            </w:pPr>
            <w:r>
              <w:rPr>
                <w:sz w:val="16"/>
              </w:rPr>
              <w:t>26,576</w:t>
            </w:r>
          </w:p>
        </w:tc>
        <w:tc>
          <w:tcPr>
            <w:tcW w:w="1100" w:type="dxa"/>
          </w:tcPr>
          <w:p w14:paraId="7882387A" w14:textId="77777777" w:rsidR="00BD248F" w:rsidRDefault="003040A7">
            <w:pPr>
              <w:jc w:val="right"/>
            </w:pPr>
            <w:r>
              <w:rPr>
                <w:sz w:val="16"/>
              </w:rPr>
              <w:t>21,802</w:t>
            </w:r>
          </w:p>
        </w:tc>
        <w:tc>
          <w:tcPr>
            <w:tcW w:w="1340" w:type="dxa"/>
          </w:tcPr>
          <w:p w14:paraId="36BDA2C5" w14:textId="77777777" w:rsidR="00BD248F" w:rsidRDefault="003040A7">
            <w:r>
              <w:rPr>
                <w:sz w:val="16"/>
              </w:rPr>
              <w:t>Mass balance</w:t>
            </w:r>
          </w:p>
        </w:tc>
      </w:tr>
      <w:tr w:rsidR="00BD248F" w14:paraId="2AE51E91" w14:textId="77777777">
        <w:trPr>
          <w:jc w:val="center"/>
        </w:trPr>
        <w:tc>
          <w:tcPr>
            <w:tcW w:w="700" w:type="dxa"/>
          </w:tcPr>
          <w:p w14:paraId="1E77CCAD" w14:textId="77777777" w:rsidR="00BD248F" w:rsidRDefault="003040A7">
            <w:pPr>
              <w:jc w:val="right"/>
            </w:pPr>
            <w:r>
              <w:rPr>
                <w:sz w:val="16"/>
              </w:rPr>
              <w:t>1994</w:t>
            </w:r>
          </w:p>
        </w:tc>
        <w:tc>
          <w:tcPr>
            <w:tcW w:w="1200" w:type="dxa"/>
          </w:tcPr>
          <w:p w14:paraId="74F3DE30" w14:textId="77777777" w:rsidR="00BD248F" w:rsidRDefault="003040A7">
            <w:pPr>
              <w:jc w:val="right"/>
            </w:pPr>
            <w:r>
              <w:rPr>
                <w:sz w:val="16"/>
              </w:rPr>
              <w:t>26,300</w:t>
            </w:r>
          </w:p>
        </w:tc>
        <w:tc>
          <w:tcPr>
            <w:tcW w:w="1360" w:type="dxa"/>
          </w:tcPr>
          <w:p w14:paraId="4A9FD35E" w14:textId="77777777" w:rsidR="00BD248F" w:rsidRDefault="003040A7">
            <w:r>
              <w:rPr>
                <w:sz w:val="16"/>
              </w:rPr>
              <w:t>Regression</w:t>
            </w:r>
          </w:p>
        </w:tc>
        <w:tc>
          <w:tcPr>
            <w:tcW w:w="1200" w:type="dxa"/>
          </w:tcPr>
          <w:p w14:paraId="707CA7C5" w14:textId="77777777" w:rsidR="00BD248F" w:rsidRDefault="003040A7">
            <w:pPr>
              <w:jc w:val="right"/>
            </w:pPr>
            <w:r>
              <w:rPr>
                <w:sz w:val="16"/>
              </w:rPr>
              <w:t>26,300</w:t>
            </w:r>
          </w:p>
        </w:tc>
        <w:tc>
          <w:tcPr>
            <w:tcW w:w="1360" w:type="dxa"/>
          </w:tcPr>
          <w:p w14:paraId="793D1C9C" w14:textId="77777777" w:rsidR="00BD248F" w:rsidRDefault="003040A7">
            <w:r>
              <w:rPr>
                <w:sz w:val="16"/>
              </w:rPr>
              <w:t>Mass balance</w:t>
            </w:r>
          </w:p>
        </w:tc>
        <w:tc>
          <w:tcPr>
            <w:tcW w:w="1100" w:type="dxa"/>
          </w:tcPr>
          <w:p w14:paraId="387F8A2D" w14:textId="77777777" w:rsidR="00BD248F" w:rsidRDefault="003040A7">
            <w:pPr>
              <w:jc w:val="right"/>
            </w:pPr>
            <w:r>
              <w:rPr>
                <w:sz w:val="16"/>
              </w:rPr>
              <w:t>24,710</w:t>
            </w:r>
          </w:p>
        </w:tc>
        <w:tc>
          <w:tcPr>
            <w:tcW w:w="1100" w:type="dxa"/>
          </w:tcPr>
          <w:p w14:paraId="0FE4C3C8" w14:textId="77777777" w:rsidR="00BD248F" w:rsidRDefault="003040A7">
            <w:pPr>
              <w:jc w:val="right"/>
            </w:pPr>
            <w:r>
              <w:rPr>
                <w:sz w:val="16"/>
              </w:rPr>
              <w:t>22,556</w:t>
            </w:r>
          </w:p>
        </w:tc>
        <w:tc>
          <w:tcPr>
            <w:tcW w:w="1340" w:type="dxa"/>
          </w:tcPr>
          <w:p w14:paraId="5637848E" w14:textId="77777777" w:rsidR="00BD248F" w:rsidRDefault="003040A7">
            <w:r>
              <w:rPr>
                <w:sz w:val="16"/>
              </w:rPr>
              <w:t>Mass balance</w:t>
            </w:r>
          </w:p>
        </w:tc>
      </w:tr>
      <w:tr w:rsidR="00BD248F" w14:paraId="0481CC6C" w14:textId="77777777">
        <w:trPr>
          <w:jc w:val="center"/>
        </w:trPr>
        <w:tc>
          <w:tcPr>
            <w:tcW w:w="700" w:type="dxa"/>
          </w:tcPr>
          <w:p w14:paraId="32D2787E" w14:textId="77777777" w:rsidR="00BD248F" w:rsidRDefault="003040A7">
            <w:pPr>
              <w:jc w:val="right"/>
            </w:pPr>
            <w:r>
              <w:rPr>
                <w:sz w:val="16"/>
              </w:rPr>
              <w:t>1995</w:t>
            </w:r>
          </w:p>
        </w:tc>
        <w:tc>
          <w:tcPr>
            <w:tcW w:w="1200" w:type="dxa"/>
          </w:tcPr>
          <w:p w14:paraId="4F654F1E" w14:textId="77777777" w:rsidR="00BD248F" w:rsidRDefault="003040A7">
            <w:pPr>
              <w:jc w:val="right"/>
            </w:pPr>
            <w:r>
              <w:rPr>
                <w:sz w:val="16"/>
              </w:rPr>
              <w:t>64,114</w:t>
            </w:r>
          </w:p>
        </w:tc>
        <w:tc>
          <w:tcPr>
            <w:tcW w:w="1360" w:type="dxa"/>
          </w:tcPr>
          <w:p w14:paraId="7C990777" w14:textId="77777777" w:rsidR="00BD248F" w:rsidRDefault="003040A7">
            <w:r>
              <w:rPr>
                <w:sz w:val="16"/>
              </w:rPr>
              <w:t>Regression</w:t>
            </w:r>
          </w:p>
        </w:tc>
        <w:tc>
          <w:tcPr>
            <w:tcW w:w="1200" w:type="dxa"/>
          </w:tcPr>
          <w:p w14:paraId="15C04AB5" w14:textId="77777777" w:rsidR="00BD248F" w:rsidRDefault="003040A7">
            <w:pPr>
              <w:jc w:val="right"/>
            </w:pPr>
            <w:r>
              <w:rPr>
                <w:sz w:val="16"/>
              </w:rPr>
              <w:t>59,736</w:t>
            </w:r>
          </w:p>
        </w:tc>
        <w:tc>
          <w:tcPr>
            <w:tcW w:w="1360" w:type="dxa"/>
          </w:tcPr>
          <w:p w14:paraId="0CFEB994" w14:textId="77777777" w:rsidR="00BD248F" w:rsidRDefault="003040A7">
            <w:r>
              <w:rPr>
                <w:sz w:val="16"/>
              </w:rPr>
              <w:t>Mass balance</w:t>
            </w:r>
          </w:p>
        </w:tc>
        <w:tc>
          <w:tcPr>
            <w:tcW w:w="1100" w:type="dxa"/>
          </w:tcPr>
          <w:p w14:paraId="2322229B" w14:textId="77777777" w:rsidR="00BD248F" w:rsidRDefault="003040A7">
            <w:pPr>
              <w:jc w:val="right"/>
            </w:pPr>
            <w:r>
              <w:rPr>
                <w:sz w:val="16"/>
              </w:rPr>
              <w:t>48,317</w:t>
            </w:r>
          </w:p>
        </w:tc>
        <w:tc>
          <w:tcPr>
            <w:tcW w:w="1100" w:type="dxa"/>
          </w:tcPr>
          <w:p w14:paraId="6F9664DB" w14:textId="77777777" w:rsidR="00BD248F" w:rsidRDefault="003040A7">
            <w:pPr>
              <w:jc w:val="right"/>
            </w:pPr>
            <w:r>
              <w:rPr>
                <w:sz w:val="16"/>
              </w:rPr>
              <w:t>39,125</w:t>
            </w:r>
          </w:p>
        </w:tc>
        <w:tc>
          <w:tcPr>
            <w:tcW w:w="1340" w:type="dxa"/>
          </w:tcPr>
          <w:p w14:paraId="77A80983" w14:textId="77777777" w:rsidR="00BD248F" w:rsidRDefault="003040A7">
            <w:r>
              <w:rPr>
                <w:sz w:val="16"/>
              </w:rPr>
              <w:t>Mass balance</w:t>
            </w:r>
          </w:p>
        </w:tc>
      </w:tr>
      <w:tr w:rsidR="00BD248F" w14:paraId="5553889A" w14:textId="77777777">
        <w:trPr>
          <w:jc w:val="center"/>
        </w:trPr>
        <w:tc>
          <w:tcPr>
            <w:tcW w:w="700" w:type="dxa"/>
          </w:tcPr>
          <w:p w14:paraId="028BF905" w14:textId="77777777" w:rsidR="00BD248F" w:rsidRDefault="003040A7">
            <w:pPr>
              <w:jc w:val="right"/>
            </w:pPr>
            <w:r>
              <w:rPr>
                <w:sz w:val="16"/>
              </w:rPr>
              <w:t>1996</w:t>
            </w:r>
          </w:p>
        </w:tc>
        <w:tc>
          <w:tcPr>
            <w:tcW w:w="1200" w:type="dxa"/>
          </w:tcPr>
          <w:p w14:paraId="4EDCE79E" w14:textId="77777777" w:rsidR="00BD248F" w:rsidRDefault="003040A7">
            <w:pPr>
              <w:jc w:val="right"/>
            </w:pPr>
            <w:r>
              <w:rPr>
                <w:sz w:val="16"/>
              </w:rPr>
              <w:t>176,855</w:t>
            </w:r>
          </w:p>
        </w:tc>
        <w:tc>
          <w:tcPr>
            <w:tcW w:w="1360" w:type="dxa"/>
          </w:tcPr>
          <w:p w14:paraId="0BAE7816" w14:textId="77777777" w:rsidR="00BD248F" w:rsidRDefault="003040A7">
            <w:r>
              <w:rPr>
                <w:sz w:val="16"/>
              </w:rPr>
              <w:t>Regression</w:t>
            </w:r>
          </w:p>
        </w:tc>
        <w:tc>
          <w:tcPr>
            <w:tcW w:w="1200" w:type="dxa"/>
          </w:tcPr>
          <w:p w14:paraId="3F41ACBF" w14:textId="77777777" w:rsidR="00BD248F" w:rsidRDefault="003040A7">
            <w:pPr>
              <w:jc w:val="right"/>
            </w:pPr>
            <w:r>
              <w:rPr>
                <w:sz w:val="16"/>
              </w:rPr>
              <w:t>170,280</w:t>
            </w:r>
          </w:p>
        </w:tc>
        <w:tc>
          <w:tcPr>
            <w:tcW w:w="1360" w:type="dxa"/>
          </w:tcPr>
          <w:p w14:paraId="558D0389" w14:textId="77777777" w:rsidR="00BD248F" w:rsidRDefault="003040A7">
            <w:r>
              <w:rPr>
                <w:sz w:val="16"/>
              </w:rPr>
              <w:t>Mass balance</w:t>
            </w:r>
          </w:p>
        </w:tc>
        <w:tc>
          <w:tcPr>
            <w:tcW w:w="1100" w:type="dxa"/>
          </w:tcPr>
          <w:p w14:paraId="1DCD8B0B" w14:textId="77777777" w:rsidR="00BD248F" w:rsidRDefault="003040A7">
            <w:pPr>
              <w:jc w:val="right"/>
            </w:pPr>
            <w:r>
              <w:rPr>
                <w:sz w:val="16"/>
              </w:rPr>
              <w:t>139,807</w:t>
            </w:r>
          </w:p>
        </w:tc>
        <w:tc>
          <w:tcPr>
            <w:tcW w:w="1100" w:type="dxa"/>
          </w:tcPr>
          <w:p w14:paraId="715BEA87" w14:textId="77777777" w:rsidR="00BD248F" w:rsidRDefault="003040A7">
            <w:pPr>
              <w:jc w:val="right"/>
            </w:pPr>
            <w:r>
              <w:rPr>
                <w:sz w:val="16"/>
              </w:rPr>
              <w:t>108,126</w:t>
            </w:r>
          </w:p>
        </w:tc>
        <w:tc>
          <w:tcPr>
            <w:tcW w:w="1340" w:type="dxa"/>
          </w:tcPr>
          <w:p w14:paraId="6E412C75" w14:textId="77777777" w:rsidR="00BD248F" w:rsidRDefault="003040A7">
            <w:r>
              <w:rPr>
                <w:sz w:val="16"/>
              </w:rPr>
              <w:t>Mass balance</w:t>
            </w:r>
          </w:p>
        </w:tc>
      </w:tr>
      <w:tr w:rsidR="00BD248F" w14:paraId="2E258A13" w14:textId="77777777">
        <w:trPr>
          <w:jc w:val="center"/>
        </w:trPr>
        <w:tc>
          <w:tcPr>
            <w:tcW w:w="700" w:type="dxa"/>
          </w:tcPr>
          <w:p w14:paraId="00AC5EC8" w14:textId="77777777" w:rsidR="00BD248F" w:rsidRDefault="003040A7">
            <w:pPr>
              <w:jc w:val="right"/>
            </w:pPr>
            <w:r>
              <w:rPr>
                <w:sz w:val="16"/>
              </w:rPr>
              <w:t>1997</w:t>
            </w:r>
          </w:p>
        </w:tc>
        <w:tc>
          <w:tcPr>
            <w:tcW w:w="1200" w:type="dxa"/>
          </w:tcPr>
          <w:p w14:paraId="6FBCC22B" w14:textId="77777777" w:rsidR="00BD248F" w:rsidRDefault="003040A7">
            <w:pPr>
              <w:jc w:val="right"/>
            </w:pPr>
            <w:r>
              <w:rPr>
                <w:sz w:val="16"/>
              </w:rPr>
              <w:t>86,921</w:t>
            </w:r>
          </w:p>
        </w:tc>
        <w:tc>
          <w:tcPr>
            <w:tcW w:w="1360" w:type="dxa"/>
          </w:tcPr>
          <w:p w14:paraId="3771EF92" w14:textId="77777777" w:rsidR="00BD248F" w:rsidRDefault="003040A7">
            <w:r>
              <w:rPr>
                <w:sz w:val="16"/>
              </w:rPr>
              <w:t>Holdout</w:t>
            </w:r>
          </w:p>
        </w:tc>
        <w:tc>
          <w:tcPr>
            <w:tcW w:w="1200" w:type="dxa"/>
          </w:tcPr>
          <w:p w14:paraId="29009479" w14:textId="77777777" w:rsidR="00BD248F" w:rsidRDefault="003040A7">
            <w:pPr>
              <w:jc w:val="right"/>
            </w:pPr>
            <w:r>
              <w:rPr>
                <w:sz w:val="16"/>
              </w:rPr>
              <w:t>83,113</w:t>
            </w:r>
          </w:p>
        </w:tc>
        <w:tc>
          <w:tcPr>
            <w:tcW w:w="1360" w:type="dxa"/>
          </w:tcPr>
          <w:p w14:paraId="164CB708" w14:textId="77777777" w:rsidR="00BD248F" w:rsidRDefault="003040A7">
            <w:r>
              <w:rPr>
                <w:sz w:val="16"/>
              </w:rPr>
              <w:t>Holdout</w:t>
            </w:r>
          </w:p>
        </w:tc>
        <w:tc>
          <w:tcPr>
            <w:tcW w:w="1100" w:type="dxa"/>
          </w:tcPr>
          <w:p w14:paraId="181675EA" w14:textId="77777777" w:rsidR="00BD248F" w:rsidRDefault="003040A7">
            <w:pPr>
              <w:jc w:val="right"/>
            </w:pPr>
            <w:r>
              <w:rPr>
                <w:sz w:val="16"/>
              </w:rPr>
              <w:t>74,563</w:t>
            </w:r>
          </w:p>
        </w:tc>
        <w:tc>
          <w:tcPr>
            <w:tcW w:w="1100" w:type="dxa"/>
          </w:tcPr>
          <w:p w14:paraId="30B65AD7" w14:textId="77777777" w:rsidR="00BD248F" w:rsidRDefault="003040A7">
            <w:pPr>
              <w:jc w:val="right"/>
            </w:pPr>
            <w:r>
              <w:rPr>
                <w:sz w:val="16"/>
              </w:rPr>
              <w:t>69,706</w:t>
            </w:r>
          </w:p>
        </w:tc>
        <w:tc>
          <w:tcPr>
            <w:tcW w:w="1340" w:type="dxa"/>
          </w:tcPr>
          <w:p w14:paraId="5EC7B2DC" w14:textId="77777777" w:rsidR="00BD248F" w:rsidRDefault="003040A7">
            <w:r>
              <w:rPr>
                <w:sz w:val="16"/>
              </w:rPr>
              <w:t>Mass balance</w:t>
            </w:r>
          </w:p>
        </w:tc>
      </w:tr>
      <w:tr w:rsidR="00BD248F" w14:paraId="4AD269E5" w14:textId="77777777">
        <w:trPr>
          <w:jc w:val="center"/>
        </w:trPr>
        <w:tc>
          <w:tcPr>
            <w:tcW w:w="700" w:type="dxa"/>
          </w:tcPr>
          <w:p w14:paraId="712EC0CF" w14:textId="77777777" w:rsidR="00BD248F" w:rsidRDefault="003040A7">
            <w:pPr>
              <w:jc w:val="right"/>
            </w:pPr>
            <w:r>
              <w:rPr>
                <w:sz w:val="16"/>
              </w:rPr>
              <w:t>1998</w:t>
            </w:r>
          </w:p>
        </w:tc>
        <w:tc>
          <w:tcPr>
            <w:tcW w:w="1200" w:type="dxa"/>
          </w:tcPr>
          <w:p w14:paraId="29A7B119" w14:textId="77777777" w:rsidR="00BD248F" w:rsidRDefault="003040A7">
            <w:pPr>
              <w:jc w:val="right"/>
            </w:pPr>
            <w:r>
              <w:rPr>
                <w:sz w:val="16"/>
              </w:rPr>
              <w:t>38,925</w:t>
            </w:r>
          </w:p>
        </w:tc>
        <w:tc>
          <w:tcPr>
            <w:tcW w:w="1360" w:type="dxa"/>
          </w:tcPr>
          <w:p w14:paraId="2141D524" w14:textId="77777777" w:rsidR="00BD248F" w:rsidRDefault="003040A7">
            <w:r>
              <w:rPr>
                <w:sz w:val="16"/>
              </w:rPr>
              <w:t>Regression</w:t>
            </w:r>
          </w:p>
        </w:tc>
        <w:tc>
          <w:tcPr>
            <w:tcW w:w="1200" w:type="dxa"/>
          </w:tcPr>
          <w:p w14:paraId="759A7D5F" w14:textId="77777777" w:rsidR="00BD248F" w:rsidRDefault="003040A7">
            <w:pPr>
              <w:jc w:val="right"/>
            </w:pPr>
            <w:r>
              <w:rPr>
                <w:sz w:val="16"/>
              </w:rPr>
              <w:t>30,823</w:t>
            </w:r>
          </w:p>
        </w:tc>
        <w:tc>
          <w:tcPr>
            <w:tcW w:w="1360" w:type="dxa"/>
          </w:tcPr>
          <w:p w14:paraId="42C8A7AA" w14:textId="77777777" w:rsidR="00BD248F" w:rsidRDefault="003040A7">
            <w:r>
              <w:rPr>
                <w:sz w:val="16"/>
              </w:rPr>
              <w:t>Mass balance</w:t>
            </w:r>
          </w:p>
        </w:tc>
        <w:tc>
          <w:tcPr>
            <w:tcW w:w="1100" w:type="dxa"/>
          </w:tcPr>
          <w:p w14:paraId="26D4EBDE" w14:textId="77777777" w:rsidR="00BD248F" w:rsidRDefault="003040A7">
            <w:pPr>
              <w:jc w:val="right"/>
            </w:pPr>
            <w:r>
              <w:rPr>
                <w:sz w:val="16"/>
              </w:rPr>
              <w:t>23,581</w:t>
            </w:r>
          </w:p>
        </w:tc>
        <w:tc>
          <w:tcPr>
            <w:tcW w:w="1100" w:type="dxa"/>
          </w:tcPr>
          <w:p w14:paraId="51696596" w14:textId="77777777" w:rsidR="00BD248F" w:rsidRDefault="003040A7">
            <w:pPr>
              <w:jc w:val="right"/>
            </w:pPr>
            <w:r>
              <w:rPr>
                <w:sz w:val="16"/>
              </w:rPr>
              <w:t>22,965</w:t>
            </w:r>
          </w:p>
        </w:tc>
        <w:tc>
          <w:tcPr>
            <w:tcW w:w="1340" w:type="dxa"/>
          </w:tcPr>
          <w:p w14:paraId="536AFF56" w14:textId="77777777" w:rsidR="00BD248F" w:rsidRDefault="003040A7">
            <w:r>
              <w:rPr>
                <w:sz w:val="16"/>
              </w:rPr>
              <w:t>Mass balance</w:t>
            </w:r>
          </w:p>
        </w:tc>
      </w:tr>
      <w:tr w:rsidR="00BD248F" w14:paraId="1F6A9C1E" w14:textId="77777777">
        <w:trPr>
          <w:jc w:val="center"/>
        </w:trPr>
        <w:tc>
          <w:tcPr>
            <w:tcW w:w="700" w:type="dxa"/>
          </w:tcPr>
          <w:p w14:paraId="0535665D" w14:textId="77777777" w:rsidR="00BD248F" w:rsidRDefault="003040A7">
            <w:pPr>
              <w:jc w:val="right"/>
            </w:pPr>
            <w:r>
              <w:rPr>
                <w:sz w:val="16"/>
              </w:rPr>
              <w:t>1999</w:t>
            </w:r>
          </w:p>
        </w:tc>
        <w:tc>
          <w:tcPr>
            <w:tcW w:w="1200" w:type="dxa"/>
          </w:tcPr>
          <w:p w14:paraId="6CA4AE09" w14:textId="77777777" w:rsidR="00BD248F" w:rsidRDefault="003040A7">
            <w:pPr>
              <w:jc w:val="right"/>
            </w:pPr>
            <w:r>
              <w:rPr>
                <w:sz w:val="16"/>
              </w:rPr>
              <w:t>76,193</w:t>
            </w:r>
          </w:p>
        </w:tc>
        <w:tc>
          <w:tcPr>
            <w:tcW w:w="1360" w:type="dxa"/>
          </w:tcPr>
          <w:p w14:paraId="04B58E94" w14:textId="77777777" w:rsidR="00BD248F" w:rsidRDefault="003040A7">
            <w:r>
              <w:rPr>
                <w:sz w:val="16"/>
              </w:rPr>
              <w:t>Holdout</w:t>
            </w:r>
          </w:p>
        </w:tc>
        <w:tc>
          <w:tcPr>
            <w:tcW w:w="1200" w:type="dxa"/>
          </w:tcPr>
          <w:p w14:paraId="442B6841" w14:textId="77777777" w:rsidR="00BD248F" w:rsidRDefault="003040A7">
            <w:pPr>
              <w:jc w:val="right"/>
            </w:pPr>
            <w:r>
              <w:rPr>
                <w:sz w:val="16"/>
              </w:rPr>
              <w:t>68,206</w:t>
            </w:r>
          </w:p>
        </w:tc>
        <w:tc>
          <w:tcPr>
            <w:tcW w:w="1360" w:type="dxa"/>
          </w:tcPr>
          <w:p w14:paraId="504B710F" w14:textId="77777777" w:rsidR="00BD248F" w:rsidRDefault="003040A7">
            <w:r>
              <w:rPr>
                <w:sz w:val="16"/>
              </w:rPr>
              <w:t>Holdout</w:t>
            </w:r>
          </w:p>
        </w:tc>
        <w:tc>
          <w:tcPr>
            <w:tcW w:w="1100" w:type="dxa"/>
          </w:tcPr>
          <w:p w14:paraId="793D386B" w14:textId="77777777" w:rsidR="00BD248F" w:rsidRDefault="003040A7">
            <w:pPr>
              <w:jc w:val="right"/>
            </w:pPr>
            <w:r>
              <w:rPr>
                <w:sz w:val="16"/>
              </w:rPr>
              <w:t>60,807</w:t>
            </w:r>
          </w:p>
        </w:tc>
        <w:tc>
          <w:tcPr>
            <w:tcW w:w="1100" w:type="dxa"/>
          </w:tcPr>
          <w:p w14:paraId="3CAA5742" w14:textId="77777777" w:rsidR="00BD248F" w:rsidRDefault="003040A7">
            <w:pPr>
              <w:jc w:val="right"/>
            </w:pPr>
            <w:r>
              <w:rPr>
                <w:sz w:val="16"/>
              </w:rPr>
              <w:t>51,702</w:t>
            </w:r>
          </w:p>
        </w:tc>
        <w:tc>
          <w:tcPr>
            <w:tcW w:w="1340" w:type="dxa"/>
          </w:tcPr>
          <w:p w14:paraId="6DE25883" w14:textId="77777777" w:rsidR="00BD248F" w:rsidRDefault="003040A7">
            <w:r>
              <w:rPr>
                <w:sz w:val="16"/>
              </w:rPr>
              <w:t>Mass balance</w:t>
            </w:r>
          </w:p>
        </w:tc>
      </w:tr>
      <w:tr w:rsidR="00BD248F" w14:paraId="7FCF62FF" w14:textId="77777777">
        <w:trPr>
          <w:jc w:val="center"/>
        </w:trPr>
        <w:tc>
          <w:tcPr>
            <w:tcW w:w="700" w:type="dxa"/>
          </w:tcPr>
          <w:p w14:paraId="57F3EE8F" w14:textId="77777777" w:rsidR="00BD248F" w:rsidRDefault="003040A7">
            <w:pPr>
              <w:jc w:val="right"/>
            </w:pPr>
            <w:r>
              <w:rPr>
                <w:sz w:val="16"/>
              </w:rPr>
              <w:t>2000</w:t>
            </w:r>
          </w:p>
        </w:tc>
        <w:tc>
          <w:tcPr>
            <w:tcW w:w="1200" w:type="dxa"/>
          </w:tcPr>
          <w:p w14:paraId="4413BE9D" w14:textId="77777777" w:rsidR="00BD248F" w:rsidRDefault="003040A7">
            <w:pPr>
              <w:jc w:val="right"/>
            </w:pPr>
            <w:r>
              <w:rPr>
                <w:sz w:val="16"/>
              </w:rPr>
              <w:t>73,070</w:t>
            </w:r>
          </w:p>
        </w:tc>
        <w:tc>
          <w:tcPr>
            <w:tcW w:w="1360" w:type="dxa"/>
          </w:tcPr>
          <w:p w14:paraId="44845EA2" w14:textId="77777777" w:rsidR="00BD248F" w:rsidRDefault="003040A7">
            <w:r>
              <w:rPr>
                <w:sz w:val="16"/>
              </w:rPr>
              <w:t>Regression</w:t>
            </w:r>
          </w:p>
        </w:tc>
        <w:tc>
          <w:tcPr>
            <w:tcW w:w="1200" w:type="dxa"/>
          </w:tcPr>
          <w:p w14:paraId="252F3F46" w14:textId="77777777" w:rsidR="00BD248F" w:rsidRDefault="003040A7">
            <w:pPr>
              <w:jc w:val="right"/>
            </w:pPr>
            <w:r>
              <w:rPr>
                <w:sz w:val="16"/>
              </w:rPr>
              <w:t>72,890</w:t>
            </w:r>
          </w:p>
        </w:tc>
        <w:tc>
          <w:tcPr>
            <w:tcW w:w="1360" w:type="dxa"/>
          </w:tcPr>
          <w:p w14:paraId="209B32C7" w14:textId="77777777" w:rsidR="00BD248F" w:rsidRDefault="003040A7">
            <w:r>
              <w:rPr>
                <w:sz w:val="16"/>
              </w:rPr>
              <w:t>Mass balance</w:t>
            </w:r>
          </w:p>
        </w:tc>
        <w:tc>
          <w:tcPr>
            <w:tcW w:w="1100" w:type="dxa"/>
          </w:tcPr>
          <w:p w14:paraId="7CF7C7AB" w14:textId="77777777" w:rsidR="00BD248F" w:rsidRDefault="003040A7">
            <w:pPr>
              <w:jc w:val="right"/>
            </w:pPr>
            <w:r>
              <w:rPr>
                <w:sz w:val="16"/>
              </w:rPr>
              <w:t>58,190</w:t>
            </w:r>
          </w:p>
        </w:tc>
        <w:tc>
          <w:tcPr>
            <w:tcW w:w="1100" w:type="dxa"/>
          </w:tcPr>
          <w:p w14:paraId="48B3E0FC" w14:textId="77777777" w:rsidR="00BD248F" w:rsidRDefault="003040A7">
            <w:pPr>
              <w:jc w:val="right"/>
            </w:pPr>
            <w:r>
              <w:rPr>
                <w:sz w:val="16"/>
              </w:rPr>
              <w:t>43,549</w:t>
            </w:r>
          </w:p>
        </w:tc>
        <w:tc>
          <w:tcPr>
            <w:tcW w:w="1340" w:type="dxa"/>
          </w:tcPr>
          <w:p w14:paraId="37CAF2BF" w14:textId="77777777" w:rsidR="00BD248F" w:rsidRDefault="003040A7">
            <w:r>
              <w:rPr>
                <w:sz w:val="16"/>
              </w:rPr>
              <w:t>Mass balance</w:t>
            </w:r>
          </w:p>
        </w:tc>
      </w:tr>
      <w:tr w:rsidR="00BD248F" w14:paraId="31C6967F" w14:textId="77777777">
        <w:trPr>
          <w:jc w:val="center"/>
        </w:trPr>
        <w:tc>
          <w:tcPr>
            <w:tcW w:w="700" w:type="dxa"/>
          </w:tcPr>
          <w:p w14:paraId="5215DA21" w14:textId="77777777" w:rsidR="00BD248F" w:rsidRDefault="003040A7">
            <w:pPr>
              <w:jc w:val="right"/>
            </w:pPr>
            <w:r>
              <w:rPr>
                <w:sz w:val="16"/>
              </w:rPr>
              <w:t>2001</w:t>
            </w:r>
          </w:p>
        </w:tc>
        <w:tc>
          <w:tcPr>
            <w:tcW w:w="1200" w:type="dxa"/>
          </w:tcPr>
          <w:p w14:paraId="2B5E09D1" w14:textId="77777777" w:rsidR="00BD248F" w:rsidRDefault="003040A7">
            <w:pPr>
              <w:jc w:val="right"/>
            </w:pPr>
            <w:r>
              <w:rPr>
                <w:sz w:val="16"/>
              </w:rPr>
              <w:t>19,568</w:t>
            </w:r>
          </w:p>
        </w:tc>
        <w:tc>
          <w:tcPr>
            <w:tcW w:w="1360" w:type="dxa"/>
          </w:tcPr>
          <w:p w14:paraId="51AB6AFF" w14:textId="77777777" w:rsidR="00BD248F" w:rsidRDefault="003040A7">
            <w:r>
              <w:rPr>
                <w:sz w:val="16"/>
              </w:rPr>
              <w:t>Regression</w:t>
            </w:r>
          </w:p>
        </w:tc>
        <w:tc>
          <w:tcPr>
            <w:tcW w:w="1200" w:type="dxa"/>
          </w:tcPr>
          <w:p w14:paraId="38348AD5" w14:textId="77777777" w:rsidR="00BD248F" w:rsidRDefault="003040A7">
            <w:pPr>
              <w:jc w:val="right"/>
            </w:pPr>
            <w:r>
              <w:rPr>
                <w:sz w:val="16"/>
              </w:rPr>
              <w:t>19,568</w:t>
            </w:r>
          </w:p>
        </w:tc>
        <w:tc>
          <w:tcPr>
            <w:tcW w:w="1360" w:type="dxa"/>
          </w:tcPr>
          <w:p w14:paraId="52BEF12F" w14:textId="77777777" w:rsidR="00BD248F" w:rsidRDefault="003040A7">
            <w:r>
              <w:rPr>
                <w:sz w:val="16"/>
              </w:rPr>
              <w:t>Mass balance</w:t>
            </w:r>
          </w:p>
        </w:tc>
        <w:tc>
          <w:tcPr>
            <w:tcW w:w="1100" w:type="dxa"/>
          </w:tcPr>
          <w:p w14:paraId="02376FD2" w14:textId="77777777" w:rsidR="00BD248F" w:rsidRDefault="003040A7">
            <w:pPr>
              <w:jc w:val="right"/>
            </w:pPr>
            <w:r>
              <w:rPr>
                <w:sz w:val="16"/>
              </w:rPr>
              <w:t>15,339</w:t>
            </w:r>
          </w:p>
        </w:tc>
        <w:tc>
          <w:tcPr>
            <w:tcW w:w="1100" w:type="dxa"/>
          </w:tcPr>
          <w:p w14:paraId="23C9734E" w14:textId="77777777" w:rsidR="00BD248F" w:rsidRDefault="003040A7">
            <w:pPr>
              <w:jc w:val="right"/>
            </w:pPr>
            <w:r>
              <w:rPr>
                <w:sz w:val="16"/>
              </w:rPr>
              <w:t>14,332</w:t>
            </w:r>
          </w:p>
        </w:tc>
        <w:tc>
          <w:tcPr>
            <w:tcW w:w="1340" w:type="dxa"/>
          </w:tcPr>
          <w:p w14:paraId="02592AAB" w14:textId="77777777" w:rsidR="00BD248F" w:rsidRDefault="003040A7">
            <w:r>
              <w:rPr>
                <w:sz w:val="16"/>
              </w:rPr>
              <w:t>Mass balance</w:t>
            </w:r>
          </w:p>
        </w:tc>
      </w:tr>
      <w:tr w:rsidR="00BD248F" w14:paraId="48552D7B" w14:textId="77777777">
        <w:trPr>
          <w:jc w:val="center"/>
        </w:trPr>
        <w:tc>
          <w:tcPr>
            <w:tcW w:w="700" w:type="dxa"/>
          </w:tcPr>
          <w:p w14:paraId="2A885EB5" w14:textId="77777777" w:rsidR="00BD248F" w:rsidRDefault="003040A7">
            <w:pPr>
              <w:jc w:val="right"/>
            </w:pPr>
            <w:r>
              <w:rPr>
                <w:sz w:val="16"/>
              </w:rPr>
              <w:t>2002</w:t>
            </w:r>
          </w:p>
        </w:tc>
        <w:tc>
          <w:tcPr>
            <w:tcW w:w="1200" w:type="dxa"/>
          </w:tcPr>
          <w:p w14:paraId="4CA604B1" w14:textId="77777777" w:rsidR="00BD248F" w:rsidRDefault="003040A7">
            <w:pPr>
              <w:jc w:val="right"/>
            </w:pPr>
            <w:r>
              <w:rPr>
                <w:sz w:val="16"/>
              </w:rPr>
              <w:t>66,027</w:t>
            </w:r>
          </w:p>
        </w:tc>
        <w:tc>
          <w:tcPr>
            <w:tcW w:w="1360" w:type="dxa"/>
          </w:tcPr>
          <w:p w14:paraId="180EEA52" w14:textId="77777777" w:rsidR="00BD248F" w:rsidRDefault="003040A7">
            <w:r>
              <w:rPr>
                <w:sz w:val="16"/>
              </w:rPr>
              <w:t>Regression</w:t>
            </w:r>
          </w:p>
        </w:tc>
        <w:tc>
          <w:tcPr>
            <w:tcW w:w="1200" w:type="dxa"/>
          </w:tcPr>
          <w:p w14:paraId="0F401479" w14:textId="77777777" w:rsidR="00BD248F" w:rsidRDefault="003040A7">
            <w:pPr>
              <w:jc w:val="right"/>
            </w:pPr>
            <w:r>
              <w:rPr>
                <w:sz w:val="16"/>
              </w:rPr>
              <w:t>64,512</w:t>
            </w:r>
          </w:p>
        </w:tc>
        <w:tc>
          <w:tcPr>
            <w:tcW w:w="1360" w:type="dxa"/>
          </w:tcPr>
          <w:p w14:paraId="285E20C7" w14:textId="77777777" w:rsidR="00BD248F" w:rsidRDefault="003040A7">
            <w:r>
              <w:rPr>
                <w:sz w:val="16"/>
              </w:rPr>
              <w:t>Mass balance</w:t>
            </w:r>
          </w:p>
        </w:tc>
        <w:tc>
          <w:tcPr>
            <w:tcW w:w="1100" w:type="dxa"/>
          </w:tcPr>
          <w:p w14:paraId="3E1C3C53" w14:textId="77777777" w:rsidR="00BD248F" w:rsidRDefault="003040A7">
            <w:pPr>
              <w:jc w:val="right"/>
            </w:pPr>
            <w:r>
              <w:rPr>
                <w:sz w:val="16"/>
              </w:rPr>
              <w:t>49,168</w:t>
            </w:r>
          </w:p>
        </w:tc>
        <w:tc>
          <w:tcPr>
            <w:tcW w:w="1100" w:type="dxa"/>
          </w:tcPr>
          <w:p w14:paraId="5C43014F" w14:textId="77777777" w:rsidR="00BD248F" w:rsidRDefault="003040A7">
            <w:pPr>
              <w:jc w:val="right"/>
            </w:pPr>
            <w:r>
              <w:rPr>
                <w:sz w:val="16"/>
              </w:rPr>
              <w:t>40,567</w:t>
            </w:r>
          </w:p>
        </w:tc>
        <w:tc>
          <w:tcPr>
            <w:tcW w:w="1340" w:type="dxa"/>
          </w:tcPr>
          <w:p w14:paraId="119626A4" w14:textId="77777777" w:rsidR="00BD248F" w:rsidRDefault="003040A7">
            <w:r>
              <w:rPr>
                <w:sz w:val="16"/>
              </w:rPr>
              <w:t>Mass balance</w:t>
            </w:r>
          </w:p>
        </w:tc>
      </w:tr>
      <w:tr w:rsidR="00BD248F" w14:paraId="04CB26DE" w14:textId="77777777">
        <w:trPr>
          <w:jc w:val="center"/>
        </w:trPr>
        <w:tc>
          <w:tcPr>
            <w:tcW w:w="700" w:type="dxa"/>
          </w:tcPr>
          <w:p w14:paraId="06BEA19A" w14:textId="77777777" w:rsidR="00BD248F" w:rsidRDefault="003040A7">
            <w:pPr>
              <w:jc w:val="right"/>
            </w:pPr>
            <w:r>
              <w:rPr>
                <w:sz w:val="16"/>
              </w:rPr>
              <w:t>2003</w:t>
            </w:r>
          </w:p>
        </w:tc>
        <w:tc>
          <w:tcPr>
            <w:tcW w:w="1200" w:type="dxa"/>
          </w:tcPr>
          <w:p w14:paraId="5A4A4339" w14:textId="77777777" w:rsidR="00BD248F" w:rsidRDefault="003040A7">
            <w:pPr>
              <w:jc w:val="right"/>
            </w:pPr>
            <w:r>
              <w:rPr>
                <w:sz w:val="16"/>
              </w:rPr>
              <w:t>109,719</w:t>
            </w:r>
          </w:p>
        </w:tc>
        <w:tc>
          <w:tcPr>
            <w:tcW w:w="1360" w:type="dxa"/>
          </w:tcPr>
          <w:p w14:paraId="6E01B6F9" w14:textId="77777777" w:rsidR="00BD248F" w:rsidRDefault="003040A7">
            <w:r>
              <w:rPr>
                <w:sz w:val="16"/>
              </w:rPr>
              <w:t>Holdout</w:t>
            </w:r>
          </w:p>
        </w:tc>
        <w:tc>
          <w:tcPr>
            <w:tcW w:w="1200" w:type="dxa"/>
          </w:tcPr>
          <w:p w14:paraId="52D5636B" w14:textId="77777777" w:rsidR="00BD248F" w:rsidRDefault="003040A7">
            <w:pPr>
              <w:jc w:val="right"/>
            </w:pPr>
            <w:r>
              <w:rPr>
                <w:sz w:val="16"/>
              </w:rPr>
              <w:t>101,254</w:t>
            </w:r>
          </w:p>
        </w:tc>
        <w:tc>
          <w:tcPr>
            <w:tcW w:w="1360" w:type="dxa"/>
          </w:tcPr>
          <w:p w14:paraId="5F53EE8A" w14:textId="77777777" w:rsidR="00BD248F" w:rsidRDefault="003040A7">
            <w:r>
              <w:rPr>
                <w:sz w:val="16"/>
              </w:rPr>
              <w:t>Holdout</w:t>
            </w:r>
          </w:p>
        </w:tc>
        <w:tc>
          <w:tcPr>
            <w:tcW w:w="1100" w:type="dxa"/>
          </w:tcPr>
          <w:p w14:paraId="31F308D6" w14:textId="77777777" w:rsidR="00BD248F" w:rsidRDefault="003040A7">
            <w:pPr>
              <w:jc w:val="right"/>
            </w:pPr>
            <w:r>
              <w:rPr>
                <w:sz w:val="16"/>
              </w:rPr>
              <w:t>72,896</w:t>
            </w:r>
          </w:p>
        </w:tc>
        <w:tc>
          <w:tcPr>
            <w:tcW w:w="1100" w:type="dxa"/>
          </w:tcPr>
          <w:p w14:paraId="53A6D860" w14:textId="77777777" w:rsidR="00BD248F" w:rsidRDefault="003040A7">
            <w:pPr>
              <w:jc w:val="right"/>
            </w:pPr>
            <w:r>
              <w:rPr>
                <w:sz w:val="16"/>
              </w:rPr>
              <w:t>53,892</w:t>
            </w:r>
          </w:p>
        </w:tc>
        <w:tc>
          <w:tcPr>
            <w:tcW w:w="1340" w:type="dxa"/>
          </w:tcPr>
          <w:p w14:paraId="42C7C486" w14:textId="77777777" w:rsidR="00BD248F" w:rsidRDefault="003040A7">
            <w:r>
              <w:rPr>
                <w:sz w:val="16"/>
              </w:rPr>
              <w:t>Mass balance</w:t>
            </w:r>
          </w:p>
        </w:tc>
      </w:tr>
      <w:tr w:rsidR="00BD248F" w14:paraId="032E7808" w14:textId="77777777">
        <w:trPr>
          <w:jc w:val="center"/>
        </w:trPr>
        <w:tc>
          <w:tcPr>
            <w:tcW w:w="700" w:type="dxa"/>
          </w:tcPr>
          <w:p w14:paraId="009ED27E" w14:textId="77777777" w:rsidR="00BD248F" w:rsidRDefault="003040A7">
            <w:pPr>
              <w:jc w:val="right"/>
            </w:pPr>
            <w:r>
              <w:rPr>
                <w:sz w:val="16"/>
              </w:rPr>
              <w:t>2004</w:t>
            </w:r>
          </w:p>
        </w:tc>
        <w:tc>
          <w:tcPr>
            <w:tcW w:w="1200" w:type="dxa"/>
          </w:tcPr>
          <w:p w14:paraId="67FDD5F5" w14:textId="77777777" w:rsidR="00BD248F" w:rsidRDefault="003040A7">
            <w:pPr>
              <w:jc w:val="right"/>
            </w:pPr>
            <w:r>
              <w:rPr>
                <w:sz w:val="16"/>
              </w:rPr>
              <w:t>56,223</w:t>
            </w:r>
          </w:p>
        </w:tc>
        <w:tc>
          <w:tcPr>
            <w:tcW w:w="1360" w:type="dxa"/>
          </w:tcPr>
          <w:p w14:paraId="1005FBF6" w14:textId="77777777" w:rsidR="00BD248F" w:rsidRDefault="003040A7">
            <w:r>
              <w:rPr>
                <w:sz w:val="16"/>
              </w:rPr>
              <w:t>Holdout</w:t>
            </w:r>
          </w:p>
        </w:tc>
        <w:tc>
          <w:tcPr>
            <w:tcW w:w="1200" w:type="dxa"/>
          </w:tcPr>
          <w:p w14:paraId="509FD725" w14:textId="77777777" w:rsidR="00BD248F" w:rsidRDefault="003040A7">
            <w:pPr>
              <w:jc w:val="right"/>
            </w:pPr>
            <w:r>
              <w:rPr>
                <w:sz w:val="16"/>
              </w:rPr>
              <w:t>52,144</w:t>
            </w:r>
          </w:p>
        </w:tc>
        <w:tc>
          <w:tcPr>
            <w:tcW w:w="1360" w:type="dxa"/>
          </w:tcPr>
          <w:p w14:paraId="1F0D8AEC" w14:textId="77777777" w:rsidR="00BD248F" w:rsidRDefault="003040A7">
            <w:r>
              <w:rPr>
                <w:sz w:val="16"/>
              </w:rPr>
              <w:t>Holdout</w:t>
            </w:r>
          </w:p>
        </w:tc>
        <w:tc>
          <w:tcPr>
            <w:tcW w:w="1100" w:type="dxa"/>
          </w:tcPr>
          <w:p w14:paraId="65974976" w14:textId="77777777" w:rsidR="00BD248F" w:rsidRDefault="003040A7">
            <w:pPr>
              <w:jc w:val="right"/>
            </w:pPr>
            <w:r>
              <w:rPr>
                <w:sz w:val="16"/>
              </w:rPr>
              <w:t>43,452</w:t>
            </w:r>
          </w:p>
        </w:tc>
        <w:tc>
          <w:tcPr>
            <w:tcW w:w="1100" w:type="dxa"/>
          </w:tcPr>
          <w:p w14:paraId="77EA29E0" w14:textId="77777777" w:rsidR="00BD248F" w:rsidRDefault="003040A7">
            <w:pPr>
              <w:jc w:val="right"/>
            </w:pPr>
            <w:r>
              <w:rPr>
                <w:sz w:val="16"/>
              </w:rPr>
              <w:t>34,949</w:t>
            </w:r>
          </w:p>
        </w:tc>
        <w:tc>
          <w:tcPr>
            <w:tcW w:w="1340" w:type="dxa"/>
          </w:tcPr>
          <w:p w14:paraId="6D5579CC" w14:textId="77777777" w:rsidR="00BD248F" w:rsidRDefault="003040A7">
            <w:r>
              <w:rPr>
                <w:sz w:val="16"/>
              </w:rPr>
              <w:t>Mass balance</w:t>
            </w:r>
          </w:p>
        </w:tc>
      </w:tr>
      <w:tr w:rsidR="00BD248F" w14:paraId="17B64AF9" w14:textId="77777777">
        <w:trPr>
          <w:jc w:val="center"/>
        </w:trPr>
        <w:tc>
          <w:tcPr>
            <w:tcW w:w="700" w:type="dxa"/>
          </w:tcPr>
          <w:p w14:paraId="28BF7432" w14:textId="77777777" w:rsidR="00BD248F" w:rsidRDefault="003040A7">
            <w:pPr>
              <w:jc w:val="right"/>
            </w:pPr>
            <w:r>
              <w:rPr>
                <w:sz w:val="16"/>
              </w:rPr>
              <w:t>2005</w:t>
            </w:r>
          </w:p>
        </w:tc>
        <w:tc>
          <w:tcPr>
            <w:tcW w:w="1200" w:type="dxa"/>
          </w:tcPr>
          <w:p w14:paraId="53D958DD" w14:textId="77777777" w:rsidR="00BD248F" w:rsidRDefault="003040A7">
            <w:pPr>
              <w:jc w:val="right"/>
            </w:pPr>
            <w:r>
              <w:rPr>
                <w:sz w:val="16"/>
              </w:rPr>
              <w:t>52,859</w:t>
            </w:r>
          </w:p>
        </w:tc>
        <w:tc>
          <w:tcPr>
            <w:tcW w:w="1360" w:type="dxa"/>
          </w:tcPr>
          <w:p w14:paraId="5432F7B1" w14:textId="77777777" w:rsidR="00BD248F" w:rsidRDefault="003040A7">
            <w:r>
              <w:rPr>
                <w:sz w:val="16"/>
              </w:rPr>
              <w:t>Regression</w:t>
            </w:r>
          </w:p>
        </w:tc>
        <w:tc>
          <w:tcPr>
            <w:tcW w:w="1200" w:type="dxa"/>
          </w:tcPr>
          <w:p w14:paraId="4255203C" w14:textId="77777777" w:rsidR="00BD248F" w:rsidRDefault="003040A7">
            <w:pPr>
              <w:jc w:val="right"/>
            </w:pPr>
            <w:r>
              <w:rPr>
                <w:sz w:val="16"/>
              </w:rPr>
              <w:t>50,133</w:t>
            </w:r>
          </w:p>
        </w:tc>
        <w:tc>
          <w:tcPr>
            <w:tcW w:w="1360" w:type="dxa"/>
          </w:tcPr>
          <w:p w14:paraId="56C27CF4" w14:textId="77777777" w:rsidR="00BD248F" w:rsidRDefault="003040A7">
            <w:r>
              <w:rPr>
                <w:sz w:val="16"/>
              </w:rPr>
              <w:t>Mass balance</w:t>
            </w:r>
          </w:p>
        </w:tc>
        <w:tc>
          <w:tcPr>
            <w:tcW w:w="1100" w:type="dxa"/>
          </w:tcPr>
          <w:p w14:paraId="7E4090B3" w14:textId="77777777" w:rsidR="00BD248F" w:rsidRDefault="003040A7">
            <w:pPr>
              <w:jc w:val="right"/>
            </w:pPr>
            <w:r>
              <w:rPr>
                <w:sz w:val="16"/>
              </w:rPr>
              <w:t>39,349</w:t>
            </w:r>
          </w:p>
        </w:tc>
        <w:tc>
          <w:tcPr>
            <w:tcW w:w="1100" w:type="dxa"/>
          </w:tcPr>
          <w:p w14:paraId="0DFC3118" w14:textId="77777777" w:rsidR="00BD248F" w:rsidRDefault="003040A7">
            <w:pPr>
              <w:jc w:val="right"/>
            </w:pPr>
            <w:r>
              <w:rPr>
                <w:sz w:val="16"/>
              </w:rPr>
              <w:t>31,339</w:t>
            </w:r>
          </w:p>
        </w:tc>
        <w:tc>
          <w:tcPr>
            <w:tcW w:w="1340" w:type="dxa"/>
          </w:tcPr>
          <w:p w14:paraId="1EF4282F" w14:textId="77777777" w:rsidR="00BD248F" w:rsidRDefault="003040A7">
            <w:r>
              <w:rPr>
                <w:sz w:val="16"/>
              </w:rPr>
              <w:t>Mass balance</w:t>
            </w:r>
          </w:p>
        </w:tc>
      </w:tr>
      <w:tr w:rsidR="00BD248F" w14:paraId="167C7F72" w14:textId="77777777">
        <w:trPr>
          <w:jc w:val="center"/>
        </w:trPr>
        <w:tc>
          <w:tcPr>
            <w:tcW w:w="700" w:type="dxa"/>
          </w:tcPr>
          <w:p w14:paraId="4766F944" w14:textId="77777777" w:rsidR="00BD248F" w:rsidRDefault="003040A7">
            <w:pPr>
              <w:jc w:val="right"/>
            </w:pPr>
            <w:r>
              <w:rPr>
                <w:sz w:val="16"/>
              </w:rPr>
              <w:t>2006</w:t>
            </w:r>
          </w:p>
        </w:tc>
        <w:tc>
          <w:tcPr>
            <w:tcW w:w="1200" w:type="dxa"/>
          </w:tcPr>
          <w:p w14:paraId="54757221" w14:textId="77777777" w:rsidR="00BD248F" w:rsidRDefault="003040A7">
            <w:pPr>
              <w:jc w:val="right"/>
            </w:pPr>
            <w:r>
              <w:rPr>
                <w:sz w:val="16"/>
              </w:rPr>
              <w:t>74,082</w:t>
            </w:r>
          </w:p>
        </w:tc>
        <w:tc>
          <w:tcPr>
            <w:tcW w:w="1360" w:type="dxa"/>
          </w:tcPr>
          <w:p w14:paraId="38A84051" w14:textId="77777777" w:rsidR="00BD248F" w:rsidRDefault="003040A7">
            <w:r>
              <w:rPr>
                <w:sz w:val="16"/>
              </w:rPr>
              <w:t>Regression</w:t>
            </w:r>
          </w:p>
        </w:tc>
        <w:tc>
          <w:tcPr>
            <w:tcW w:w="1200" w:type="dxa"/>
          </w:tcPr>
          <w:p w14:paraId="29B84595" w14:textId="77777777" w:rsidR="00BD248F" w:rsidRDefault="003040A7">
            <w:pPr>
              <w:jc w:val="right"/>
            </w:pPr>
            <w:r>
              <w:rPr>
                <w:sz w:val="16"/>
              </w:rPr>
              <w:t>74,082</w:t>
            </w:r>
          </w:p>
        </w:tc>
        <w:tc>
          <w:tcPr>
            <w:tcW w:w="1360" w:type="dxa"/>
          </w:tcPr>
          <w:p w14:paraId="1D523D06" w14:textId="77777777" w:rsidR="00BD248F" w:rsidRDefault="003040A7">
            <w:r>
              <w:rPr>
                <w:sz w:val="16"/>
              </w:rPr>
              <w:t>Mass balance</w:t>
            </w:r>
          </w:p>
        </w:tc>
        <w:tc>
          <w:tcPr>
            <w:tcW w:w="1100" w:type="dxa"/>
          </w:tcPr>
          <w:p w14:paraId="76FBC520" w14:textId="77777777" w:rsidR="00BD248F" w:rsidRDefault="003040A7">
            <w:pPr>
              <w:jc w:val="right"/>
            </w:pPr>
            <w:r>
              <w:rPr>
                <w:sz w:val="16"/>
              </w:rPr>
              <w:t>62,808</w:t>
            </w:r>
          </w:p>
        </w:tc>
        <w:tc>
          <w:tcPr>
            <w:tcW w:w="1100" w:type="dxa"/>
          </w:tcPr>
          <w:p w14:paraId="33C65470" w14:textId="77777777" w:rsidR="00BD248F" w:rsidRDefault="003040A7">
            <w:pPr>
              <w:jc w:val="right"/>
            </w:pPr>
            <w:r>
              <w:rPr>
                <w:sz w:val="16"/>
              </w:rPr>
              <w:t>53,945</w:t>
            </w:r>
          </w:p>
        </w:tc>
        <w:tc>
          <w:tcPr>
            <w:tcW w:w="1340" w:type="dxa"/>
          </w:tcPr>
          <w:p w14:paraId="5AA2113F" w14:textId="77777777" w:rsidR="00BD248F" w:rsidRDefault="003040A7">
            <w:r>
              <w:rPr>
                <w:sz w:val="16"/>
              </w:rPr>
              <w:t>Mass balance</w:t>
            </w:r>
          </w:p>
        </w:tc>
      </w:tr>
      <w:tr w:rsidR="00BD248F" w14:paraId="5B34CFBD" w14:textId="77777777">
        <w:trPr>
          <w:jc w:val="center"/>
        </w:trPr>
        <w:tc>
          <w:tcPr>
            <w:tcW w:w="700" w:type="dxa"/>
          </w:tcPr>
          <w:p w14:paraId="4131FEEC" w14:textId="77777777" w:rsidR="00BD248F" w:rsidRDefault="003040A7">
            <w:pPr>
              <w:jc w:val="right"/>
            </w:pPr>
            <w:r>
              <w:rPr>
                <w:sz w:val="16"/>
              </w:rPr>
              <w:t>2007</w:t>
            </w:r>
          </w:p>
        </w:tc>
        <w:tc>
          <w:tcPr>
            <w:tcW w:w="1200" w:type="dxa"/>
          </w:tcPr>
          <w:p w14:paraId="360D7AA7" w14:textId="77777777" w:rsidR="00BD248F" w:rsidRDefault="003040A7">
            <w:pPr>
              <w:jc w:val="right"/>
            </w:pPr>
            <w:r>
              <w:rPr>
                <w:sz w:val="16"/>
              </w:rPr>
              <w:t>147,777</w:t>
            </w:r>
          </w:p>
        </w:tc>
        <w:tc>
          <w:tcPr>
            <w:tcW w:w="1360" w:type="dxa"/>
          </w:tcPr>
          <w:p w14:paraId="3E27271E" w14:textId="77777777" w:rsidR="00BD248F" w:rsidRDefault="003040A7">
            <w:r>
              <w:rPr>
                <w:sz w:val="16"/>
              </w:rPr>
              <w:t>Regression</w:t>
            </w:r>
          </w:p>
        </w:tc>
        <w:tc>
          <w:tcPr>
            <w:tcW w:w="1200" w:type="dxa"/>
          </w:tcPr>
          <w:p w14:paraId="7F148A8D" w14:textId="77777777" w:rsidR="00BD248F" w:rsidRDefault="003040A7">
            <w:pPr>
              <w:jc w:val="right"/>
            </w:pPr>
            <w:r>
              <w:rPr>
                <w:sz w:val="16"/>
              </w:rPr>
              <w:t>147,777</w:t>
            </w:r>
          </w:p>
        </w:tc>
        <w:tc>
          <w:tcPr>
            <w:tcW w:w="1360" w:type="dxa"/>
          </w:tcPr>
          <w:p w14:paraId="52144F90" w14:textId="77777777" w:rsidR="00BD248F" w:rsidRDefault="003040A7">
            <w:r>
              <w:rPr>
                <w:sz w:val="16"/>
              </w:rPr>
              <w:t>Mass balance</w:t>
            </w:r>
          </w:p>
        </w:tc>
        <w:tc>
          <w:tcPr>
            <w:tcW w:w="1100" w:type="dxa"/>
          </w:tcPr>
          <w:p w14:paraId="703D2964" w14:textId="77777777" w:rsidR="00BD248F" w:rsidRDefault="003040A7">
            <w:pPr>
              <w:jc w:val="right"/>
            </w:pPr>
            <w:r>
              <w:rPr>
                <w:sz w:val="16"/>
              </w:rPr>
              <w:t>100,470</w:t>
            </w:r>
          </w:p>
        </w:tc>
        <w:tc>
          <w:tcPr>
            <w:tcW w:w="1100" w:type="dxa"/>
          </w:tcPr>
          <w:p w14:paraId="7569D89C" w14:textId="77777777" w:rsidR="00BD248F" w:rsidRDefault="003040A7">
            <w:pPr>
              <w:jc w:val="right"/>
            </w:pPr>
            <w:r>
              <w:rPr>
                <w:sz w:val="16"/>
              </w:rPr>
              <w:t>73,836</w:t>
            </w:r>
          </w:p>
        </w:tc>
        <w:tc>
          <w:tcPr>
            <w:tcW w:w="1340" w:type="dxa"/>
          </w:tcPr>
          <w:p w14:paraId="78A7DF77" w14:textId="77777777" w:rsidR="00BD248F" w:rsidRDefault="003040A7">
            <w:r>
              <w:rPr>
                <w:sz w:val="16"/>
              </w:rPr>
              <w:t>Mass balance</w:t>
            </w:r>
          </w:p>
        </w:tc>
      </w:tr>
      <w:tr w:rsidR="00BD248F" w14:paraId="473A0965" w14:textId="77777777">
        <w:trPr>
          <w:jc w:val="center"/>
        </w:trPr>
        <w:tc>
          <w:tcPr>
            <w:tcW w:w="700" w:type="dxa"/>
          </w:tcPr>
          <w:p w14:paraId="14127B13" w14:textId="77777777" w:rsidR="00BD248F" w:rsidRDefault="003040A7">
            <w:pPr>
              <w:jc w:val="right"/>
            </w:pPr>
            <w:r>
              <w:rPr>
                <w:sz w:val="16"/>
              </w:rPr>
              <w:t>2008</w:t>
            </w:r>
          </w:p>
        </w:tc>
        <w:tc>
          <w:tcPr>
            <w:tcW w:w="1200" w:type="dxa"/>
          </w:tcPr>
          <w:p w14:paraId="24085395" w14:textId="77777777" w:rsidR="00BD248F" w:rsidRDefault="003040A7">
            <w:pPr>
              <w:jc w:val="right"/>
            </w:pPr>
            <w:r>
              <w:rPr>
                <w:sz w:val="16"/>
              </w:rPr>
              <w:t>72,455</w:t>
            </w:r>
          </w:p>
        </w:tc>
        <w:tc>
          <w:tcPr>
            <w:tcW w:w="1360" w:type="dxa"/>
          </w:tcPr>
          <w:p w14:paraId="6E7B4023" w14:textId="77777777" w:rsidR="00BD248F" w:rsidRDefault="003040A7">
            <w:r>
              <w:rPr>
                <w:sz w:val="16"/>
              </w:rPr>
              <w:t>Holdout</w:t>
            </w:r>
          </w:p>
        </w:tc>
        <w:tc>
          <w:tcPr>
            <w:tcW w:w="1200" w:type="dxa"/>
          </w:tcPr>
          <w:p w14:paraId="095863B9" w14:textId="77777777" w:rsidR="00BD248F" w:rsidRDefault="003040A7">
            <w:pPr>
              <w:jc w:val="right"/>
            </w:pPr>
            <w:r>
              <w:rPr>
                <w:sz w:val="16"/>
              </w:rPr>
              <w:t>70,265</w:t>
            </w:r>
          </w:p>
        </w:tc>
        <w:tc>
          <w:tcPr>
            <w:tcW w:w="1360" w:type="dxa"/>
          </w:tcPr>
          <w:p w14:paraId="1EF65DFE" w14:textId="77777777" w:rsidR="00BD248F" w:rsidRDefault="003040A7">
            <w:r>
              <w:rPr>
                <w:sz w:val="16"/>
              </w:rPr>
              <w:t>Holdout</w:t>
            </w:r>
          </w:p>
        </w:tc>
        <w:tc>
          <w:tcPr>
            <w:tcW w:w="1100" w:type="dxa"/>
          </w:tcPr>
          <w:p w14:paraId="6C808C13" w14:textId="77777777" w:rsidR="00BD248F" w:rsidRDefault="003040A7">
            <w:pPr>
              <w:jc w:val="right"/>
            </w:pPr>
            <w:r>
              <w:rPr>
                <w:sz w:val="16"/>
              </w:rPr>
              <w:t>54,504</w:t>
            </w:r>
          </w:p>
        </w:tc>
        <w:tc>
          <w:tcPr>
            <w:tcW w:w="1100" w:type="dxa"/>
          </w:tcPr>
          <w:p w14:paraId="1A8A9497" w14:textId="77777777" w:rsidR="00BD248F" w:rsidRDefault="003040A7">
            <w:pPr>
              <w:jc w:val="right"/>
            </w:pPr>
            <w:r>
              <w:rPr>
                <w:sz w:val="16"/>
              </w:rPr>
              <w:t>41,446</w:t>
            </w:r>
          </w:p>
        </w:tc>
        <w:tc>
          <w:tcPr>
            <w:tcW w:w="1340" w:type="dxa"/>
          </w:tcPr>
          <w:p w14:paraId="517316AF" w14:textId="77777777" w:rsidR="00BD248F" w:rsidRDefault="003040A7">
            <w:r>
              <w:rPr>
                <w:sz w:val="16"/>
              </w:rPr>
              <w:t>Mass balance</w:t>
            </w:r>
          </w:p>
        </w:tc>
      </w:tr>
      <w:tr w:rsidR="00BD248F" w14:paraId="388C227F" w14:textId="77777777">
        <w:trPr>
          <w:jc w:val="center"/>
        </w:trPr>
        <w:tc>
          <w:tcPr>
            <w:tcW w:w="700" w:type="dxa"/>
          </w:tcPr>
          <w:p w14:paraId="18874F05" w14:textId="77777777" w:rsidR="00BD248F" w:rsidRDefault="003040A7">
            <w:pPr>
              <w:jc w:val="right"/>
            </w:pPr>
            <w:r>
              <w:rPr>
                <w:sz w:val="16"/>
              </w:rPr>
              <w:t>2009</w:t>
            </w:r>
          </w:p>
        </w:tc>
        <w:tc>
          <w:tcPr>
            <w:tcW w:w="1200" w:type="dxa"/>
          </w:tcPr>
          <w:p w14:paraId="19EF38CD" w14:textId="77777777" w:rsidR="00BD248F" w:rsidRDefault="003040A7">
            <w:pPr>
              <w:jc w:val="right"/>
            </w:pPr>
            <w:r>
              <w:rPr>
                <w:sz w:val="16"/>
              </w:rPr>
              <w:t>151,296</w:t>
            </w:r>
          </w:p>
        </w:tc>
        <w:tc>
          <w:tcPr>
            <w:tcW w:w="1360" w:type="dxa"/>
          </w:tcPr>
          <w:p w14:paraId="0962DCFA" w14:textId="77777777" w:rsidR="00BD248F" w:rsidRDefault="003040A7">
            <w:r>
              <w:rPr>
                <w:sz w:val="16"/>
              </w:rPr>
              <w:t>Holdout</w:t>
            </w:r>
          </w:p>
        </w:tc>
        <w:tc>
          <w:tcPr>
            <w:tcW w:w="1200" w:type="dxa"/>
          </w:tcPr>
          <w:p w14:paraId="30C427C1" w14:textId="77777777" w:rsidR="00BD248F" w:rsidRDefault="003040A7">
            <w:pPr>
              <w:jc w:val="right"/>
            </w:pPr>
            <w:r>
              <w:rPr>
                <w:sz w:val="16"/>
              </w:rPr>
              <w:t>139,073</w:t>
            </w:r>
          </w:p>
        </w:tc>
        <w:tc>
          <w:tcPr>
            <w:tcW w:w="1360" w:type="dxa"/>
          </w:tcPr>
          <w:p w14:paraId="7035F525" w14:textId="77777777" w:rsidR="00BD248F" w:rsidRDefault="003040A7">
            <w:r>
              <w:rPr>
                <w:sz w:val="16"/>
              </w:rPr>
              <w:t>Holdout</w:t>
            </w:r>
          </w:p>
        </w:tc>
        <w:tc>
          <w:tcPr>
            <w:tcW w:w="1100" w:type="dxa"/>
          </w:tcPr>
          <w:p w14:paraId="610A8B12" w14:textId="77777777" w:rsidR="00BD248F" w:rsidRDefault="003040A7">
            <w:pPr>
              <w:jc w:val="right"/>
            </w:pPr>
            <w:r>
              <w:rPr>
                <w:sz w:val="16"/>
              </w:rPr>
              <w:t>99,324</w:t>
            </w:r>
          </w:p>
        </w:tc>
        <w:tc>
          <w:tcPr>
            <w:tcW w:w="1100" w:type="dxa"/>
          </w:tcPr>
          <w:p w14:paraId="6C860A7A" w14:textId="77777777" w:rsidR="00BD248F" w:rsidRDefault="003040A7">
            <w:pPr>
              <w:jc w:val="right"/>
            </w:pPr>
            <w:r>
              <w:rPr>
                <w:sz w:val="16"/>
              </w:rPr>
              <w:t>72,961</w:t>
            </w:r>
          </w:p>
        </w:tc>
        <w:tc>
          <w:tcPr>
            <w:tcW w:w="1340" w:type="dxa"/>
          </w:tcPr>
          <w:p w14:paraId="6D4CDB76" w14:textId="77777777" w:rsidR="00BD248F" w:rsidRDefault="003040A7">
            <w:r>
              <w:rPr>
                <w:sz w:val="16"/>
              </w:rPr>
              <w:t>Mass balance</w:t>
            </w:r>
          </w:p>
        </w:tc>
      </w:tr>
      <w:tr w:rsidR="00BD248F" w14:paraId="4C49CA9F" w14:textId="77777777">
        <w:trPr>
          <w:jc w:val="center"/>
        </w:trPr>
        <w:tc>
          <w:tcPr>
            <w:tcW w:w="700" w:type="dxa"/>
          </w:tcPr>
          <w:p w14:paraId="731439E0" w14:textId="77777777" w:rsidR="00BD248F" w:rsidRDefault="003040A7">
            <w:pPr>
              <w:jc w:val="right"/>
            </w:pPr>
            <w:r>
              <w:rPr>
                <w:sz w:val="16"/>
              </w:rPr>
              <w:t>2010</w:t>
            </w:r>
          </w:p>
        </w:tc>
        <w:tc>
          <w:tcPr>
            <w:tcW w:w="1200" w:type="dxa"/>
          </w:tcPr>
          <w:p w14:paraId="69FD3B1C" w14:textId="77777777" w:rsidR="00BD248F" w:rsidRDefault="003040A7">
            <w:pPr>
              <w:jc w:val="right"/>
            </w:pPr>
            <w:r>
              <w:rPr>
                <w:sz w:val="16"/>
              </w:rPr>
              <w:t>27,802</w:t>
            </w:r>
          </w:p>
        </w:tc>
        <w:tc>
          <w:tcPr>
            <w:tcW w:w="1360" w:type="dxa"/>
          </w:tcPr>
          <w:p w14:paraId="32D1A160" w14:textId="77777777" w:rsidR="00BD248F" w:rsidRDefault="003040A7">
            <w:r>
              <w:rPr>
                <w:sz w:val="16"/>
              </w:rPr>
              <w:t>Holdout</w:t>
            </w:r>
          </w:p>
        </w:tc>
        <w:tc>
          <w:tcPr>
            <w:tcW w:w="1200" w:type="dxa"/>
          </w:tcPr>
          <w:p w14:paraId="2F28B18C" w14:textId="77777777" w:rsidR="00BD248F" w:rsidRDefault="003040A7">
            <w:pPr>
              <w:jc w:val="right"/>
            </w:pPr>
            <w:r>
              <w:rPr>
                <w:sz w:val="16"/>
              </w:rPr>
              <w:t>25,172</w:t>
            </w:r>
          </w:p>
        </w:tc>
        <w:tc>
          <w:tcPr>
            <w:tcW w:w="1360" w:type="dxa"/>
          </w:tcPr>
          <w:p w14:paraId="47302140" w14:textId="77777777" w:rsidR="00BD248F" w:rsidRDefault="003040A7">
            <w:r>
              <w:rPr>
                <w:sz w:val="16"/>
              </w:rPr>
              <w:t>Holdout</w:t>
            </w:r>
          </w:p>
        </w:tc>
        <w:tc>
          <w:tcPr>
            <w:tcW w:w="1100" w:type="dxa"/>
          </w:tcPr>
          <w:p w14:paraId="1C78627A" w14:textId="77777777" w:rsidR="00BD248F" w:rsidRDefault="003040A7">
            <w:pPr>
              <w:jc w:val="right"/>
            </w:pPr>
            <w:r>
              <w:rPr>
                <w:sz w:val="16"/>
              </w:rPr>
              <w:t>24,888</w:t>
            </w:r>
          </w:p>
        </w:tc>
        <w:tc>
          <w:tcPr>
            <w:tcW w:w="1100" w:type="dxa"/>
          </w:tcPr>
          <w:p w14:paraId="5166AE12" w14:textId="77777777" w:rsidR="00BD248F" w:rsidRDefault="003040A7">
            <w:pPr>
              <w:jc w:val="right"/>
            </w:pPr>
            <w:r>
              <w:rPr>
                <w:sz w:val="16"/>
              </w:rPr>
              <w:t>23,204</w:t>
            </w:r>
          </w:p>
        </w:tc>
        <w:tc>
          <w:tcPr>
            <w:tcW w:w="1340" w:type="dxa"/>
          </w:tcPr>
          <w:p w14:paraId="6B30DAE1" w14:textId="77777777" w:rsidR="00BD248F" w:rsidRDefault="003040A7">
            <w:r>
              <w:rPr>
                <w:sz w:val="16"/>
              </w:rPr>
              <w:t>Mass balance</w:t>
            </w:r>
          </w:p>
        </w:tc>
      </w:tr>
      <w:tr w:rsidR="00BD248F" w14:paraId="50170856" w14:textId="77777777">
        <w:trPr>
          <w:jc w:val="center"/>
        </w:trPr>
        <w:tc>
          <w:tcPr>
            <w:tcW w:w="700" w:type="dxa"/>
          </w:tcPr>
          <w:p w14:paraId="45EF0A5B" w14:textId="77777777" w:rsidR="00BD248F" w:rsidRDefault="003040A7">
            <w:pPr>
              <w:jc w:val="right"/>
            </w:pPr>
            <w:r>
              <w:rPr>
                <w:sz w:val="16"/>
              </w:rPr>
              <w:t>2011</w:t>
            </w:r>
          </w:p>
        </w:tc>
        <w:tc>
          <w:tcPr>
            <w:tcW w:w="1200" w:type="dxa"/>
          </w:tcPr>
          <w:p w14:paraId="7E6D21AB" w14:textId="77777777" w:rsidR="00BD248F" w:rsidRDefault="003040A7">
            <w:pPr>
              <w:jc w:val="right"/>
            </w:pPr>
            <w:r>
              <w:rPr>
                <w:sz w:val="16"/>
              </w:rPr>
              <w:t>87,160</w:t>
            </w:r>
          </w:p>
        </w:tc>
        <w:tc>
          <w:tcPr>
            <w:tcW w:w="1360" w:type="dxa"/>
          </w:tcPr>
          <w:p w14:paraId="3BB18A71" w14:textId="77777777" w:rsidR="00BD248F" w:rsidRDefault="003040A7">
            <w:r>
              <w:rPr>
                <w:sz w:val="16"/>
              </w:rPr>
              <w:t>Holdout</w:t>
            </w:r>
          </w:p>
        </w:tc>
        <w:tc>
          <w:tcPr>
            <w:tcW w:w="1200" w:type="dxa"/>
          </w:tcPr>
          <w:p w14:paraId="2518EB7E" w14:textId="77777777" w:rsidR="00BD248F" w:rsidRDefault="003040A7">
            <w:pPr>
              <w:jc w:val="right"/>
            </w:pPr>
            <w:r>
              <w:rPr>
                <w:sz w:val="16"/>
              </w:rPr>
              <w:t>85,731</w:t>
            </w:r>
          </w:p>
        </w:tc>
        <w:tc>
          <w:tcPr>
            <w:tcW w:w="1360" w:type="dxa"/>
          </w:tcPr>
          <w:p w14:paraId="480EFD77" w14:textId="77777777" w:rsidR="00BD248F" w:rsidRDefault="003040A7">
            <w:r>
              <w:rPr>
                <w:sz w:val="16"/>
              </w:rPr>
              <w:t>Holdout</w:t>
            </w:r>
          </w:p>
        </w:tc>
        <w:tc>
          <w:tcPr>
            <w:tcW w:w="1100" w:type="dxa"/>
          </w:tcPr>
          <w:p w14:paraId="021E9D05" w14:textId="77777777" w:rsidR="00BD248F" w:rsidRDefault="003040A7">
            <w:pPr>
              <w:jc w:val="right"/>
            </w:pPr>
            <w:r>
              <w:rPr>
                <w:sz w:val="16"/>
              </w:rPr>
              <w:t>71,689</w:t>
            </w:r>
          </w:p>
        </w:tc>
        <w:tc>
          <w:tcPr>
            <w:tcW w:w="1100" w:type="dxa"/>
          </w:tcPr>
          <w:p w14:paraId="6B7A73AC" w14:textId="77777777" w:rsidR="00BD248F" w:rsidRDefault="003040A7">
            <w:pPr>
              <w:jc w:val="right"/>
            </w:pPr>
            <w:r>
              <w:rPr>
                <w:sz w:val="16"/>
              </w:rPr>
              <w:t>58,118</w:t>
            </w:r>
          </w:p>
        </w:tc>
        <w:tc>
          <w:tcPr>
            <w:tcW w:w="1340" w:type="dxa"/>
          </w:tcPr>
          <w:p w14:paraId="53B489CB" w14:textId="77777777" w:rsidR="00BD248F" w:rsidRDefault="003040A7">
            <w:r>
              <w:rPr>
                <w:sz w:val="16"/>
              </w:rPr>
              <w:t>Mass balance</w:t>
            </w:r>
          </w:p>
        </w:tc>
      </w:tr>
      <w:tr w:rsidR="00BD248F" w14:paraId="0ED799A9" w14:textId="77777777">
        <w:trPr>
          <w:jc w:val="center"/>
        </w:trPr>
        <w:tc>
          <w:tcPr>
            <w:tcW w:w="700" w:type="dxa"/>
          </w:tcPr>
          <w:p w14:paraId="1EA7B20C" w14:textId="77777777" w:rsidR="00BD248F" w:rsidRDefault="003040A7">
            <w:pPr>
              <w:jc w:val="right"/>
            </w:pPr>
            <w:r>
              <w:rPr>
                <w:sz w:val="16"/>
              </w:rPr>
              <w:t>2012</w:t>
            </w:r>
          </w:p>
        </w:tc>
        <w:tc>
          <w:tcPr>
            <w:tcW w:w="1200" w:type="dxa"/>
          </w:tcPr>
          <w:p w14:paraId="226631EE" w14:textId="77777777" w:rsidR="00BD248F" w:rsidRDefault="003040A7">
            <w:pPr>
              <w:jc w:val="right"/>
            </w:pPr>
            <w:r>
              <w:rPr>
                <w:sz w:val="16"/>
              </w:rPr>
              <w:t>57,286</w:t>
            </w:r>
          </w:p>
        </w:tc>
        <w:tc>
          <w:tcPr>
            <w:tcW w:w="1360" w:type="dxa"/>
          </w:tcPr>
          <w:p w14:paraId="45963A72" w14:textId="77777777" w:rsidR="00BD248F" w:rsidRDefault="003040A7">
            <w:r>
              <w:rPr>
                <w:sz w:val="16"/>
              </w:rPr>
              <w:t>Holdout</w:t>
            </w:r>
          </w:p>
        </w:tc>
        <w:tc>
          <w:tcPr>
            <w:tcW w:w="1200" w:type="dxa"/>
          </w:tcPr>
          <w:p w14:paraId="2F4D1017" w14:textId="77777777" w:rsidR="00BD248F" w:rsidRDefault="003040A7">
            <w:pPr>
              <w:jc w:val="right"/>
            </w:pPr>
            <w:r>
              <w:rPr>
                <w:sz w:val="16"/>
              </w:rPr>
              <w:t>53,334</w:t>
            </w:r>
          </w:p>
        </w:tc>
        <w:tc>
          <w:tcPr>
            <w:tcW w:w="1360" w:type="dxa"/>
          </w:tcPr>
          <w:p w14:paraId="3A6F12AE" w14:textId="77777777" w:rsidR="00BD248F" w:rsidRDefault="003040A7">
            <w:r>
              <w:rPr>
                <w:sz w:val="16"/>
              </w:rPr>
              <w:t>Holdout</w:t>
            </w:r>
          </w:p>
        </w:tc>
        <w:tc>
          <w:tcPr>
            <w:tcW w:w="1100" w:type="dxa"/>
          </w:tcPr>
          <w:p w14:paraId="522C6C42" w14:textId="77777777" w:rsidR="00BD248F" w:rsidRDefault="003040A7">
            <w:pPr>
              <w:jc w:val="right"/>
            </w:pPr>
            <w:r>
              <w:rPr>
                <w:sz w:val="16"/>
              </w:rPr>
              <w:t>40,865</w:t>
            </w:r>
          </w:p>
        </w:tc>
        <w:tc>
          <w:tcPr>
            <w:tcW w:w="1100" w:type="dxa"/>
          </w:tcPr>
          <w:p w14:paraId="0D421205" w14:textId="77777777" w:rsidR="00BD248F" w:rsidRDefault="003040A7">
            <w:pPr>
              <w:jc w:val="right"/>
            </w:pPr>
            <w:r>
              <w:rPr>
                <w:sz w:val="16"/>
              </w:rPr>
              <w:t>34,419</w:t>
            </w:r>
          </w:p>
        </w:tc>
        <w:tc>
          <w:tcPr>
            <w:tcW w:w="1340" w:type="dxa"/>
          </w:tcPr>
          <w:p w14:paraId="3ABA0ED3" w14:textId="77777777" w:rsidR="00BD248F" w:rsidRDefault="003040A7">
            <w:r>
              <w:rPr>
                <w:sz w:val="16"/>
              </w:rPr>
              <w:t>Mass balance</w:t>
            </w:r>
          </w:p>
        </w:tc>
      </w:tr>
      <w:tr w:rsidR="00BD248F" w14:paraId="11184DEF" w14:textId="77777777">
        <w:trPr>
          <w:jc w:val="center"/>
        </w:trPr>
        <w:tc>
          <w:tcPr>
            <w:tcW w:w="700" w:type="dxa"/>
          </w:tcPr>
          <w:p w14:paraId="002E962E" w14:textId="77777777" w:rsidR="00BD248F" w:rsidRDefault="003040A7">
            <w:pPr>
              <w:jc w:val="right"/>
            </w:pPr>
            <w:r>
              <w:rPr>
                <w:sz w:val="16"/>
              </w:rPr>
              <w:t>2013</w:t>
            </w:r>
          </w:p>
        </w:tc>
        <w:tc>
          <w:tcPr>
            <w:tcW w:w="1200" w:type="dxa"/>
          </w:tcPr>
          <w:p w14:paraId="16441584" w14:textId="77777777" w:rsidR="00BD248F" w:rsidRDefault="003040A7">
            <w:pPr>
              <w:jc w:val="right"/>
            </w:pPr>
            <w:r>
              <w:rPr>
                <w:sz w:val="16"/>
              </w:rPr>
              <w:t>58,409</w:t>
            </w:r>
          </w:p>
        </w:tc>
        <w:tc>
          <w:tcPr>
            <w:tcW w:w="1360" w:type="dxa"/>
          </w:tcPr>
          <w:p w14:paraId="4CFA2246" w14:textId="77777777" w:rsidR="00BD248F" w:rsidRDefault="003040A7">
            <w:r>
              <w:rPr>
                <w:sz w:val="16"/>
              </w:rPr>
              <w:t>Regression</w:t>
            </w:r>
          </w:p>
        </w:tc>
        <w:tc>
          <w:tcPr>
            <w:tcW w:w="1200" w:type="dxa"/>
          </w:tcPr>
          <w:p w14:paraId="3301BDEA" w14:textId="77777777" w:rsidR="00BD248F" w:rsidRDefault="003040A7">
            <w:pPr>
              <w:jc w:val="right"/>
            </w:pPr>
            <w:r>
              <w:rPr>
                <w:sz w:val="16"/>
              </w:rPr>
              <w:t>47,950</w:t>
            </w:r>
          </w:p>
        </w:tc>
        <w:tc>
          <w:tcPr>
            <w:tcW w:w="1360" w:type="dxa"/>
          </w:tcPr>
          <w:p w14:paraId="64DF87EE" w14:textId="77777777" w:rsidR="00BD248F" w:rsidRDefault="003040A7">
            <w:r>
              <w:rPr>
                <w:sz w:val="16"/>
              </w:rPr>
              <w:t>Mass balance</w:t>
            </w:r>
          </w:p>
        </w:tc>
        <w:tc>
          <w:tcPr>
            <w:tcW w:w="1100" w:type="dxa"/>
          </w:tcPr>
          <w:p w14:paraId="6E6EB210" w14:textId="77777777" w:rsidR="00BD248F" w:rsidRDefault="003040A7">
            <w:pPr>
              <w:jc w:val="right"/>
            </w:pPr>
            <w:r>
              <w:rPr>
                <w:sz w:val="16"/>
              </w:rPr>
              <w:t>36,797</w:t>
            </w:r>
          </w:p>
        </w:tc>
        <w:tc>
          <w:tcPr>
            <w:tcW w:w="1100" w:type="dxa"/>
          </w:tcPr>
          <w:p w14:paraId="27B212A4" w14:textId="77777777" w:rsidR="00BD248F" w:rsidRDefault="003040A7">
            <w:pPr>
              <w:jc w:val="right"/>
            </w:pPr>
            <w:r>
              <w:rPr>
                <w:sz w:val="16"/>
              </w:rPr>
              <w:t>30,359</w:t>
            </w:r>
          </w:p>
        </w:tc>
        <w:tc>
          <w:tcPr>
            <w:tcW w:w="1340" w:type="dxa"/>
          </w:tcPr>
          <w:p w14:paraId="7581D6BF" w14:textId="77777777" w:rsidR="00BD248F" w:rsidRDefault="003040A7">
            <w:r>
              <w:rPr>
                <w:sz w:val="16"/>
              </w:rPr>
              <w:t>Mass balance</w:t>
            </w:r>
          </w:p>
        </w:tc>
      </w:tr>
      <w:tr w:rsidR="00BD248F" w14:paraId="7D2A4EEE" w14:textId="77777777">
        <w:trPr>
          <w:jc w:val="center"/>
        </w:trPr>
        <w:tc>
          <w:tcPr>
            <w:tcW w:w="700" w:type="dxa"/>
          </w:tcPr>
          <w:p w14:paraId="6C7276B4" w14:textId="77777777" w:rsidR="00BD248F" w:rsidRDefault="003040A7">
            <w:pPr>
              <w:jc w:val="right"/>
            </w:pPr>
            <w:r>
              <w:rPr>
                <w:sz w:val="16"/>
              </w:rPr>
              <w:t>2014</w:t>
            </w:r>
          </w:p>
        </w:tc>
        <w:tc>
          <w:tcPr>
            <w:tcW w:w="1200" w:type="dxa"/>
          </w:tcPr>
          <w:p w14:paraId="7E40D006" w14:textId="77777777" w:rsidR="00BD248F" w:rsidRDefault="003040A7">
            <w:pPr>
              <w:jc w:val="right"/>
            </w:pPr>
            <w:r>
              <w:rPr>
                <w:sz w:val="16"/>
              </w:rPr>
              <w:t>60,268</w:t>
            </w:r>
          </w:p>
        </w:tc>
        <w:tc>
          <w:tcPr>
            <w:tcW w:w="1360" w:type="dxa"/>
          </w:tcPr>
          <w:p w14:paraId="1779611B" w14:textId="77777777" w:rsidR="00BD248F" w:rsidRDefault="003040A7">
            <w:r>
              <w:rPr>
                <w:sz w:val="16"/>
              </w:rPr>
              <w:t>Holdout</w:t>
            </w:r>
          </w:p>
        </w:tc>
        <w:tc>
          <w:tcPr>
            <w:tcW w:w="1200" w:type="dxa"/>
          </w:tcPr>
          <w:p w14:paraId="268F0414" w14:textId="77777777" w:rsidR="00BD248F" w:rsidRDefault="003040A7">
            <w:pPr>
              <w:jc w:val="right"/>
            </w:pPr>
            <w:r>
              <w:rPr>
                <w:sz w:val="16"/>
              </w:rPr>
              <w:t>57,504</w:t>
            </w:r>
          </w:p>
        </w:tc>
        <w:tc>
          <w:tcPr>
            <w:tcW w:w="1360" w:type="dxa"/>
          </w:tcPr>
          <w:p w14:paraId="579C40BE" w14:textId="77777777" w:rsidR="00BD248F" w:rsidRDefault="003040A7">
            <w:r>
              <w:rPr>
                <w:sz w:val="16"/>
              </w:rPr>
              <w:t>Holdout</w:t>
            </w:r>
          </w:p>
        </w:tc>
        <w:tc>
          <w:tcPr>
            <w:tcW w:w="1100" w:type="dxa"/>
          </w:tcPr>
          <w:p w14:paraId="206C8BD2" w14:textId="77777777" w:rsidR="00BD248F" w:rsidRDefault="003040A7">
            <w:pPr>
              <w:jc w:val="right"/>
            </w:pPr>
            <w:r>
              <w:rPr>
                <w:sz w:val="16"/>
              </w:rPr>
              <w:t>46,396</w:t>
            </w:r>
          </w:p>
        </w:tc>
        <w:tc>
          <w:tcPr>
            <w:tcW w:w="1100" w:type="dxa"/>
          </w:tcPr>
          <w:p w14:paraId="7F3CC61C" w14:textId="77777777" w:rsidR="00BD248F" w:rsidRDefault="003040A7">
            <w:pPr>
              <w:jc w:val="right"/>
            </w:pPr>
            <w:r>
              <w:rPr>
                <w:sz w:val="16"/>
              </w:rPr>
              <w:t>46,396</w:t>
            </w:r>
          </w:p>
        </w:tc>
        <w:tc>
          <w:tcPr>
            <w:tcW w:w="1340" w:type="dxa"/>
          </w:tcPr>
          <w:p w14:paraId="598923AB" w14:textId="77777777" w:rsidR="00BD248F" w:rsidRDefault="003040A7">
            <w:r>
              <w:rPr>
                <w:sz w:val="16"/>
              </w:rPr>
              <w:t>Mass balance</w:t>
            </w:r>
          </w:p>
        </w:tc>
      </w:tr>
      <w:tr w:rsidR="00BD248F" w14:paraId="0F6B3BCF" w14:textId="77777777">
        <w:trPr>
          <w:jc w:val="center"/>
        </w:trPr>
        <w:tc>
          <w:tcPr>
            <w:tcW w:w="700" w:type="dxa"/>
          </w:tcPr>
          <w:p w14:paraId="5B22EB4F" w14:textId="77777777" w:rsidR="00BD248F" w:rsidRDefault="003040A7">
            <w:pPr>
              <w:jc w:val="right"/>
            </w:pPr>
            <w:r>
              <w:rPr>
                <w:sz w:val="16"/>
              </w:rPr>
              <w:t>2015</w:t>
            </w:r>
          </w:p>
        </w:tc>
        <w:tc>
          <w:tcPr>
            <w:tcW w:w="1200" w:type="dxa"/>
          </w:tcPr>
          <w:p w14:paraId="65AA106F" w14:textId="77777777" w:rsidR="00BD248F" w:rsidRDefault="003040A7">
            <w:pPr>
              <w:jc w:val="right"/>
            </w:pPr>
            <w:r>
              <w:rPr>
                <w:sz w:val="16"/>
              </w:rPr>
              <w:t>47,323</w:t>
            </w:r>
          </w:p>
        </w:tc>
        <w:tc>
          <w:tcPr>
            <w:tcW w:w="1360" w:type="dxa"/>
          </w:tcPr>
          <w:p w14:paraId="48457141" w14:textId="77777777" w:rsidR="00BD248F" w:rsidRDefault="003040A7">
            <w:r>
              <w:rPr>
                <w:sz w:val="16"/>
              </w:rPr>
              <w:t>Holdout</w:t>
            </w:r>
          </w:p>
        </w:tc>
        <w:tc>
          <w:tcPr>
            <w:tcW w:w="1200" w:type="dxa"/>
          </w:tcPr>
          <w:p w14:paraId="2B1698EA" w14:textId="77777777" w:rsidR="00BD248F" w:rsidRDefault="003040A7">
            <w:pPr>
              <w:jc w:val="right"/>
            </w:pPr>
            <w:r>
              <w:rPr>
                <w:sz w:val="16"/>
              </w:rPr>
              <w:t>43,517</w:t>
            </w:r>
          </w:p>
        </w:tc>
        <w:tc>
          <w:tcPr>
            <w:tcW w:w="1360" w:type="dxa"/>
          </w:tcPr>
          <w:p w14:paraId="1CF51BBB" w14:textId="77777777" w:rsidR="00BD248F" w:rsidRDefault="003040A7">
            <w:r>
              <w:rPr>
                <w:sz w:val="16"/>
              </w:rPr>
              <w:t>Holdout</w:t>
            </w:r>
          </w:p>
        </w:tc>
        <w:tc>
          <w:tcPr>
            <w:tcW w:w="1100" w:type="dxa"/>
          </w:tcPr>
          <w:p w14:paraId="02359CCB" w14:textId="77777777" w:rsidR="00BD248F" w:rsidRDefault="003040A7">
            <w:pPr>
              <w:jc w:val="right"/>
            </w:pPr>
            <w:r>
              <w:rPr>
                <w:sz w:val="16"/>
              </w:rPr>
              <w:t>32,555</w:t>
            </w:r>
          </w:p>
        </w:tc>
        <w:tc>
          <w:tcPr>
            <w:tcW w:w="1100" w:type="dxa"/>
          </w:tcPr>
          <w:p w14:paraId="5DCCD2A3" w14:textId="77777777" w:rsidR="00BD248F" w:rsidRDefault="003040A7">
            <w:pPr>
              <w:jc w:val="right"/>
            </w:pPr>
            <w:r>
              <w:rPr>
                <w:sz w:val="16"/>
              </w:rPr>
              <w:t>31,664</w:t>
            </w:r>
          </w:p>
        </w:tc>
        <w:tc>
          <w:tcPr>
            <w:tcW w:w="1340" w:type="dxa"/>
          </w:tcPr>
          <w:p w14:paraId="15B9AE95" w14:textId="77777777" w:rsidR="00BD248F" w:rsidRDefault="003040A7">
            <w:r>
              <w:rPr>
                <w:sz w:val="16"/>
              </w:rPr>
              <w:t>Mass balance</w:t>
            </w:r>
          </w:p>
        </w:tc>
      </w:tr>
      <w:tr w:rsidR="00BD248F" w14:paraId="625D45F3" w14:textId="77777777">
        <w:trPr>
          <w:jc w:val="center"/>
        </w:trPr>
        <w:tc>
          <w:tcPr>
            <w:tcW w:w="700" w:type="dxa"/>
          </w:tcPr>
          <w:p w14:paraId="1FE23816" w14:textId="77777777" w:rsidR="00BD248F" w:rsidRDefault="003040A7">
            <w:pPr>
              <w:jc w:val="right"/>
            </w:pPr>
            <w:r>
              <w:rPr>
                <w:sz w:val="16"/>
              </w:rPr>
              <w:t>2016</w:t>
            </w:r>
          </w:p>
        </w:tc>
        <w:tc>
          <w:tcPr>
            <w:tcW w:w="1200" w:type="dxa"/>
          </w:tcPr>
          <w:p w14:paraId="448E6D32" w14:textId="77777777" w:rsidR="00BD248F" w:rsidRDefault="003040A7">
            <w:pPr>
              <w:jc w:val="right"/>
            </w:pPr>
            <w:r>
              <w:rPr>
                <w:sz w:val="16"/>
              </w:rPr>
              <w:t>135,790</w:t>
            </w:r>
          </w:p>
        </w:tc>
        <w:tc>
          <w:tcPr>
            <w:tcW w:w="1360" w:type="dxa"/>
          </w:tcPr>
          <w:p w14:paraId="270002C3" w14:textId="77777777" w:rsidR="00BD248F" w:rsidRDefault="003040A7">
            <w:r>
              <w:rPr>
                <w:sz w:val="16"/>
              </w:rPr>
              <w:t>Holdout</w:t>
            </w:r>
          </w:p>
        </w:tc>
        <w:tc>
          <w:tcPr>
            <w:tcW w:w="1200" w:type="dxa"/>
          </w:tcPr>
          <w:p w14:paraId="4676C663" w14:textId="77777777" w:rsidR="00BD248F" w:rsidRDefault="003040A7">
            <w:pPr>
              <w:jc w:val="right"/>
            </w:pPr>
            <w:r>
              <w:rPr>
                <w:sz w:val="16"/>
              </w:rPr>
              <w:t>124,896</w:t>
            </w:r>
          </w:p>
        </w:tc>
        <w:tc>
          <w:tcPr>
            <w:tcW w:w="1360" w:type="dxa"/>
          </w:tcPr>
          <w:p w14:paraId="55A58BBF" w14:textId="77777777" w:rsidR="00BD248F" w:rsidRDefault="003040A7">
            <w:r>
              <w:rPr>
                <w:sz w:val="16"/>
              </w:rPr>
              <w:t>Holdout</w:t>
            </w:r>
          </w:p>
        </w:tc>
        <w:tc>
          <w:tcPr>
            <w:tcW w:w="1100" w:type="dxa"/>
          </w:tcPr>
          <w:p w14:paraId="4AEEF8AD" w14:textId="77777777" w:rsidR="00BD248F" w:rsidRDefault="003040A7">
            <w:pPr>
              <w:jc w:val="right"/>
            </w:pPr>
            <w:r>
              <w:rPr>
                <w:sz w:val="16"/>
              </w:rPr>
              <w:t>92,957</w:t>
            </w:r>
          </w:p>
        </w:tc>
        <w:tc>
          <w:tcPr>
            <w:tcW w:w="1100" w:type="dxa"/>
          </w:tcPr>
          <w:p w14:paraId="4CC6D9F7" w14:textId="77777777" w:rsidR="00BD248F" w:rsidRDefault="003040A7">
            <w:pPr>
              <w:jc w:val="right"/>
            </w:pPr>
            <w:r>
              <w:rPr>
                <w:sz w:val="16"/>
              </w:rPr>
              <w:t>72,910</w:t>
            </w:r>
          </w:p>
        </w:tc>
        <w:tc>
          <w:tcPr>
            <w:tcW w:w="1340" w:type="dxa"/>
          </w:tcPr>
          <w:p w14:paraId="03A4BFC3" w14:textId="77777777" w:rsidR="00BD248F" w:rsidRDefault="003040A7">
            <w:r>
              <w:rPr>
                <w:sz w:val="16"/>
              </w:rPr>
              <w:t>Mass balance</w:t>
            </w:r>
          </w:p>
        </w:tc>
      </w:tr>
      <w:tr w:rsidR="00BD248F" w14:paraId="08AE4FCE" w14:textId="77777777">
        <w:trPr>
          <w:jc w:val="center"/>
        </w:trPr>
        <w:tc>
          <w:tcPr>
            <w:tcW w:w="700" w:type="dxa"/>
          </w:tcPr>
          <w:p w14:paraId="2F515844" w14:textId="77777777" w:rsidR="00BD248F" w:rsidRDefault="003040A7">
            <w:pPr>
              <w:jc w:val="right"/>
            </w:pPr>
            <w:r>
              <w:rPr>
                <w:sz w:val="16"/>
              </w:rPr>
              <w:t>2017</w:t>
            </w:r>
          </w:p>
        </w:tc>
        <w:tc>
          <w:tcPr>
            <w:tcW w:w="1200" w:type="dxa"/>
          </w:tcPr>
          <w:p w14:paraId="5EB3EC23" w14:textId="77777777" w:rsidR="00BD248F" w:rsidRDefault="003040A7">
            <w:pPr>
              <w:jc w:val="right"/>
            </w:pPr>
            <w:r>
              <w:rPr>
                <w:sz w:val="16"/>
              </w:rPr>
              <w:t>64,342</w:t>
            </w:r>
          </w:p>
        </w:tc>
        <w:tc>
          <w:tcPr>
            <w:tcW w:w="1360" w:type="dxa"/>
          </w:tcPr>
          <w:p w14:paraId="3776E6D6" w14:textId="77777777" w:rsidR="00BD248F" w:rsidRDefault="003040A7">
            <w:r>
              <w:rPr>
                <w:sz w:val="16"/>
              </w:rPr>
              <w:t>Holdout</w:t>
            </w:r>
          </w:p>
        </w:tc>
        <w:tc>
          <w:tcPr>
            <w:tcW w:w="1200" w:type="dxa"/>
          </w:tcPr>
          <w:p w14:paraId="67827DB3" w14:textId="77777777" w:rsidR="00BD248F" w:rsidRDefault="003040A7">
            <w:pPr>
              <w:jc w:val="right"/>
            </w:pPr>
            <w:r>
              <w:rPr>
                <w:sz w:val="16"/>
              </w:rPr>
              <w:t>62,516</w:t>
            </w:r>
          </w:p>
        </w:tc>
        <w:tc>
          <w:tcPr>
            <w:tcW w:w="1360" w:type="dxa"/>
          </w:tcPr>
          <w:p w14:paraId="141D33B1" w14:textId="77777777" w:rsidR="00BD248F" w:rsidRDefault="003040A7">
            <w:r>
              <w:rPr>
                <w:sz w:val="16"/>
              </w:rPr>
              <w:t>Holdout</w:t>
            </w:r>
          </w:p>
        </w:tc>
        <w:tc>
          <w:tcPr>
            <w:tcW w:w="1100" w:type="dxa"/>
          </w:tcPr>
          <w:p w14:paraId="3F54C3D9" w14:textId="77777777" w:rsidR="00BD248F" w:rsidRDefault="003040A7">
            <w:pPr>
              <w:jc w:val="right"/>
            </w:pPr>
            <w:r>
              <w:rPr>
                <w:sz w:val="16"/>
              </w:rPr>
              <w:t>51,010</w:t>
            </w:r>
          </w:p>
        </w:tc>
        <w:tc>
          <w:tcPr>
            <w:tcW w:w="1100" w:type="dxa"/>
          </w:tcPr>
          <w:p w14:paraId="31EA3EAA" w14:textId="77777777" w:rsidR="00BD248F" w:rsidRDefault="003040A7">
            <w:pPr>
              <w:jc w:val="right"/>
            </w:pPr>
            <w:r>
              <w:rPr>
                <w:sz w:val="16"/>
              </w:rPr>
              <w:t>47,186</w:t>
            </w:r>
          </w:p>
        </w:tc>
        <w:tc>
          <w:tcPr>
            <w:tcW w:w="1340" w:type="dxa"/>
          </w:tcPr>
          <w:p w14:paraId="0272C9A4" w14:textId="77777777" w:rsidR="00BD248F" w:rsidRDefault="003040A7">
            <w:r>
              <w:rPr>
                <w:sz w:val="16"/>
              </w:rPr>
              <w:t>Mass balance</w:t>
            </w:r>
          </w:p>
        </w:tc>
      </w:tr>
      <w:tr w:rsidR="00BD248F" w14:paraId="0C03AEA2" w14:textId="77777777">
        <w:trPr>
          <w:jc w:val="center"/>
        </w:trPr>
        <w:tc>
          <w:tcPr>
            <w:tcW w:w="700" w:type="dxa"/>
          </w:tcPr>
          <w:p w14:paraId="2238404C" w14:textId="77777777" w:rsidR="00BD248F" w:rsidRDefault="003040A7">
            <w:pPr>
              <w:jc w:val="right"/>
            </w:pPr>
            <w:r>
              <w:rPr>
                <w:sz w:val="16"/>
              </w:rPr>
              <w:t>2018</w:t>
            </w:r>
          </w:p>
        </w:tc>
        <w:tc>
          <w:tcPr>
            <w:tcW w:w="1200" w:type="dxa"/>
          </w:tcPr>
          <w:p w14:paraId="63075F64" w14:textId="77777777" w:rsidR="00BD248F" w:rsidRDefault="003040A7">
            <w:pPr>
              <w:jc w:val="right"/>
            </w:pPr>
            <w:r>
              <w:rPr>
                <w:sz w:val="16"/>
              </w:rPr>
              <w:t>54,188</w:t>
            </w:r>
          </w:p>
        </w:tc>
        <w:tc>
          <w:tcPr>
            <w:tcW w:w="1360" w:type="dxa"/>
          </w:tcPr>
          <w:p w14:paraId="2CE36E56" w14:textId="77777777" w:rsidR="00BD248F" w:rsidRDefault="003040A7">
            <w:r>
              <w:rPr>
                <w:sz w:val="16"/>
              </w:rPr>
              <w:t>Holdout</w:t>
            </w:r>
          </w:p>
        </w:tc>
        <w:tc>
          <w:tcPr>
            <w:tcW w:w="1200" w:type="dxa"/>
          </w:tcPr>
          <w:p w14:paraId="2C0CA3B9" w14:textId="77777777" w:rsidR="00BD248F" w:rsidRDefault="003040A7">
            <w:pPr>
              <w:jc w:val="right"/>
            </w:pPr>
            <w:r>
              <w:rPr>
                <w:sz w:val="16"/>
              </w:rPr>
              <w:t>52,984</w:t>
            </w:r>
          </w:p>
        </w:tc>
        <w:tc>
          <w:tcPr>
            <w:tcW w:w="1360" w:type="dxa"/>
          </w:tcPr>
          <w:p w14:paraId="7BF1B8CF" w14:textId="77777777" w:rsidR="00BD248F" w:rsidRDefault="003040A7">
            <w:r>
              <w:rPr>
                <w:sz w:val="16"/>
              </w:rPr>
              <w:t>Holdout</w:t>
            </w:r>
          </w:p>
        </w:tc>
        <w:tc>
          <w:tcPr>
            <w:tcW w:w="1100" w:type="dxa"/>
          </w:tcPr>
          <w:p w14:paraId="034BDDC8" w14:textId="77777777" w:rsidR="00BD248F" w:rsidRDefault="003040A7">
            <w:pPr>
              <w:jc w:val="right"/>
            </w:pPr>
            <w:r>
              <w:rPr>
                <w:sz w:val="16"/>
              </w:rPr>
              <w:t>47,285</w:t>
            </w:r>
          </w:p>
        </w:tc>
        <w:tc>
          <w:tcPr>
            <w:tcW w:w="1100" w:type="dxa"/>
          </w:tcPr>
          <w:p w14:paraId="1087E972" w14:textId="77777777" w:rsidR="00BD248F" w:rsidRDefault="003040A7">
            <w:pPr>
              <w:jc w:val="right"/>
            </w:pPr>
            <w:r>
              <w:rPr>
                <w:sz w:val="16"/>
              </w:rPr>
              <w:t>39,300</w:t>
            </w:r>
          </w:p>
        </w:tc>
        <w:tc>
          <w:tcPr>
            <w:tcW w:w="1340" w:type="dxa"/>
          </w:tcPr>
          <w:p w14:paraId="49137F33" w14:textId="77777777" w:rsidR="00BD248F" w:rsidRDefault="003040A7">
            <w:r>
              <w:rPr>
                <w:sz w:val="16"/>
              </w:rPr>
              <w:t>Mass balance</w:t>
            </w:r>
          </w:p>
        </w:tc>
      </w:tr>
      <w:tr w:rsidR="00BD248F" w14:paraId="2A9C92A1" w14:textId="77777777">
        <w:trPr>
          <w:jc w:val="center"/>
        </w:trPr>
        <w:tc>
          <w:tcPr>
            <w:tcW w:w="700" w:type="dxa"/>
          </w:tcPr>
          <w:p w14:paraId="044F2DEF" w14:textId="77777777" w:rsidR="00BD248F" w:rsidRDefault="003040A7">
            <w:pPr>
              <w:jc w:val="right"/>
            </w:pPr>
            <w:r>
              <w:rPr>
                <w:sz w:val="16"/>
              </w:rPr>
              <w:t>2019</w:t>
            </w:r>
          </w:p>
        </w:tc>
        <w:tc>
          <w:tcPr>
            <w:tcW w:w="1200" w:type="dxa"/>
          </w:tcPr>
          <w:p w14:paraId="6CA1DC53" w14:textId="77777777" w:rsidR="00BD248F" w:rsidRDefault="003040A7">
            <w:pPr>
              <w:jc w:val="right"/>
            </w:pPr>
            <w:r>
              <w:rPr>
                <w:sz w:val="16"/>
              </w:rPr>
              <w:t>24,389</w:t>
            </w:r>
          </w:p>
        </w:tc>
        <w:tc>
          <w:tcPr>
            <w:tcW w:w="1360" w:type="dxa"/>
          </w:tcPr>
          <w:p w14:paraId="188E4654" w14:textId="77777777" w:rsidR="00BD248F" w:rsidRDefault="003040A7">
            <w:r>
              <w:rPr>
                <w:sz w:val="16"/>
              </w:rPr>
              <w:t>Holdout</w:t>
            </w:r>
          </w:p>
        </w:tc>
        <w:tc>
          <w:tcPr>
            <w:tcW w:w="1200" w:type="dxa"/>
          </w:tcPr>
          <w:p w14:paraId="252CC6D4" w14:textId="77777777" w:rsidR="00BD248F" w:rsidRDefault="003040A7">
            <w:pPr>
              <w:jc w:val="right"/>
            </w:pPr>
            <w:r>
              <w:rPr>
                <w:sz w:val="16"/>
              </w:rPr>
              <w:t>24,389</w:t>
            </w:r>
          </w:p>
        </w:tc>
        <w:tc>
          <w:tcPr>
            <w:tcW w:w="1360" w:type="dxa"/>
          </w:tcPr>
          <w:p w14:paraId="41D48357" w14:textId="77777777" w:rsidR="00BD248F" w:rsidRDefault="003040A7">
            <w:r>
              <w:rPr>
                <w:sz w:val="16"/>
              </w:rPr>
              <w:t>Holdout</w:t>
            </w:r>
          </w:p>
        </w:tc>
        <w:tc>
          <w:tcPr>
            <w:tcW w:w="1100" w:type="dxa"/>
          </w:tcPr>
          <w:p w14:paraId="10BF6FA8" w14:textId="77777777" w:rsidR="00BD248F" w:rsidRDefault="003040A7">
            <w:pPr>
              <w:jc w:val="right"/>
            </w:pPr>
            <w:r>
              <w:rPr>
                <w:sz w:val="16"/>
              </w:rPr>
              <w:t>24,389</w:t>
            </w:r>
          </w:p>
        </w:tc>
        <w:tc>
          <w:tcPr>
            <w:tcW w:w="1100" w:type="dxa"/>
          </w:tcPr>
          <w:p w14:paraId="1B2B4BB6" w14:textId="77777777" w:rsidR="00BD248F" w:rsidRDefault="003040A7">
            <w:pPr>
              <w:jc w:val="right"/>
            </w:pPr>
            <w:r>
              <w:rPr>
                <w:sz w:val="16"/>
              </w:rPr>
              <w:t>22,197</w:t>
            </w:r>
          </w:p>
        </w:tc>
        <w:tc>
          <w:tcPr>
            <w:tcW w:w="1340" w:type="dxa"/>
          </w:tcPr>
          <w:p w14:paraId="67044A20" w14:textId="77777777" w:rsidR="00BD248F" w:rsidRDefault="003040A7">
            <w:r>
              <w:rPr>
                <w:sz w:val="16"/>
              </w:rPr>
              <w:t>Mass balance</w:t>
            </w:r>
          </w:p>
        </w:tc>
      </w:tr>
      <w:tr w:rsidR="00BD248F" w14:paraId="7EAC6785" w14:textId="77777777">
        <w:trPr>
          <w:jc w:val="center"/>
        </w:trPr>
        <w:tc>
          <w:tcPr>
            <w:tcW w:w="700" w:type="dxa"/>
          </w:tcPr>
          <w:p w14:paraId="53B1FEA2" w14:textId="77777777" w:rsidR="00BD248F" w:rsidRDefault="003040A7">
            <w:pPr>
              <w:jc w:val="right"/>
            </w:pPr>
            <w:r>
              <w:rPr>
                <w:sz w:val="16"/>
              </w:rPr>
              <w:t>2020</w:t>
            </w:r>
          </w:p>
        </w:tc>
        <w:tc>
          <w:tcPr>
            <w:tcW w:w="1200" w:type="dxa"/>
          </w:tcPr>
          <w:p w14:paraId="6E826604" w14:textId="77777777" w:rsidR="00BD248F" w:rsidRDefault="003040A7">
            <w:pPr>
              <w:jc w:val="right"/>
            </w:pPr>
            <w:r>
              <w:rPr>
                <w:sz w:val="16"/>
              </w:rPr>
              <w:t>77,812</w:t>
            </w:r>
          </w:p>
        </w:tc>
        <w:tc>
          <w:tcPr>
            <w:tcW w:w="1360" w:type="dxa"/>
          </w:tcPr>
          <w:p w14:paraId="1B908724" w14:textId="77777777" w:rsidR="00BD248F" w:rsidRDefault="003040A7">
            <w:r>
              <w:rPr>
                <w:sz w:val="16"/>
              </w:rPr>
              <w:t>Holdout</w:t>
            </w:r>
          </w:p>
        </w:tc>
        <w:tc>
          <w:tcPr>
            <w:tcW w:w="1200" w:type="dxa"/>
          </w:tcPr>
          <w:p w14:paraId="129D21E9" w14:textId="77777777" w:rsidR="00BD248F" w:rsidRDefault="003040A7">
            <w:pPr>
              <w:jc w:val="right"/>
            </w:pPr>
            <w:r>
              <w:rPr>
                <w:sz w:val="16"/>
              </w:rPr>
              <w:t>73,544</w:t>
            </w:r>
          </w:p>
        </w:tc>
        <w:tc>
          <w:tcPr>
            <w:tcW w:w="1360" w:type="dxa"/>
          </w:tcPr>
          <w:p w14:paraId="312A931B" w14:textId="77777777" w:rsidR="00BD248F" w:rsidRDefault="003040A7">
            <w:r>
              <w:rPr>
                <w:sz w:val="16"/>
              </w:rPr>
              <w:t>Holdout</w:t>
            </w:r>
          </w:p>
        </w:tc>
        <w:tc>
          <w:tcPr>
            <w:tcW w:w="1100" w:type="dxa"/>
          </w:tcPr>
          <w:p w14:paraId="495A33C5" w14:textId="77777777" w:rsidR="00BD248F" w:rsidRDefault="003040A7">
            <w:pPr>
              <w:jc w:val="right"/>
            </w:pPr>
            <w:r>
              <w:rPr>
                <w:sz w:val="16"/>
              </w:rPr>
              <w:t>60,465</w:t>
            </w:r>
          </w:p>
        </w:tc>
        <w:tc>
          <w:tcPr>
            <w:tcW w:w="1100" w:type="dxa"/>
          </w:tcPr>
          <w:p w14:paraId="2480F8EA" w14:textId="77777777" w:rsidR="00BD248F" w:rsidRDefault="003040A7">
            <w:pPr>
              <w:jc w:val="right"/>
            </w:pPr>
            <w:r>
              <w:rPr>
                <w:sz w:val="16"/>
              </w:rPr>
              <w:t>51,297</w:t>
            </w:r>
          </w:p>
        </w:tc>
        <w:tc>
          <w:tcPr>
            <w:tcW w:w="1340" w:type="dxa"/>
          </w:tcPr>
          <w:p w14:paraId="02D9F583" w14:textId="77777777" w:rsidR="00BD248F" w:rsidRDefault="003040A7">
            <w:r>
              <w:rPr>
                <w:sz w:val="16"/>
              </w:rPr>
              <w:t>Mass balance</w:t>
            </w:r>
          </w:p>
        </w:tc>
      </w:tr>
      <w:tr w:rsidR="00BD248F" w14:paraId="0AB2ED25" w14:textId="77777777">
        <w:trPr>
          <w:jc w:val="center"/>
        </w:trPr>
        <w:tc>
          <w:tcPr>
            <w:tcW w:w="700" w:type="dxa"/>
          </w:tcPr>
          <w:p w14:paraId="370C5DB8" w14:textId="77777777" w:rsidR="00BD248F" w:rsidRDefault="003040A7">
            <w:pPr>
              <w:jc w:val="right"/>
            </w:pPr>
            <w:r>
              <w:rPr>
                <w:sz w:val="16"/>
              </w:rPr>
              <w:t>2021</w:t>
            </w:r>
          </w:p>
        </w:tc>
        <w:tc>
          <w:tcPr>
            <w:tcW w:w="1200" w:type="dxa"/>
          </w:tcPr>
          <w:p w14:paraId="707424BF" w14:textId="77777777" w:rsidR="00BD248F" w:rsidRDefault="003040A7">
            <w:pPr>
              <w:jc w:val="right"/>
            </w:pPr>
            <w:r>
              <w:rPr>
                <w:sz w:val="16"/>
              </w:rPr>
              <w:t>61,703</w:t>
            </w:r>
          </w:p>
        </w:tc>
        <w:tc>
          <w:tcPr>
            <w:tcW w:w="1360" w:type="dxa"/>
          </w:tcPr>
          <w:p w14:paraId="32B2A97A" w14:textId="77777777" w:rsidR="00BD248F" w:rsidRDefault="003040A7">
            <w:r>
              <w:rPr>
                <w:sz w:val="16"/>
              </w:rPr>
              <w:t>Holdout</w:t>
            </w:r>
          </w:p>
        </w:tc>
        <w:tc>
          <w:tcPr>
            <w:tcW w:w="1200" w:type="dxa"/>
          </w:tcPr>
          <w:p w14:paraId="0B1C6AFD" w14:textId="77777777" w:rsidR="00BD248F" w:rsidRDefault="003040A7">
            <w:pPr>
              <w:jc w:val="right"/>
            </w:pPr>
            <w:r>
              <w:rPr>
                <w:sz w:val="16"/>
              </w:rPr>
              <w:t>56,924</w:t>
            </w:r>
          </w:p>
        </w:tc>
        <w:tc>
          <w:tcPr>
            <w:tcW w:w="1360" w:type="dxa"/>
          </w:tcPr>
          <w:p w14:paraId="5C413231" w14:textId="77777777" w:rsidR="00BD248F" w:rsidRDefault="003040A7">
            <w:r>
              <w:rPr>
                <w:sz w:val="16"/>
              </w:rPr>
              <w:t>Holdout</w:t>
            </w:r>
          </w:p>
        </w:tc>
        <w:tc>
          <w:tcPr>
            <w:tcW w:w="1100" w:type="dxa"/>
          </w:tcPr>
          <w:p w14:paraId="4C2F6A2D" w14:textId="77777777" w:rsidR="00BD248F" w:rsidRDefault="003040A7">
            <w:pPr>
              <w:jc w:val="right"/>
            </w:pPr>
            <w:r>
              <w:rPr>
                <w:sz w:val="16"/>
              </w:rPr>
              <w:t>42,829</w:t>
            </w:r>
          </w:p>
        </w:tc>
        <w:tc>
          <w:tcPr>
            <w:tcW w:w="1100" w:type="dxa"/>
          </w:tcPr>
          <w:p w14:paraId="52091B29" w14:textId="77777777" w:rsidR="00BD248F" w:rsidRDefault="003040A7">
            <w:pPr>
              <w:jc w:val="right"/>
            </w:pPr>
            <w:r>
              <w:rPr>
                <w:sz w:val="16"/>
              </w:rPr>
              <w:t>35,700</w:t>
            </w:r>
          </w:p>
        </w:tc>
        <w:tc>
          <w:tcPr>
            <w:tcW w:w="1340" w:type="dxa"/>
          </w:tcPr>
          <w:p w14:paraId="4263D36E" w14:textId="77777777" w:rsidR="00BD248F" w:rsidRDefault="003040A7">
            <w:r>
              <w:rPr>
                <w:sz w:val="16"/>
              </w:rPr>
              <w:t>Mass balance</w:t>
            </w:r>
          </w:p>
        </w:tc>
      </w:tr>
      <w:tr w:rsidR="00BD248F" w14:paraId="39673A36" w14:textId="77777777">
        <w:trPr>
          <w:jc w:val="center"/>
        </w:trPr>
        <w:tc>
          <w:tcPr>
            <w:tcW w:w="700" w:type="dxa"/>
          </w:tcPr>
          <w:p w14:paraId="0D40512D" w14:textId="77777777" w:rsidR="00BD248F" w:rsidRDefault="003040A7">
            <w:pPr>
              <w:jc w:val="right"/>
            </w:pPr>
            <w:r>
              <w:rPr>
                <w:sz w:val="16"/>
              </w:rPr>
              <w:t>2022</w:t>
            </w:r>
          </w:p>
        </w:tc>
        <w:tc>
          <w:tcPr>
            <w:tcW w:w="1200" w:type="dxa"/>
          </w:tcPr>
          <w:p w14:paraId="7776EFAE" w14:textId="77777777" w:rsidR="00BD248F" w:rsidRDefault="003040A7">
            <w:pPr>
              <w:jc w:val="right"/>
            </w:pPr>
            <w:r>
              <w:rPr>
                <w:sz w:val="16"/>
              </w:rPr>
              <w:t>77,833</w:t>
            </w:r>
          </w:p>
        </w:tc>
        <w:tc>
          <w:tcPr>
            <w:tcW w:w="1360" w:type="dxa"/>
          </w:tcPr>
          <w:p w14:paraId="28D5D93A" w14:textId="77777777" w:rsidR="00BD248F" w:rsidRDefault="003040A7">
            <w:r>
              <w:rPr>
                <w:sz w:val="16"/>
              </w:rPr>
              <w:t>Holdout</w:t>
            </w:r>
          </w:p>
        </w:tc>
        <w:tc>
          <w:tcPr>
            <w:tcW w:w="1200" w:type="dxa"/>
          </w:tcPr>
          <w:p w14:paraId="2EFB5904" w14:textId="77777777" w:rsidR="00BD248F" w:rsidRDefault="003040A7">
            <w:pPr>
              <w:jc w:val="right"/>
            </w:pPr>
            <w:r>
              <w:rPr>
                <w:sz w:val="16"/>
              </w:rPr>
              <w:t>73,803</w:t>
            </w:r>
          </w:p>
        </w:tc>
        <w:tc>
          <w:tcPr>
            <w:tcW w:w="1360" w:type="dxa"/>
          </w:tcPr>
          <w:p w14:paraId="7B92CB36" w14:textId="77777777" w:rsidR="00BD248F" w:rsidRDefault="003040A7">
            <w:r>
              <w:rPr>
                <w:sz w:val="16"/>
              </w:rPr>
              <w:t>Holdout</w:t>
            </w:r>
          </w:p>
        </w:tc>
        <w:tc>
          <w:tcPr>
            <w:tcW w:w="1100" w:type="dxa"/>
          </w:tcPr>
          <w:p w14:paraId="498AD1E0" w14:textId="77777777" w:rsidR="00BD248F" w:rsidRDefault="003040A7">
            <w:pPr>
              <w:jc w:val="right"/>
            </w:pPr>
            <w:r>
              <w:rPr>
                <w:sz w:val="16"/>
              </w:rPr>
              <w:t>60,851</w:t>
            </w:r>
          </w:p>
        </w:tc>
        <w:tc>
          <w:tcPr>
            <w:tcW w:w="1100" w:type="dxa"/>
          </w:tcPr>
          <w:p w14:paraId="6DA25092" w14:textId="77777777" w:rsidR="00BD248F" w:rsidRDefault="003040A7">
            <w:pPr>
              <w:jc w:val="right"/>
            </w:pPr>
            <w:r>
              <w:rPr>
                <w:sz w:val="16"/>
              </w:rPr>
              <w:t>50,050</w:t>
            </w:r>
          </w:p>
        </w:tc>
        <w:tc>
          <w:tcPr>
            <w:tcW w:w="1340" w:type="dxa"/>
          </w:tcPr>
          <w:p w14:paraId="06F9D4D9" w14:textId="77777777" w:rsidR="00BD248F" w:rsidRDefault="003040A7">
            <w:r>
              <w:rPr>
                <w:sz w:val="16"/>
              </w:rPr>
              <w:t>Mass balance</w:t>
            </w:r>
          </w:p>
        </w:tc>
      </w:tr>
      <w:tr w:rsidR="00BD248F" w14:paraId="6D399BB3" w14:textId="77777777">
        <w:trPr>
          <w:jc w:val="center"/>
        </w:trPr>
        <w:tc>
          <w:tcPr>
            <w:tcW w:w="700" w:type="dxa"/>
          </w:tcPr>
          <w:p w14:paraId="4830F7FE" w14:textId="77777777" w:rsidR="00BD248F" w:rsidRDefault="003040A7">
            <w:pPr>
              <w:jc w:val="right"/>
            </w:pPr>
            <w:r>
              <w:rPr>
                <w:sz w:val="16"/>
              </w:rPr>
              <w:t>2023</w:t>
            </w:r>
          </w:p>
        </w:tc>
        <w:tc>
          <w:tcPr>
            <w:tcW w:w="1200" w:type="dxa"/>
          </w:tcPr>
          <w:p w14:paraId="19A6A4F7" w14:textId="77777777" w:rsidR="00BD248F" w:rsidRDefault="003040A7">
            <w:pPr>
              <w:jc w:val="right"/>
            </w:pPr>
            <w:r>
              <w:rPr>
                <w:sz w:val="16"/>
              </w:rPr>
              <w:t>65,623</w:t>
            </w:r>
          </w:p>
        </w:tc>
        <w:tc>
          <w:tcPr>
            <w:tcW w:w="1360" w:type="dxa"/>
          </w:tcPr>
          <w:p w14:paraId="29135B78" w14:textId="77777777" w:rsidR="00BD248F" w:rsidRDefault="003040A7">
            <w:r>
              <w:rPr>
                <w:sz w:val="16"/>
              </w:rPr>
              <w:t>Holdout</w:t>
            </w:r>
          </w:p>
        </w:tc>
        <w:tc>
          <w:tcPr>
            <w:tcW w:w="1200" w:type="dxa"/>
          </w:tcPr>
          <w:p w14:paraId="66A8C5DC" w14:textId="77777777" w:rsidR="00BD248F" w:rsidRDefault="003040A7">
            <w:pPr>
              <w:jc w:val="right"/>
            </w:pPr>
            <w:r>
              <w:rPr>
                <w:sz w:val="16"/>
              </w:rPr>
              <w:t>61,507</w:t>
            </w:r>
          </w:p>
        </w:tc>
        <w:tc>
          <w:tcPr>
            <w:tcW w:w="1360" w:type="dxa"/>
          </w:tcPr>
          <w:p w14:paraId="73BB7CC2" w14:textId="77777777" w:rsidR="00BD248F" w:rsidRDefault="003040A7">
            <w:r>
              <w:rPr>
                <w:sz w:val="16"/>
              </w:rPr>
              <w:t>Holdout</w:t>
            </w:r>
          </w:p>
        </w:tc>
        <w:tc>
          <w:tcPr>
            <w:tcW w:w="1100" w:type="dxa"/>
          </w:tcPr>
          <w:p w14:paraId="7AAE17A2" w14:textId="77777777" w:rsidR="00BD248F" w:rsidRDefault="003040A7">
            <w:pPr>
              <w:jc w:val="right"/>
            </w:pPr>
            <w:r>
              <w:rPr>
                <w:sz w:val="16"/>
              </w:rPr>
              <w:t>47,710</w:t>
            </w:r>
          </w:p>
        </w:tc>
        <w:tc>
          <w:tcPr>
            <w:tcW w:w="1100" w:type="dxa"/>
          </w:tcPr>
          <w:p w14:paraId="03CD971E" w14:textId="77777777" w:rsidR="00BD248F" w:rsidRDefault="003040A7">
            <w:pPr>
              <w:jc w:val="right"/>
            </w:pPr>
            <w:r>
              <w:rPr>
                <w:sz w:val="16"/>
              </w:rPr>
              <w:t>35,341</w:t>
            </w:r>
          </w:p>
        </w:tc>
        <w:tc>
          <w:tcPr>
            <w:tcW w:w="1340" w:type="dxa"/>
          </w:tcPr>
          <w:p w14:paraId="012B17B8" w14:textId="77777777" w:rsidR="00BD248F" w:rsidRDefault="003040A7">
            <w:r>
              <w:rPr>
                <w:sz w:val="16"/>
              </w:rPr>
              <w:t>Mass balance</w:t>
            </w:r>
          </w:p>
        </w:tc>
      </w:tr>
      <w:tr w:rsidR="00BD248F" w14:paraId="5A299524" w14:textId="77777777">
        <w:trPr>
          <w:jc w:val="center"/>
        </w:trPr>
        <w:tc>
          <w:tcPr>
            <w:tcW w:w="700" w:type="dxa"/>
          </w:tcPr>
          <w:p w14:paraId="56170229" w14:textId="77777777" w:rsidR="00BD248F" w:rsidRDefault="003040A7">
            <w:pPr>
              <w:jc w:val="right"/>
            </w:pPr>
            <w:r>
              <w:rPr>
                <w:sz w:val="16"/>
              </w:rPr>
              <w:t>2024</w:t>
            </w:r>
          </w:p>
        </w:tc>
        <w:tc>
          <w:tcPr>
            <w:tcW w:w="1200" w:type="dxa"/>
          </w:tcPr>
          <w:p w14:paraId="4BBAC612" w14:textId="77777777" w:rsidR="00BD248F" w:rsidRDefault="003040A7">
            <w:pPr>
              <w:jc w:val="right"/>
            </w:pPr>
            <w:r>
              <w:rPr>
                <w:sz w:val="16"/>
              </w:rPr>
              <w:t>81,192</w:t>
            </w:r>
          </w:p>
        </w:tc>
        <w:tc>
          <w:tcPr>
            <w:tcW w:w="1360" w:type="dxa"/>
          </w:tcPr>
          <w:p w14:paraId="574D7EF3" w14:textId="77777777" w:rsidR="00BD248F" w:rsidRDefault="003040A7">
            <w:r>
              <w:rPr>
                <w:sz w:val="16"/>
              </w:rPr>
              <w:t>Holdout</w:t>
            </w:r>
          </w:p>
        </w:tc>
        <w:tc>
          <w:tcPr>
            <w:tcW w:w="1200" w:type="dxa"/>
          </w:tcPr>
          <w:p w14:paraId="530C0505" w14:textId="77777777" w:rsidR="00BD248F" w:rsidRDefault="003040A7">
            <w:pPr>
              <w:jc w:val="right"/>
            </w:pPr>
            <w:r>
              <w:rPr>
                <w:sz w:val="16"/>
              </w:rPr>
              <w:t>76,898</w:t>
            </w:r>
          </w:p>
        </w:tc>
        <w:tc>
          <w:tcPr>
            <w:tcW w:w="1360" w:type="dxa"/>
          </w:tcPr>
          <w:p w14:paraId="0F297B5E" w14:textId="77777777" w:rsidR="00BD248F" w:rsidRDefault="003040A7">
            <w:r>
              <w:rPr>
                <w:sz w:val="16"/>
              </w:rPr>
              <w:t>Holdout</w:t>
            </w:r>
          </w:p>
        </w:tc>
        <w:tc>
          <w:tcPr>
            <w:tcW w:w="1100" w:type="dxa"/>
          </w:tcPr>
          <w:p w14:paraId="456E83DD" w14:textId="77777777" w:rsidR="00BD248F" w:rsidRDefault="003040A7">
            <w:pPr>
              <w:jc w:val="right"/>
            </w:pPr>
            <w:r>
              <w:rPr>
                <w:sz w:val="16"/>
              </w:rPr>
              <w:t>59,644</w:t>
            </w:r>
          </w:p>
        </w:tc>
        <w:tc>
          <w:tcPr>
            <w:tcW w:w="1100" w:type="dxa"/>
          </w:tcPr>
          <w:p w14:paraId="3BC59066" w14:textId="77777777" w:rsidR="00BD248F" w:rsidRDefault="003040A7">
            <w:pPr>
              <w:jc w:val="right"/>
            </w:pPr>
            <w:r>
              <w:rPr>
                <w:sz w:val="16"/>
              </w:rPr>
              <w:t>48,589</w:t>
            </w:r>
          </w:p>
        </w:tc>
        <w:tc>
          <w:tcPr>
            <w:tcW w:w="1340" w:type="dxa"/>
          </w:tcPr>
          <w:p w14:paraId="25416E1A" w14:textId="77777777" w:rsidR="00BD248F" w:rsidRDefault="003040A7">
            <w:r>
              <w:rPr>
                <w:sz w:val="16"/>
              </w:rPr>
              <w:t>Mass balance</w:t>
            </w:r>
          </w:p>
        </w:tc>
      </w:tr>
      <w:tr w:rsidR="00BD248F" w14:paraId="6FF117FA" w14:textId="77777777">
        <w:trPr>
          <w:jc w:val="center"/>
        </w:trPr>
        <w:tc>
          <w:tcPr>
            <w:tcW w:w="700" w:type="dxa"/>
          </w:tcPr>
          <w:p w14:paraId="084B5AAD" w14:textId="77777777" w:rsidR="00BD248F" w:rsidRDefault="003040A7">
            <w:pPr>
              <w:jc w:val="right"/>
            </w:pPr>
            <w:r>
              <w:rPr>
                <w:sz w:val="16"/>
              </w:rPr>
              <w:t>2025</w:t>
            </w:r>
          </w:p>
        </w:tc>
        <w:tc>
          <w:tcPr>
            <w:tcW w:w="1200" w:type="dxa"/>
          </w:tcPr>
          <w:p w14:paraId="4DE25518" w14:textId="77777777" w:rsidR="00BD248F" w:rsidRDefault="003040A7">
            <w:pPr>
              <w:jc w:val="right"/>
            </w:pPr>
            <w:r>
              <w:rPr>
                <w:sz w:val="16"/>
              </w:rPr>
              <w:t>45,954</w:t>
            </w:r>
          </w:p>
        </w:tc>
        <w:tc>
          <w:tcPr>
            <w:tcW w:w="1360" w:type="dxa"/>
          </w:tcPr>
          <w:p w14:paraId="7EE76709" w14:textId="77777777" w:rsidR="00BD248F" w:rsidRDefault="003040A7">
            <w:r>
              <w:rPr>
                <w:sz w:val="16"/>
              </w:rPr>
              <w:t>Holdout</w:t>
            </w:r>
          </w:p>
        </w:tc>
        <w:tc>
          <w:tcPr>
            <w:tcW w:w="1200" w:type="dxa"/>
          </w:tcPr>
          <w:p w14:paraId="0E68C500" w14:textId="77777777" w:rsidR="00BD248F" w:rsidRDefault="003040A7">
            <w:pPr>
              <w:jc w:val="right"/>
            </w:pPr>
            <w:r>
              <w:rPr>
                <w:sz w:val="16"/>
              </w:rPr>
              <w:t>41,975</w:t>
            </w:r>
          </w:p>
        </w:tc>
        <w:tc>
          <w:tcPr>
            <w:tcW w:w="1360" w:type="dxa"/>
          </w:tcPr>
          <w:p w14:paraId="645A46DF" w14:textId="77777777" w:rsidR="00BD248F" w:rsidRDefault="003040A7">
            <w:r>
              <w:rPr>
                <w:sz w:val="16"/>
              </w:rPr>
              <w:t>Holdout</w:t>
            </w:r>
          </w:p>
        </w:tc>
        <w:tc>
          <w:tcPr>
            <w:tcW w:w="1100" w:type="dxa"/>
          </w:tcPr>
          <w:p w14:paraId="765DC9DA" w14:textId="77777777" w:rsidR="00BD248F" w:rsidRDefault="003040A7">
            <w:pPr>
              <w:jc w:val="right"/>
            </w:pPr>
            <w:r>
              <w:rPr>
                <w:sz w:val="16"/>
              </w:rPr>
              <w:t>35,253</w:t>
            </w:r>
          </w:p>
        </w:tc>
        <w:tc>
          <w:tcPr>
            <w:tcW w:w="1100" w:type="dxa"/>
          </w:tcPr>
          <w:p w14:paraId="07159F2B" w14:textId="77777777" w:rsidR="00BD248F" w:rsidRDefault="003040A7">
            <w:pPr>
              <w:jc w:val="right"/>
            </w:pPr>
            <w:r>
              <w:rPr>
                <w:sz w:val="16"/>
              </w:rPr>
              <w:t>30,112</w:t>
            </w:r>
          </w:p>
        </w:tc>
        <w:tc>
          <w:tcPr>
            <w:tcW w:w="1340" w:type="dxa"/>
          </w:tcPr>
          <w:p w14:paraId="6387E88B" w14:textId="77777777" w:rsidR="00BD248F" w:rsidRDefault="003040A7">
            <w:r>
              <w:rPr>
                <w:sz w:val="16"/>
              </w:rPr>
              <w:t>Mass balance</w:t>
            </w:r>
          </w:p>
        </w:tc>
      </w:tr>
      <w:tr w:rsidR="00BD248F" w14:paraId="45615323" w14:textId="77777777">
        <w:trPr>
          <w:jc w:val="center"/>
        </w:trPr>
        <w:tc>
          <w:tcPr>
            <w:tcW w:w="700" w:type="dxa"/>
          </w:tcPr>
          <w:p w14:paraId="0F31B8DA" w14:textId="77777777" w:rsidR="00BD248F" w:rsidRDefault="003040A7">
            <w:pPr>
              <w:jc w:val="right"/>
            </w:pPr>
            <w:r>
              <w:rPr>
                <w:sz w:val="16"/>
              </w:rPr>
              <w:t>2026</w:t>
            </w:r>
          </w:p>
        </w:tc>
        <w:tc>
          <w:tcPr>
            <w:tcW w:w="1200" w:type="dxa"/>
          </w:tcPr>
          <w:p w14:paraId="018D2D62" w14:textId="77777777" w:rsidR="00BD248F" w:rsidRDefault="003040A7">
            <w:pPr>
              <w:jc w:val="right"/>
            </w:pPr>
            <w:r>
              <w:rPr>
                <w:sz w:val="16"/>
              </w:rPr>
              <w:t>101,833</w:t>
            </w:r>
          </w:p>
        </w:tc>
        <w:tc>
          <w:tcPr>
            <w:tcW w:w="1360" w:type="dxa"/>
          </w:tcPr>
          <w:p w14:paraId="2012C632" w14:textId="77777777" w:rsidR="00BD248F" w:rsidRDefault="003040A7">
            <w:r>
              <w:rPr>
                <w:sz w:val="16"/>
              </w:rPr>
              <w:t>Holdout</w:t>
            </w:r>
          </w:p>
        </w:tc>
        <w:tc>
          <w:tcPr>
            <w:tcW w:w="1200" w:type="dxa"/>
          </w:tcPr>
          <w:p w14:paraId="0B4A2B7C" w14:textId="77777777" w:rsidR="00BD248F" w:rsidRDefault="003040A7">
            <w:pPr>
              <w:jc w:val="right"/>
            </w:pPr>
            <w:r>
              <w:rPr>
                <w:sz w:val="16"/>
              </w:rPr>
              <w:t>97,675</w:t>
            </w:r>
          </w:p>
        </w:tc>
        <w:tc>
          <w:tcPr>
            <w:tcW w:w="1360" w:type="dxa"/>
          </w:tcPr>
          <w:p w14:paraId="3772DF52" w14:textId="77777777" w:rsidR="00BD248F" w:rsidRDefault="003040A7">
            <w:r>
              <w:rPr>
                <w:sz w:val="16"/>
              </w:rPr>
              <w:t>Holdout</w:t>
            </w:r>
          </w:p>
        </w:tc>
        <w:tc>
          <w:tcPr>
            <w:tcW w:w="1100" w:type="dxa"/>
          </w:tcPr>
          <w:p w14:paraId="4CEE0F83" w14:textId="77777777" w:rsidR="00BD248F" w:rsidRDefault="003040A7">
            <w:pPr>
              <w:jc w:val="right"/>
            </w:pPr>
            <w:r>
              <w:rPr>
                <w:sz w:val="16"/>
              </w:rPr>
              <w:t>94,669</w:t>
            </w:r>
          </w:p>
        </w:tc>
        <w:tc>
          <w:tcPr>
            <w:tcW w:w="1100" w:type="dxa"/>
          </w:tcPr>
          <w:p w14:paraId="63D5F818" w14:textId="77777777" w:rsidR="00BD248F" w:rsidRDefault="003040A7">
            <w:pPr>
              <w:jc w:val="right"/>
            </w:pPr>
            <w:r>
              <w:rPr>
                <w:sz w:val="16"/>
              </w:rPr>
              <w:t>77,439</w:t>
            </w:r>
          </w:p>
        </w:tc>
        <w:tc>
          <w:tcPr>
            <w:tcW w:w="1340" w:type="dxa"/>
          </w:tcPr>
          <w:p w14:paraId="229B92F4" w14:textId="77777777" w:rsidR="00BD248F" w:rsidRDefault="003040A7">
            <w:r>
              <w:rPr>
                <w:sz w:val="16"/>
              </w:rPr>
              <w:t>Mass balance</w:t>
            </w:r>
          </w:p>
        </w:tc>
      </w:tr>
    </w:tbl>
    <w:p w14:paraId="41BF3DE8" w14:textId="77777777" w:rsidR="00BD248F" w:rsidRDefault="003040A7">
      <w:pPr>
        <w:spacing w:before="80" w:after="240"/>
        <w:jc w:val="center"/>
      </w:pPr>
      <w:r>
        <w:rPr>
          <w:i/>
          <w:sz w:val="19"/>
        </w:rPr>
        <w:t>Table A-1. Assembled unregulated record, water years 1927 through 2026.</w:t>
      </w:r>
    </w:p>
    <w:p w14:paraId="60B6BF1A" w14:textId="77777777" w:rsidR="00BD248F" w:rsidRDefault="003040A7">
      <w:pPr>
        <w:pStyle w:val="Heading1"/>
        <w:spacing w:before="300" w:after="140"/>
      </w:pPr>
      <w:r>
        <w:rPr>
          <w:b/>
          <w:sz w:val="26"/>
        </w:rPr>
        <w:t>Appendix B. Unregulated Frequency Curve Ordinates</w:t>
      </w:r>
    </w:p>
    <w:p w14:paraId="5DCE2FC5" w14:textId="77777777" w:rsidR="00BD248F" w:rsidRDefault="003040A7">
      <w:pPr>
        <w:spacing w:after="160" w:line="276" w:lineRule="auto"/>
      </w:pPr>
      <w:r>
        <w:t>Computed curve, expected probability curve, variance of the log, and 5 and 95 percent confidence limits for every ordinate reported by HEC-SSP. Flows are in cubic feet per second.</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200"/>
        <w:gridCol w:w="1000"/>
        <w:gridCol w:w="1300"/>
        <w:gridCol w:w="700"/>
        <w:gridCol w:w="1400"/>
        <w:gridCol w:w="1400"/>
        <w:gridCol w:w="1400"/>
        <w:gridCol w:w="960"/>
      </w:tblGrid>
      <w:tr w:rsidR="00BD248F" w14:paraId="078F2FE6" w14:textId="77777777">
        <w:trPr>
          <w:jc w:val="center"/>
        </w:trPr>
        <w:tc>
          <w:tcPr>
            <w:tcW w:w="1200" w:type="dxa"/>
            <w:shd w:val="clear" w:color="auto" w:fill="D9E2EC"/>
          </w:tcPr>
          <w:p w14:paraId="4A0B84EA" w14:textId="77777777" w:rsidR="00BD248F" w:rsidRDefault="003040A7">
            <w:pPr>
              <w:jc w:val="center"/>
            </w:pPr>
            <w:r>
              <w:rPr>
                <w:b/>
                <w:sz w:val="16"/>
              </w:rPr>
              <w:t>Duration</w:t>
            </w:r>
          </w:p>
        </w:tc>
        <w:tc>
          <w:tcPr>
            <w:tcW w:w="1000" w:type="dxa"/>
            <w:shd w:val="clear" w:color="auto" w:fill="D9E2EC"/>
          </w:tcPr>
          <w:p w14:paraId="36F6D183" w14:textId="77777777" w:rsidR="00BD248F" w:rsidRDefault="003040A7">
            <w:pPr>
              <w:jc w:val="center"/>
            </w:pPr>
            <w:r>
              <w:rPr>
                <w:b/>
                <w:sz w:val="16"/>
              </w:rPr>
              <w:t>AEP</w:t>
            </w:r>
          </w:p>
        </w:tc>
        <w:tc>
          <w:tcPr>
            <w:tcW w:w="1300" w:type="dxa"/>
            <w:shd w:val="clear" w:color="auto" w:fill="D9E2EC"/>
          </w:tcPr>
          <w:p w14:paraId="35D05386" w14:textId="77777777" w:rsidR="00BD248F" w:rsidRDefault="003040A7">
            <w:pPr>
              <w:jc w:val="center"/>
            </w:pPr>
            <w:r>
              <w:rPr>
                <w:b/>
                <w:sz w:val="16"/>
              </w:rPr>
              <w:t>Variance of log</w:t>
            </w:r>
          </w:p>
        </w:tc>
        <w:tc>
          <w:tcPr>
            <w:tcW w:w="700" w:type="dxa"/>
            <w:shd w:val="clear" w:color="auto" w:fill="D9E2EC"/>
          </w:tcPr>
          <w:p w14:paraId="142119B8" w14:textId="77777777" w:rsidR="00BD248F" w:rsidRDefault="003040A7">
            <w:pPr>
              <w:jc w:val="center"/>
            </w:pPr>
            <w:r>
              <w:rPr>
                <w:b/>
                <w:sz w:val="16"/>
              </w:rPr>
              <w:t>z</w:t>
            </w:r>
          </w:p>
        </w:tc>
        <w:tc>
          <w:tcPr>
            <w:tcW w:w="1400" w:type="dxa"/>
            <w:shd w:val="clear" w:color="auto" w:fill="D9E2EC"/>
          </w:tcPr>
          <w:p w14:paraId="54E459BF" w14:textId="77777777" w:rsidR="00BD248F" w:rsidRDefault="003040A7">
            <w:pPr>
              <w:jc w:val="center"/>
            </w:pPr>
            <w:r>
              <w:rPr>
                <w:b/>
                <w:sz w:val="16"/>
              </w:rPr>
              <w:t>Computed</w:t>
            </w:r>
          </w:p>
        </w:tc>
        <w:tc>
          <w:tcPr>
            <w:tcW w:w="1400" w:type="dxa"/>
            <w:shd w:val="clear" w:color="auto" w:fill="D9E2EC"/>
          </w:tcPr>
          <w:p w14:paraId="5753CD2D" w14:textId="77777777" w:rsidR="00BD248F" w:rsidRDefault="003040A7">
            <w:pPr>
              <w:jc w:val="center"/>
            </w:pPr>
            <w:r>
              <w:rPr>
                <w:b/>
                <w:sz w:val="16"/>
              </w:rPr>
              <w:t>5% limit</w:t>
            </w:r>
          </w:p>
        </w:tc>
        <w:tc>
          <w:tcPr>
            <w:tcW w:w="1400" w:type="dxa"/>
            <w:shd w:val="clear" w:color="auto" w:fill="D9E2EC"/>
          </w:tcPr>
          <w:p w14:paraId="44F31A8E" w14:textId="77777777" w:rsidR="00BD248F" w:rsidRDefault="003040A7">
            <w:pPr>
              <w:jc w:val="center"/>
            </w:pPr>
            <w:r>
              <w:rPr>
                <w:b/>
                <w:sz w:val="16"/>
              </w:rPr>
              <w:t>95% limit</w:t>
            </w:r>
          </w:p>
        </w:tc>
        <w:tc>
          <w:tcPr>
            <w:tcW w:w="960" w:type="dxa"/>
            <w:shd w:val="clear" w:color="auto" w:fill="D9E2EC"/>
          </w:tcPr>
          <w:p w14:paraId="3D4E7FF2" w14:textId="77777777" w:rsidR="00BD248F" w:rsidRDefault="003040A7">
            <w:pPr>
              <w:jc w:val="center"/>
            </w:pPr>
            <w:r>
              <w:rPr>
                <w:b/>
                <w:sz w:val="16"/>
              </w:rPr>
              <w:t>Expected probability</w:t>
            </w:r>
          </w:p>
        </w:tc>
      </w:tr>
      <w:tr w:rsidR="00BD248F" w14:paraId="252E5678" w14:textId="77777777">
        <w:trPr>
          <w:jc w:val="center"/>
        </w:trPr>
        <w:tc>
          <w:tcPr>
            <w:tcW w:w="1200" w:type="dxa"/>
          </w:tcPr>
          <w:p w14:paraId="1B2D3AE3" w14:textId="77777777" w:rsidR="00BD248F" w:rsidRDefault="003040A7">
            <w:r>
              <w:rPr>
                <w:sz w:val="16"/>
              </w:rPr>
              <w:t>Peak</w:t>
            </w:r>
          </w:p>
        </w:tc>
        <w:tc>
          <w:tcPr>
            <w:tcW w:w="1000" w:type="dxa"/>
          </w:tcPr>
          <w:p w14:paraId="3138D003" w14:textId="77777777" w:rsidR="00BD248F" w:rsidRDefault="003040A7">
            <w:pPr>
              <w:jc w:val="right"/>
            </w:pPr>
            <w:r>
              <w:rPr>
                <w:sz w:val="16"/>
              </w:rPr>
              <w:t>0.0001</w:t>
            </w:r>
          </w:p>
        </w:tc>
        <w:tc>
          <w:tcPr>
            <w:tcW w:w="1300" w:type="dxa"/>
          </w:tcPr>
          <w:p w14:paraId="6B90C9BF" w14:textId="77777777" w:rsidR="00BD248F" w:rsidRDefault="003040A7">
            <w:pPr>
              <w:jc w:val="right"/>
            </w:pPr>
            <w:r>
              <w:rPr>
                <w:sz w:val="16"/>
              </w:rPr>
              <w:t>0.0098</w:t>
            </w:r>
          </w:p>
        </w:tc>
        <w:tc>
          <w:tcPr>
            <w:tcW w:w="700" w:type="dxa"/>
          </w:tcPr>
          <w:p w14:paraId="2C98893E" w14:textId="77777777" w:rsidR="00BD248F" w:rsidRDefault="003040A7">
            <w:pPr>
              <w:jc w:val="right"/>
            </w:pPr>
            <w:r>
              <w:rPr>
                <w:sz w:val="16"/>
              </w:rPr>
              <w:t>3.72</w:t>
            </w:r>
          </w:p>
        </w:tc>
        <w:tc>
          <w:tcPr>
            <w:tcW w:w="1400" w:type="dxa"/>
          </w:tcPr>
          <w:p w14:paraId="72D5D5E1" w14:textId="77777777" w:rsidR="00BD248F" w:rsidRDefault="003040A7">
            <w:pPr>
              <w:jc w:val="right"/>
            </w:pPr>
            <w:r>
              <w:rPr>
                <w:sz w:val="16"/>
              </w:rPr>
              <w:t>296,088</w:t>
            </w:r>
          </w:p>
        </w:tc>
        <w:tc>
          <w:tcPr>
            <w:tcW w:w="1400" w:type="dxa"/>
          </w:tcPr>
          <w:p w14:paraId="107B0816" w14:textId="77777777" w:rsidR="00BD248F" w:rsidRDefault="003040A7">
            <w:pPr>
              <w:jc w:val="right"/>
            </w:pPr>
            <w:r>
              <w:rPr>
                <w:sz w:val="16"/>
              </w:rPr>
              <w:t>476,290</w:t>
            </w:r>
          </w:p>
        </w:tc>
        <w:tc>
          <w:tcPr>
            <w:tcW w:w="1400" w:type="dxa"/>
          </w:tcPr>
          <w:p w14:paraId="5AF1E478" w14:textId="77777777" w:rsidR="00BD248F" w:rsidRDefault="003040A7">
            <w:pPr>
              <w:jc w:val="right"/>
            </w:pPr>
            <w:r>
              <w:rPr>
                <w:sz w:val="16"/>
              </w:rPr>
              <w:t>217,104</w:t>
            </w:r>
          </w:p>
        </w:tc>
        <w:tc>
          <w:tcPr>
            <w:tcW w:w="960" w:type="dxa"/>
          </w:tcPr>
          <w:p w14:paraId="0CD6BD71" w14:textId="77777777" w:rsidR="00BD248F" w:rsidRDefault="003040A7">
            <w:pPr>
              <w:jc w:val="right"/>
            </w:pPr>
            <w:r>
              <w:rPr>
                <w:sz w:val="16"/>
              </w:rPr>
              <w:t>374,643</w:t>
            </w:r>
          </w:p>
        </w:tc>
      </w:tr>
      <w:tr w:rsidR="00BD248F" w14:paraId="34109B08" w14:textId="77777777">
        <w:trPr>
          <w:jc w:val="center"/>
        </w:trPr>
        <w:tc>
          <w:tcPr>
            <w:tcW w:w="1200" w:type="dxa"/>
          </w:tcPr>
          <w:p w14:paraId="7DB7F8D4" w14:textId="77777777" w:rsidR="00BD248F" w:rsidRDefault="003040A7">
            <w:r>
              <w:rPr>
                <w:sz w:val="16"/>
              </w:rPr>
              <w:t>Peak</w:t>
            </w:r>
          </w:p>
        </w:tc>
        <w:tc>
          <w:tcPr>
            <w:tcW w:w="1000" w:type="dxa"/>
          </w:tcPr>
          <w:p w14:paraId="15D1E8E9" w14:textId="77777777" w:rsidR="00BD248F" w:rsidRDefault="003040A7">
            <w:pPr>
              <w:jc w:val="right"/>
            </w:pPr>
            <w:r>
              <w:rPr>
                <w:sz w:val="16"/>
              </w:rPr>
              <w:t>0.0002</w:t>
            </w:r>
          </w:p>
        </w:tc>
        <w:tc>
          <w:tcPr>
            <w:tcW w:w="1300" w:type="dxa"/>
          </w:tcPr>
          <w:p w14:paraId="30E0EAEB" w14:textId="77777777" w:rsidR="00BD248F" w:rsidRDefault="003040A7">
            <w:pPr>
              <w:jc w:val="right"/>
            </w:pPr>
            <w:r>
              <w:rPr>
                <w:sz w:val="16"/>
              </w:rPr>
              <w:t>0.0082</w:t>
            </w:r>
          </w:p>
        </w:tc>
        <w:tc>
          <w:tcPr>
            <w:tcW w:w="700" w:type="dxa"/>
          </w:tcPr>
          <w:p w14:paraId="3FA0FCA8" w14:textId="77777777" w:rsidR="00BD248F" w:rsidRDefault="003040A7">
            <w:pPr>
              <w:jc w:val="right"/>
            </w:pPr>
            <w:r>
              <w:rPr>
                <w:sz w:val="16"/>
              </w:rPr>
              <w:t>3.54</w:t>
            </w:r>
          </w:p>
        </w:tc>
        <w:tc>
          <w:tcPr>
            <w:tcW w:w="1400" w:type="dxa"/>
          </w:tcPr>
          <w:p w14:paraId="1E099738" w14:textId="77777777" w:rsidR="00BD248F" w:rsidRDefault="003040A7">
            <w:pPr>
              <w:jc w:val="right"/>
            </w:pPr>
            <w:r>
              <w:rPr>
                <w:sz w:val="16"/>
              </w:rPr>
              <w:t>276,072</w:t>
            </w:r>
          </w:p>
        </w:tc>
        <w:tc>
          <w:tcPr>
            <w:tcW w:w="1400" w:type="dxa"/>
          </w:tcPr>
          <w:p w14:paraId="70FAFF2E" w14:textId="77777777" w:rsidR="00BD248F" w:rsidRDefault="003040A7">
            <w:pPr>
              <w:jc w:val="right"/>
            </w:pPr>
            <w:r>
              <w:rPr>
                <w:sz w:val="16"/>
              </w:rPr>
              <w:t>426,543</w:t>
            </w:r>
          </w:p>
        </w:tc>
        <w:tc>
          <w:tcPr>
            <w:tcW w:w="1400" w:type="dxa"/>
          </w:tcPr>
          <w:p w14:paraId="681C7E9F" w14:textId="77777777" w:rsidR="00BD248F" w:rsidRDefault="003040A7">
            <w:pPr>
              <w:jc w:val="right"/>
            </w:pPr>
            <w:r>
              <w:rPr>
                <w:sz w:val="16"/>
              </w:rPr>
              <w:t>207,624</w:t>
            </w:r>
          </w:p>
        </w:tc>
        <w:tc>
          <w:tcPr>
            <w:tcW w:w="960" w:type="dxa"/>
          </w:tcPr>
          <w:p w14:paraId="28327DCB" w14:textId="77777777" w:rsidR="00BD248F" w:rsidRDefault="003040A7">
            <w:pPr>
              <w:jc w:val="right"/>
            </w:pPr>
            <w:r>
              <w:rPr>
                <w:sz w:val="16"/>
              </w:rPr>
              <w:t>332,739</w:t>
            </w:r>
          </w:p>
        </w:tc>
      </w:tr>
      <w:tr w:rsidR="00BD248F" w14:paraId="5708DA93" w14:textId="77777777">
        <w:trPr>
          <w:jc w:val="center"/>
        </w:trPr>
        <w:tc>
          <w:tcPr>
            <w:tcW w:w="1200" w:type="dxa"/>
          </w:tcPr>
          <w:p w14:paraId="7C1843EA" w14:textId="77777777" w:rsidR="00BD248F" w:rsidRDefault="003040A7">
            <w:r>
              <w:rPr>
                <w:sz w:val="16"/>
              </w:rPr>
              <w:t>Peak</w:t>
            </w:r>
          </w:p>
        </w:tc>
        <w:tc>
          <w:tcPr>
            <w:tcW w:w="1000" w:type="dxa"/>
          </w:tcPr>
          <w:p w14:paraId="49F2692F" w14:textId="77777777" w:rsidR="00BD248F" w:rsidRDefault="003040A7">
            <w:pPr>
              <w:jc w:val="right"/>
            </w:pPr>
            <w:r>
              <w:rPr>
                <w:sz w:val="16"/>
              </w:rPr>
              <w:t>0.0005</w:t>
            </w:r>
          </w:p>
        </w:tc>
        <w:tc>
          <w:tcPr>
            <w:tcW w:w="1300" w:type="dxa"/>
          </w:tcPr>
          <w:p w14:paraId="73BA0F9B" w14:textId="77777777" w:rsidR="00BD248F" w:rsidRDefault="003040A7">
            <w:pPr>
              <w:jc w:val="right"/>
            </w:pPr>
            <w:r>
              <w:rPr>
                <w:sz w:val="16"/>
              </w:rPr>
              <w:t>0.0064</w:t>
            </w:r>
          </w:p>
        </w:tc>
        <w:tc>
          <w:tcPr>
            <w:tcW w:w="700" w:type="dxa"/>
          </w:tcPr>
          <w:p w14:paraId="43F59DDA" w14:textId="77777777" w:rsidR="00BD248F" w:rsidRDefault="003040A7">
            <w:pPr>
              <w:jc w:val="right"/>
            </w:pPr>
            <w:r>
              <w:rPr>
                <w:sz w:val="16"/>
              </w:rPr>
              <w:t>3.29</w:t>
            </w:r>
          </w:p>
        </w:tc>
        <w:tc>
          <w:tcPr>
            <w:tcW w:w="1400" w:type="dxa"/>
          </w:tcPr>
          <w:p w14:paraId="40B58771" w14:textId="77777777" w:rsidR="00BD248F" w:rsidRDefault="003040A7">
            <w:pPr>
              <w:jc w:val="right"/>
            </w:pPr>
            <w:r>
              <w:rPr>
                <w:sz w:val="16"/>
              </w:rPr>
              <w:t>250,134</w:t>
            </w:r>
          </w:p>
        </w:tc>
        <w:tc>
          <w:tcPr>
            <w:tcW w:w="1400" w:type="dxa"/>
          </w:tcPr>
          <w:p w14:paraId="0F19CC53" w14:textId="77777777" w:rsidR="00BD248F" w:rsidRDefault="003040A7">
            <w:pPr>
              <w:jc w:val="right"/>
            </w:pPr>
            <w:r>
              <w:rPr>
                <w:sz w:val="16"/>
              </w:rPr>
              <w:t>366,728</w:t>
            </w:r>
          </w:p>
        </w:tc>
        <w:tc>
          <w:tcPr>
            <w:tcW w:w="1400" w:type="dxa"/>
          </w:tcPr>
          <w:p w14:paraId="6BC0508F" w14:textId="77777777" w:rsidR="00BD248F" w:rsidRDefault="003040A7">
            <w:pPr>
              <w:jc w:val="right"/>
            </w:pPr>
            <w:r>
              <w:rPr>
                <w:sz w:val="16"/>
              </w:rPr>
              <w:t>194,487</w:t>
            </w:r>
          </w:p>
        </w:tc>
        <w:tc>
          <w:tcPr>
            <w:tcW w:w="960" w:type="dxa"/>
          </w:tcPr>
          <w:p w14:paraId="4BDF77EF" w14:textId="77777777" w:rsidR="00BD248F" w:rsidRDefault="003040A7">
            <w:pPr>
              <w:jc w:val="right"/>
            </w:pPr>
            <w:r>
              <w:rPr>
                <w:sz w:val="16"/>
              </w:rPr>
              <w:t>285,568</w:t>
            </w:r>
          </w:p>
        </w:tc>
      </w:tr>
      <w:tr w:rsidR="00BD248F" w14:paraId="328F3253" w14:textId="77777777">
        <w:trPr>
          <w:jc w:val="center"/>
        </w:trPr>
        <w:tc>
          <w:tcPr>
            <w:tcW w:w="1200" w:type="dxa"/>
          </w:tcPr>
          <w:p w14:paraId="09B60F93" w14:textId="77777777" w:rsidR="00BD248F" w:rsidRDefault="003040A7">
            <w:r>
              <w:rPr>
                <w:sz w:val="16"/>
              </w:rPr>
              <w:t>Peak</w:t>
            </w:r>
          </w:p>
        </w:tc>
        <w:tc>
          <w:tcPr>
            <w:tcW w:w="1000" w:type="dxa"/>
          </w:tcPr>
          <w:p w14:paraId="28802989" w14:textId="77777777" w:rsidR="00BD248F" w:rsidRDefault="003040A7">
            <w:pPr>
              <w:jc w:val="right"/>
            </w:pPr>
            <w:r>
              <w:rPr>
                <w:sz w:val="16"/>
              </w:rPr>
              <w:t>0.001</w:t>
            </w:r>
          </w:p>
        </w:tc>
        <w:tc>
          <w:tcPr>
            <w:tcW w:w="1300" w:type="dxa"/>
          </w:tcPr>
          <w:p w14:paraId="57C629E9" w14:textId="77777777" w:rsidR="00BD248F" w:rsidRDefault="003040A7">
            <w:pPr>
              <w:jc w:val="right"/>
            </w:pPr>
            <w:r>
              <w:rPr>
                <w:sz w:val="16"/>
              </w:rPr>
              <w:t>0.0052</w:t>
            </w:r>
          </w:p>
        </w:tc>
        <w:tc>
          <w:tcPr>
            <w:tcW w:w="700" w:type="dxa"/>
          </w:tcPr>
          <w:p w14:paraId="6842B1E0" w14:textId="77777777" w:rsidR="00BD248F" w:rsidRDefault="003040A7">
            <w:pPr>
              <w:jc w:val="right"/>
            </w:pPr>
            <w:r>
              <w:rPr>
                <w:sz w:val="16"/>
              </w:rPr>
              <w:t>3.09</w:t>
            </w:r>
          </w:p>
        </w:tc>
        <w:tc>
          <w:tcPr>
            <w:tcW w:w="1400" w:type="dxa"/>
          </w:tcPr>
          <w:p w14:paraId="61AEBD3C" w14:textId="77777777" w:rsidR="00BD248F" w:rsidRDefault="003040A7">
            <w:pPr>
              <w:jc w:val="right"/>
            </w:pPr>
            <w:r>
              <w:rPr>
                <w:sz w:val="16"/>
              </w:rPr>
              <w:t>230,884</w:t>
            </w:r>
          </w:p>
        </w:tc>
        <w:tc>
          <w:tcPr>
            <w:tcW w:w="1400" w:type="dxa"/>
          </w:tcPr>
          <w:p w14:paraId="079E7EFE" w14:textId="77777777" w:rsidR="00BD248F" w:rsidRDefault="003040A7">
            <w:pPr>
              <w:jc w:val="right"/>
            </w:pPr>
            <w:r>
              <w:rPr>
                <w:sz w:val="16"/>
              </w:rPr>
              <w:t>325,578</w:t>
            </w:r>
          </w:p>
        </w:tc>
        <w:tc>
          <w:tcPr>
            <w:tcW w:w="1400" w:type="dxa"/>
          </w:tcPr>
          <w:p w14:paraId="667A81BB" w14:textId="77777777" w:rsidR="00BD248F" w:rsidRDefault="003040A7">
            <w:pPr>
              <w:jc w:val="right"/>
            </w:pPr>
            <w:r>
              <w:rPr>
                <w:sz w:val="16"/>
              </w:rPr>
              <w:t>184,044</w:t>
            </w:r>
          </w:p>
        </w:tc>
        <w:tc>
          <w:tcPr>
            <w:tcW w:w="960" w:type="dxa"/>
          </w:tcPr>
          <w:p w14:paraId="04CFCA43" w14:textId="77777777" w:rsidR="00BD248F" w:rsidRDefault="003040A7">
            <w:pPr>
              <w:jc w:val="right"/>
            </w:pPr>
            <w:r>
              <w:rPr>
                <w:sz w:val="16"/>
              </w:rPr>
              <w:t>255,074</w:t>
            </w:r>
          </w:p>
        </w:tc>
      </w:tr>
      <w:tr w:rsidR="00BD248F" w14:paraId="35B23F4E" w14:textId="77777777">
        <w:trPr>
          <w:jc w:val="center"/>
        </w:trPr>
        <w:tc>
          <w:tcPr>
            <w:tcW w:w="1200" w:type="dxa"/>
          </w:tcPr>
          <w:p w14:paraId="3A8A66A8" w14:textId="77777777" w:rsidR="00BD248F" w:rsidRDefault="003040A7">
            <w:r>
              <w:rPr>
                <w:sz w:val="16"/>
              </w:rPr>
              <w:t>Peak</w:t>
            </w:r>
          </w:p>
        </w:tc>
        <w:tc>
          <w:tcPr>
            <w:tcW w:w="1000" w:type="dxa"/>
          </w:tcPr>
          <w:p w14:paraId="6A90FFF7" w14:textId="77777777" w:rsidR="00BD248F" w:rsidRDefault="003040A7">
            <w:pPr>
              <w:jc w:val="right"/>
            </w:pPr>
            <w:r>
              <w:rPr>
                <w:sz w:val="16"/>
              </w:rPr>
              <w:t>0.002</w:t>
            </w:r>
          </w:p>
        </w:tc>
        <w:tc>
          <w:tcPr>
            <w:tcW w:w="1300" w:type="dxa"/>
          </w:tcPr>
          <w:p w14:paraId="57B884C4" w14:textId="77777777" w:rsidR="00BD248F" w:rsidRDefault="003040A7">
            <w:pPr>
              <w:jc w:val="right"/>
            </w:pPr>
            <w:r>
              <w:rPr>
                <w:sz w:val="16"/>
              </w:rPr>
              <w:t>0.0041</w:t>
            </w:r>
          </w:p>
        </w:tc>
        <w:tc>
          <w:tcPr>
            <w:tcW w:w="700" w:type="dxa"/>
          </w:tcPr>
          <w:p w14:paraId="5CCA2B78" w14:textId="77777777" w:rsidR="00BD248F" w:rsidRDefault="003040A7">
            <w:pPr>
              <w:jc w:val="right"/>
            </w:pPr>
            <w:r>
              <w:rPr>
                <w:sz w:val="16"/>
              </w:rPr>
              <w:t>2.88</w:t>
            </w:r>
          </w:p>
        </w:tc>
        <w:tc>
          <w:tcPr>
            <w:tcW w:w="1400" w:type="dxa"/>
          </w:tcPr>
          <w:p w14:paraId="52F27362" w14:textId="77777777" w:rsidR="00BD248F" w:rsidRDefault="003040A7">
            <w:pPr>
              <w:jc w:val="right"/>
            </w:pPr>
            <w:r>
              <w:rPr>
                <w:sz w:val="16"/>
              </w:rPr>
              <w:t>211,932</w:t>
            </w:r>
          </w:p>
        </w:tc>
        <w:tc>
          <w:tcPr>
            <w:tcW w:w="1400" w:type="dxa"/>
          </w:tcPr>
          <w:p w14:paraId="3A4159CF" w14:textId="77777777" w:rsidR="00BD248F" w:rsidRDefault="003040A7">
            <w:pPr>
              <w:jc w:val="right"/>
            </w:pPr>
            <w:r>
              <w:rPr>
                <w:sz w:val="16"/>
              </w:rPr>
              <w:t>287,635</w:t>
            </w:r>
          </w:p>
        </w:tc>
        <w:tc>
          <w:tcPr>
            <w:tcW w:w="1400" w:type="dxa"/>
          </w:tcPr>
          <w:p w14:paraId="781F208E" w14:textId="77777777" w:rsidR="00BD248F" w:rsidRDefault="003040A7">
            <w:pPr>
              <w:jc w:val="right"/>
            </w:pPr>
            <w:r>
              <w:rPr>
                <w:sz w:val="16"/>
              </w:rPr>
              <w:t>173,114</w:t>
            </w:r>
          </w:p>
        </w:tc>
        <w:tc>
          <w:tcPr>
            <w:tcW w:w="960" w:type="dxa"/>
          </w:tcPr>
          <w:p w14:paraId="5D30D6EE" w14:textId="77777777" w:rsidR="00BD248F" w:rsidRDefault="003040A7">
            <w:pPr>
              <w:jc w:val="right"/>
            </w:pPr>
            <w:r>
              <w:rPr>
                <w:sz w:val="16"/>
              </w:rPr>
              <w:t>227,900</w:t>
            </w:r>
          </w:p>
        </w:tc>
      </w:tr>
      <w:tr w:rsidR="00BD248F" w14:paraId="5B3D7941" w14:textId="77777777">
        <w:trPr>
          <w:jc w:val="center"/>
        </w:trPr>
        <w:tc>
          <w:tcPr>
            <w:tcW w:w="1200" w:type="dxa"/>
          </w:tcPr>
          <w:p w14:paraId="12335AD2" w14:textId="77777777" w:rsidR="00BD248F" w:rsidRDefault="003040A7">
            <w:r>
              <w:rPr>
                <w:sz w:val="16"/>
              </w:rPr>
              <w:t>Peak</w:t>
            </w:r>
          </w:p>
        </w:tc>
        <w:tc>
          <w:tcPr>
            <w:tcW w:w="1000" w:type="dxa"/>
          </w:tcPr>
          <w:p w14:paraId="572FE8B4" w14:textId="77777777" w:rsidR="00BD248F" w:rsidRDefault="003040A7">
            <w:pPr>
              <w:jc w:val="right"/>
            </w:pPr>
            <w:r>
              <w:rPr>
                <w:sz w:val="16"/>
              </w:rPr>
              <w:t>0.005</w:t>
            </w:r>
          </w:p>
        </w:tc>
        <w:tc>
          <w:tcPr>
            <w:tcW w:w="1300" w:type="dxa"/>
          </w:tcPr>
          <w:p w14:paraId="63FF26FE" w14:textId="77777777" w:rsidR="00BD248F" w:rsidRDefault="003040A7">
            <w:pPr>
              <w:jc w:val="right"/>
            </w:pPr>
            <w:r>
              <w:rPr>
                <w:sz w:val="16"/>
              </w:rPr>
              <w:t>0.0029</w:t>
            </w:r>
          </w:p>
        </w:tc>
        <w:tc>
          <w:tcPr>
            <w:tcW w:w="700" w:type="dxa"/>
          </w:tcPr>
          <w:p w14:paraId="4E87C3CD" w14:textId="77777777" w:rsidR="00BD248F" w:rsidRDefault="003040A7">
            <w:pPr>
              <w:jc w:val="right"/>
            </w:pPr>
            <w:r>
              <w:rPr>
                <w:sz w:val="16"/>
              </w:rPr>
              <w:t>2.58</w:t>
            </w:r>
          </w:p>
        </w:tc>
        <w:tc>
          <w:tcPr>
            <w:tcW w:w="1400" w:type="dxa"/>
          </w:tcPr>
          <w:p w14:paraId="496F6E08" w14:textId="77777777" w:rsidR="00BD248F" w:rsidRDefault="003040A7">
            <w:pPr>
              <w:jc w:val="right"/>
            </w:pPr>
            <w:r>
              <w:rPr>
                <w:sz w:val="16"/>
              </w:rPr>
              <w:t>187,282</w:t>
            </w:r>
          </w:p>
        </w:tc>
        <w:tc>
          <w:tcPr>
            <w:tcW w:w="1400" w:type="dxa"/>
          </w:tcPr>
          <w:p w14:paraId="52DD0B96" w14:textId="77777777" w:rsidR="00BD248F" w:rsidRDefault="003040A7">
            <w:pPr>
              <w:jc w:val="right"/>
            </w:pPr>
            <w:r>
              <w:rPr>
                <w:sz w:val="16"/>
              </w:rPr>
              <w:t>241,929</w:t>
            </w:r>
          </w:p>
        </w:tc>
        <w:tc>
          <w:tcPr>
            <w:tcW w:w="1400" w:type="dxa"/>
          </w:tcPr>
          <w:p w14:paraId="05125BCD" w14:textId="77777777" w:rsidR="00BD248F" w:rsidRDefault="003040A7">
            <w:pPr>
              <w:jc w:val="right"/>
            </w:pPr>
            <w:r>
              <w:rPr>
                <w:sz w:val="16"/>
              </w:rPr>
              <w:t>157,818</w:t>
            </w:r>
          </w:p>
        </w:tc>
        <w:tc>
          <w:tcPr>
            <w:tcW w:w="960" w:type="dxa"/>
          </w:tcPr>
          <w:p w14:paraId="2C5886F0" w14:textId="77777777" w:rsidR="00BD248F" w:rsidRDefault="003040A7">
            <w:pPr>
              <w:jc w:val="right"/>
            </w:pPr>
            <w:r>
              <w:rPr>
                <w:sz w:val="16"/>
              </w:rPr>
              <w:t>195,977</w:t>
            </w:r>
          </w:p>
        </w:tc>
      </w:tr>
      <w:tr w:rsidR="00BD248F" w14:paraId="3F02027D" w14:textId="77777777">
        <w:trPr>
          <w:jc w:val="center"/>
        </w:trPr>
        <w:tc>
          <w:tcPr>
            <w:tcW w:w="1200" w:type="dxa"/>
          </w:tcPr>
          <w:p w14:paraId="6061AB2C" w14:textId="77777777" w:rsidR="00BD248F" w:rsidRDefault="003040A7">
            <w:r>
              <w:rPr>
                <w:sz w:val="16"/>
              </w:rPr>
              <w:t>Peak</w:t>
            </w:r>
          </w:p>
        </w:tc>
        <w:tc>
          <w:tcPr>
            <w:tcW w:w="1000" w:type="dxa"/>
          </w:tcPr>
          <w:p w14:paraId="1DF09ACB" w14:textId="77777777" w:rsidR="00BD248F" w:rsidRDefault="003040A7">
            <w:pPr>
              <w:jc w:val="right"/>
            </w:pPr>
            <w:r>
              <w:rPr>
                <w:sz w:val="16"/>
              </w:rPr>
              <w:t>0.01</w:t>
            </w:r>
          </w:p>
        </w:tc>
        <w:tc>
          <w:tcPr>
            <w:tcW w:w="1300" w:type="dxa"/>
          </w:tcPr>
          <w:p w14:paraId="326F0F20" w14:textId="77777777" w:rsidR="00BD248F" w:rsidRDefault="003040A7">
            <w:pPr>
              <w:jc w:val="right"/>
            </w:pPr>
            <w:r>
              <w:rPr>
                <w:sz w:val="16"/>
              </w:rPr>
              <w:t>0.0022</w:t>
            </w:r>
          </w:p>
        </w:tc>
        <w:tc>
          <w:tcPr>
            <w:tcW w:w="700" w:type="dxa"/>
          </w:tcPr>
          <w:p w14:paraId="69A40CFF" w14:textId="77777777" w:rsidR="00BD248F" w:rsidRDefault="003040A7">
            <w:pPr>
              <w:jc w:val="right"/>
            </w:pPr>
            <w:r>
              <w:rPr>
                <w:sz w:val="16"/>
              </w:rPr>
              <w:t>2.33</w:t>
            </w:r>
          </w:p>
        </w:tc>
        <w:tc>
          <w:tcPr>
            <w:tcW w:w="1400" w:type="dxa"/>
          </w:tcPr>
          <w:p w14:paraId="559392B0" w14:textId="77777777" w:rsidR="00BD248F" w:rsidRDefault="003040A7">
            <w:pPr>
              <w:jc w:val="right"/>
            </w:pPr>
            <w:r>
              <w:rPr>
                <w:sz w:val="16"/>
              </w:rPr>
              <w:t>168,884</w:t>
            </w:r>
          </w:p>
        </w:tc>
        <w:tc>
          <w:tcPr>
            <w:tcW w:w="1400" w:type="dxa"/>
          </w:tcPr>
          <w:p w14:paraId="196F540A" w14:textId="77777777" w:rsidR="00BD248F" w:rsidRDefault="003040A7">
            <w:pPr>
              <w:jc w:val="right"/>
            </w:pPr>
            <w:r>
              <w:rPr>
                <w:sz w:val="16"/>
              </w:rPr>
              <w:t>210,386</w:t>
            </w:r>
          </w:p>
        </w:tc>
        <w:tc>
          <w:tcPr>
            <w:tcW w:w="1400" w:type="dxa"/>
          </w:tcPr>
          <w:p w14:paraId="5EF7BEE6" w14:textId="77777777" w:rsidR="00BD248F" w:rsidRDefault="003040A7">
            <w:pPr>
              <w:jc w:val="right"/>
            </w:pPr>
            <w:r>
              <w:rPr>
                <w:sz w:val="16"/>
              </w:rPr>
              <w:t>145,504</w:t>
            </w:r>
          </w:p>
        </w:tc>
        <w:tc>
          <w:tcPr>
            <w:tcW w:w="960" w:type="dxa"/>
          </w:tcPr>
          <w:p w14:paraId="61637164" w14:textId="77777777" w:rsidR="00BD248F" w:rsidRDefault="003040A7">
            <w:pPr>
              <w:jc w:val="right"/>
            </w:pPr>
            <w:r>
              <w:rPr>
                <w:sz w:val="16"/>
              </w:rPr>
              <w:t>174,075</w:t>
            </w:r>
          </w:p>
        </w:tc>
      </w:tr>
      <w:tr w:rsidR="00BD248F" w14:paraId="53E8A765" w14:textId="77777777">
        <w:trPr>
          <w:jc w:val="center"/>
        </w:trPr>
        <w:tc>
          <w:tcPr>
            <w:tcW w:w="1200" w:type="dxa"/>
          </w:tcPr>
          <w:p w14:paraId="4B26443C" w14:textId="77777777" w:rsidR="00BD248F" w:rsidRDefault="003040A7">
            <w:r>
              <w:rPr>
                <w:sz w:val="16"/>
              </w:rPr>
              <w:t>Peak</w:t>
            </w:r>
          </w:p>
        </w:tc>
        <w:tc>
          <w:tcPr>
            <w:tcW w:w="1000" w:type="dxa"/>
          </w:tcPr>
          <w:p w14:paraId="16148EF0" w14:textId="77777777" w:rsidR="00BD248F" w:rsidRDefault="003040A7">
            <w:pPr>
              <w:jc w:val="right"/>
            </w:pPr>
            <w:r>
              <w:rPr>
                <w:sz w:val="16"/>
              </w:rPr>
              <w:t>0.02</w:t>
            </w:r>
          </w:p>
        </w:tc>
        <w:tc>
          <w:tcPr>
            <w:tcW w:w="1300" w:type="dxa"/>
          </w:tcPr>
          <w:p w14:paraId="2DBC3833" w14:textId="77777777" w:rsidR="00BD248F" w:rsidRDefault="003040A7">
            <w:pPr>
              <w:jc w:val="right"/>
            </w:pPr>
            <w:r>
              <w:rPr>
                <w:sz w:val="16"/>
              </w:rPr>
              <w:t>0.0016</w:t>
            </w:r>
          </w:p>
        </w:tc>
        <w:tc>
          <w:tcPr>
            <w:tcW w:w="700" w:type="dxa"/>
          </w:tcPr>
          <w:p w14:paraId="28C4BA0C" w14:textId="77777777" w:rsidR="00BD248F" w:rsidRDefault="003040A7">
            <w:pPr>
              <w:jc w:val="right"/>
            </w:pPr>
            <w:r>
              <w:rPr>
                <w:sz w:val="16"/>
              </w:rPr>
              <w:t>2.05</w:t>
            </w:r>
          </w:p>
        </w:tc>
        <w:tc>
          <w:tcPr>
            <w:tcW w:w="1400" w:type="dxa"/>
          </w:tcPr>
          <w:p w14:paraId="1E2216B5" w14:textId="77777777" w:rsidR="00BD248F" w:rsidRDefault="003040A7">
            <w:pPr>
              <w:jc w:val="right"/>
            </w:pPr>
            <w:r>
              <w:rPr>
                <w:sz w:val="16"/>
              </w:rPr>
              <w:t>150,625</w:t>
            </w:r>
          </w:p>
        </w:tc>
        <w:tc>
          <w:tcPr>
            <w:tcW w:w="1400" w:type="dxa"/>
          </w:tcPr>
          <w:p w14:paraId="1CCDE803" w14:textId="77777777" w:rsidR="00BD248F" w:rsidRDefault="003040A7">
            <w:pPr>
              <w:jc w:val="right"/>
            </w:pPr>
            <w:r>
              <w:rPr>
                <w:sz w:val="16"/>
              </w:rPr>
              <w:t>181,177</w:t>
            </w:r>
          </w:p>
        </w:tc>
        <w:tc>
          <w:tcPr>
            <w:tcW w:w="1400" w:type="dxa"/>
          </w:tcPr>
          <w:p w14:paraId="224A6ECB" w14:textId="77777777" w:rsidR="00BD248F" w:rsidRDefault="003040A7">
            <w:pPr>
              <w:jc w:val="right"/>
            </w:pPr>
            <w:r>
              <w:rPr>
                <w:sz w:val="16"/>
              </w:rPr>
              <w:t>132,434</w:t>
            </w:r>
          </w:p>
        </w:tc>
        <w:tc>
          <w:tcPr>
            <w:tcW w:w="960" w:type="dxa"/>
          </w:tcPr>
          <w:p w14:paraId="1C8921F6" w14:textId="77777777" w:rsidR="00BD248F" w:rsidRDefault="003040A7">
            <w:pPr>
              <w:jc w:val="right"/>
            </w:pPr>
            <w:r>
              <w:rPr>
                <w:sz w:val="16"/>
              </w:rPr>
              <w:t>153,556</w:t>
            </w:r>
          </w:p>
        </w:tc>
      </w:tr>
      <w:tr w:rsidR="00BD248F" w14:paraId="143F858A" w14:textId="77777777">
        <w:trPr>
          <w:jc w:val="center"/>
        </w:trPr>
        <w:tc>
          <w:tcPr>
            <w:tcW w:w="1200" w:type="dxa"/>
          </w:tcPr>
          <w:p w14:paraId="1F6A9D0B" w14:textId="77777777" w:rsidR="00BD248F" w:rsidRDefault="003040A7">
            <w:r>
              <w:rPr>
                <w:sz w:val="16"/>
              </w:rPr>
              <w:t>Peak</w:t>
            </w:r>
          </w:p>
        </w:tc>
        <w:tc>
          <w:tcPr>
            <w:tcW w:w="1000" w:type="dxa"/>
          </w:tcPr>
          <w:p w14:paraId="5817702F" w14:textId="77777777" w:rsidR="00BD248F" w:rsidRDefault="003040A7">
            <w:pPr>
              <w:jc w:val="right"/>
            </w:pPr>
            <w:r>
              <w:rPr>
                <w:sz w:val="16"/>
              </w:rPr>
              <w:t>0.05</w:t>
            </w:r>
          </w:p>
        </w:tc>
        <w:tc>
          <w:tcPr>
            <w:tcW w:w="1300" w:type="dxa"/>
          </w:tcPr>
          <w:p w14:paraId="163795F7" w14:textId="77777777" w:rsidR="00BD248F" w:rsidRDefault="003040A7">
            <w:pPr>
              <w:jc w:val="right"/>
            </w:pPr>
            <w:r>
              <w:rPr>
                <w:sz w:val="16"/>
              </w:rPr>
              <w:t>0.0010</w:t>
            </w:r>
          </w:p>
        </w:tc>
        <w:tc>
          <w:tcPr>
            <w:tcW w:w="700" w:type="dxa"/>
          </w:tcPr>
          <w:p w14:paraId="6D80E4DE" w14:textId="77777777" w:rsidR="00BD248F" w:rsidRDefault="003040A7">
            <w:pPr>
              <w:jc w:val="right"/>
            </w:pPr>
            <w:r>
              <w:rPr>
                <w:sz w:val="16"/>
              </w:rPr>
              <w:t>1.64</w:t>
            </w:r>
          </w:p>
        </w:tc>
        <w:tc>
          <w:tcPr>
            <w:tcW w:w="1400" w:type="dxa"/>
          </w:tcPr>
          <w:p w14:paraId="04D90513" w14:textId="77777777" w:rsidR="00BD248F" w:rsidRDefault="003040A7">
            <w:pPr>
              <w:jc w:val="right"/>
            </w:pPr>
            <w:r>
              <w:rPr>
                <w:sz w:val="16"/>
              </w:rPr>
              <w:t>126,514</w:t>
            </w:r>
          </w:p>
        </w:tc>
        <w:tc>
          <w:tcPr>
            <w:tcW w:w="1400" w:type="dxa"/>
          </w:tcPr>
          <w:p w14:paraId="14A45716" w14:textId="77777777" w:rsidR="00BD248F" w:rsidRDefault="003040A7">
            <w:pPr>
              <w:jc w:val="right"/>
            </w:pPr>
            <w:r>
              <w:rPr>
                <w:sz w:val="16"/>
              </w:rPr>
              <w:t>145,732</w:t>
            </w:r>
          </w:p>
        </w:tc>
        <w:tc>
          <w:tcPr>
            <w:tcW w:w="1400" w:type="dxa"/>
          </w:tcPr>
          <w:p w14:paraId="7FADAEC5" w14:textId="77777777" w:rsidR="00BD248F" w:rsidRDefault="003040A7">
            <w:pPr>
              <w:jc w:val="right"/>
            </w:pPr>
            <w:r>
              <w:rPr>
                <w:sz w:val="16"/>
              </w:rPr>
              <w:t>113,770</w:t>
            </w:r>
          </w:p>
        </w:tc>
        <w:tc>
          <w:tcPr>
            <w:tcW w:w="960" w:type="dxa"/>
          </w:tcPr>
          <w:p w14:paraId="4516BC38" w14:textId="77777777" w:rsidR="00BD248F" w:rsidRDefault="003040A7">
            <w:pPr>
              <w:jc w:val="right"/>
            </w:pPr>
            <w:r>
              <w:rPr>
                <w:sz w:val="16"/>
              </w:rPr>
              <w:t>127,758</w:t>
            </w:r>
          </w:p>
        </w:tc>
      </w:tr>
      <w:tr w:rsidR="00BD248F" w14:paraId="3706B5F7" w14:textId="77777777">
        <w:trPr>
          <w:jc w:val="center"/>
        </w:trPr>
        <w:tc>
          <w:tcPr>
            <w:tcW w:w="1200" w:type="dxa"/>
          </w:tcPr>
          <w:p w14:paraId="63F2C6C3" w14:textId="77777777" w:rsidR="00BD248F" w:rsidRDefault="003040A7">
            <w:r>
              <w:rPr>
                <w:sz w:val="16"/>
              </w:rPr>
              <w:t>Peak</w:t>
            </w:r>
          </w:p>
        </w:tc>
        <w:tc>
          <w:tcPr>
            <w:tcW w:w="1000" w:type="dxa"/>
          </w:tcPr>
          <w:p w14:paraId="73C0198D" w14:textId="77777777" w:rsidR="00BD248F" w:rsidRDefault="003040A7">
            <w:pPr>
              <w:jc w:val="right"/>
            </w:pPr>
            <w:r>
              <w:rPr>
                <w:sz w:val="16"/>
              </w:rPr>
              <w:t>0.1</w:t>
            </w:r>
          </w:p>
        </w:tc>
        <w:tc>
          <w:tcPr>
            <w:tcW w:w="1300" w:type="dxa"/>
          </w:tcPr>
          <w:p w14:paraId="2BA139F3" w14:textId="77777777" w:rsidR="00BD248F" w:rsidRDefault="003040A7">
            <w:pPr>
              <w:jc w:val="right"/>
            </w:pPr>
            <w:r>
              <w:rPr>
                <w:sz w:val="16"/>
              </w:rPr>
              <w:t>0.0007</w:t>
            </w:r>
          </w:p>
        </w:tc>
        <w:tc>
          <w:tcPr>
            <w:tcW w:w="700" w:type="dxa"/>
          </w:tcPr>
          <w:p w14:paraId="6338DF57" w14:textId="77777777" w:rsidR="00BD248F" w:rsidRDefault="003040A7">
            <w:pPr>
              <w:jc w:val="right"/>
            </w:pPr>
            <w:r>
              <w:rPr>
                <w:sz w:val="16"/>
              </w:rPr>
              <w:t>1.28</w:t>
            </w:r>
          </w:p>
        </w:tc>
        <w:tc>
          <w:tcPr>
            <w:tcW w:w="1400" w:type="dxa"/>
          </w:tcPr>
          <w:p w14:paraId="17DCF210" w14:textId="77777777" w:rsidR="00BD248F" w:rsidRDefault="003040A7">
            <w:pPr>
              <w:jc w:val="right"/>
            </w:pPr>
            <w:r>
              <w:rPr>
                <w:sz w:val="16"/>
              </w:rPr>
              <w:t>108,041</w:t>
            </w:r>
          </w:p>
        </w:tc>
        <w:tc>
          <w:tcPr>
            <w:tcW w:w="1400" w:type="dxa"/>
          </w:tcPr>
          <w:p w14:paraId="123F010B" w14:textId="77777777" w:rsidR="00BD248F" w:rsidRDefault="003040A7">
            <w:pPr>
              <w:jc w:val="right"/>
            </w:pPr>
            <w:r>
              <w:rPr>
                <w:sz w:val="16"/>
              </w:rPr>
              <w:t>121,015</w:t>
            </w:r>
          </w:p>
        </w:tc>
        <w:tc>
          <w:tcPr>
            <w:tcW w:w="1400" w:type="dxa"/>
          </w:tcPr>
          <w:p w14:paraId="1617C370" w14:textId="77777777" w:rsidR="00BD248F" w:rsidRDefault="003040A7">
            <w:pPr>
              <w:jc w:val="right"/>
            </w:pPr>
            <w:r>
              <w:rPr>
                <w:sz w:val="16"/>
              </w:rPr>
              <w:t>98,383</w:t>
            </w:r>
          </w:p>
        </w:tc>
        <w:tc>
          <w:tcPr>
            <w:tcW w:w="960" w:type="dxa"/>
          </w:tcPr>
          <w:p w14:paraId="28B15B42" w14:textId="77777777" w:rsidR="00BD248F" w:rsidRDefault="003040A7">
            <w:pPr>
              <w:jc w:val="right"/>
            </w:pPr>
            <w:r>
              <w:rPr>
                <w:sz w:val="16"/>
              </w:rPr>
              <w:t>108,618</w:t>
            </w:r>
          </w:p>
        </w:tc>
      </w:tr>
      <w:tr w:rsidR="00BD248F" w14:paraId="533521EE" w14:textId="77777777">
        <w:trPr>
          <w:jc w:val="center"/>
        </w:trPr>
        <w:tc>
          <w:tcPr>
            <w:tcW w:w="1200" w:type="dxa"/>
          </w:tcPr>
          <w:p w14:paraId="177F870B" w14:textId="77777777" w:rsidR="00BD248F" w:rsidRDefault="003040A7">
            <w:r>
              <w:rPr>
                <w:sz w:val="16"/>
              </w:rPr>
              <w:t>Peak</w:t>
            </w:r>
          </w:p>
        </w:tc>
        <w:tc>
          <w:tcPr>
            <w:tcW w:w="1000" w:type="dxa"/>
          </w:tcPr>
          <w:p w14:paraId="126C8153" w14:textId="77777777" w:rsidR="00BD248F" w:rsidRDefault="003040A7">
            <w:pPr>
              <w:jc w:val="right"/>
            </w:pPr>
            <w:r>
              <w:rPr>
                <w:sz w:val="16"/>
              </w:rPr>
              <w:t>0.2</w:t>
            </w:r>
          </w:p>
        </w:tc>
        <w:tc>
          <w:tcPr>
            <w:tcW w:w="1300" w:type="dxa"/>
          </w:tcPr>
          <w:p w14:paraId="67A9F5D6" w14:textId="77777777" w:rsidR="00BD248F" w:rsidRDefault="003040A7">
            <w:pPr>
              <w:jc w:val="right"/>
            </w:pPr>
            <w:r>
              <w:rPr>
                <w:sz w:val="16"/>
              </w:rPr>
              <w:t>0.0005</w:t>
            </w:r>
          </w:p>
        </w:tc>
        <w:tc>
          <w:tcPr>
            <w:tcW w:w="700" w:type="dxa"/>
          </w:tcPr>
          <w:p w14:paraId="7E4904C8" w14:textId="77777777" w:rsidR="00BD248F" w:rsidRDefault="003040A7">
            <w:pPr>
              <w:jc w:val="right"/>
            </w:pPr>
            <w:r>
              <w:rPr>
                <w:sz w:val="16"/>
              </w:rPr>
              <w:t>0.84</w:t>
            </w:r>
          </w:p>
        </w:tc>
        <w:tc>
          <w:tcPr>
            <w:tcW w:w="1400" w:type="dxa"/>
          </w:tcPr>
          <w:p w14:paraId="52495807" w14:textId="77777777" w:rsidR="00BD248F" w:rsidRDefault="003040A7">
            <w:pPr>
              <w:jc w:val="right"/>
            </w:pPr>
            <w:r>
              <w:rPr>
                <w:sz w:val="16"/>
              </w:rPr>
              <w:t>88,923</w:t>
            </w:r>
          </w:p>
        </w:tc>
        <w:tc>
          <w:tcPr>
            <w:tcW w:w="1400" w:type="dxa"/>
          </w:tcPr>
          <w:p w14:paraId="62C2E99F" w14:textId="77777777" w:rsidR="00BD248F" w:rsidRDefault="003040A7">
            <w:pPr>
              <w:jc w:val="right"/>
            </w:pPr>
            <w:r>
              <w:rPr>
                <w:sz w:val="16"/>
              </w:rPr>
              <w:t>97,624</w:t>
            </w:r>
          </w:p>
        </w:tc>
        <w:tc>
          <w:tcPr>
            <w:tcW w:w="1400" w:type="dxa"/>
          </w:tcPr>
          <w:p w14:paraId="6A8953DF" w14:textId="77777777" w:rsidR="00BD248F" w:rsidRDefault="003040A7">
            <w:pPr>
              <w:jc w:val="right"/>
            </w:pPr>
            <w:r>
              <w:rPr>
                <w:sz w:val="16"/>
              </w:rPr>
              <w:t>81,626</w:t>
            </w:r>
          </w:p>
        </w:tc>
        <w:tc>
          <w:tcPr>
            <w:tcW w:w="960" w:type="dxa"/>
          </w:tcPr>
          <w:p w14:paraId="31638D6B" w14:textId="77777777" w:rsidR="00BD248F" w:rsidRDefault="003040A7">
            <w:pPr>
              <w:jc w:val="right"/>
            </w:pPr>
            <w:r>
              <w:rPr>
                <w:sz w:val="16"/>
              </w:rPr>
              <w:t>89,126</w:t>
            </w:r>
          </w:p>
        </w:tc>
      </w:tr>
      <w:tr w:rsidR="00BD248F" w14:paraId="7A628834" w14:textId="77777777">
        <w:trPr>
          <w:jc w:val="center"/>
        </w:trPr>
        <w:tc>
          <w:tcPr>
            <w:tcW w:w="1200" w:type="dxa"/>
          </w:tcPr>
          <w:p w14:paraId="38637C0E" w14:textId="77777777" w:rsidR="00BD248F" w:rsidRDefault="003040A7">
            <w:r>
              <w:rPr>
                <w:sz w:val="16"/>
              </w:rPr>
              <w:t>Peak</w:t>
            </w:r>
          </w:p>
        </w:tc>
        <w:tc>
          <w:tcPr>
            <w:tcW w:w="1000" w:type="dxa"/>
          </w:tcPr>
          <w:p w14:paraId="5B9B01B2" w14:textId="77777777" w:rsidR="00BD248F" w:rsidRDefault="003040A7">
            <w:pPr>
              <w:jc w:val="right"/>
            </w:pPr>
            <w:r>
              <w:rPr>
                <w:sz w:val="16"/>
              </w:rPr>
              <w:t>0.5</w:t>
            </w:r>
          </w:p>
        </w:tc>
        <w:tc>
          <w:tcPr>
            <w:tcW w:w="1300" w:type="dxa"/>
          </w:tcPr>
          <w:p w14:paraId="649CF6FC" w14:textId="77777777" w:rsidR="00BD248F" w:rsidRDefault="003040A7">
            <w:pPr>
              <w:jc w:val="right"/>
            </w:pPr>
            <w:r>
              <w:rPr>
                <w:sz w:val="16"/>
              </w:rPr>
              <w:t>0.0005</w:t>
            </w:r>
          </w:p>
        </w:tc>
        <w:tc>
          <w:tcPr>
            <w:tcW w:w="700" w:type="dxa"/>
          </w:tcPr>
          <w:p w14:paraId="74BBFBE8" w14:textId="77777777" w:rsidR="00BD248F" w:rsidRDefault="003040A7">
            <w:pPr>
              <w:jc w:val="right"/>
            </w:pPr>
            <w:r>
              <w:rPr>
                <w:sz w:val="16"/>
              </w:rPr>
              <w:t>0.00</w:t>
            </w:r>
          </w:p>
        </w:tc>
        <w:tc>
          <w:tcPr>
            <w:tcW w:w="1400" w:type="dxa"/>
          </w:tcPr>
          <w:p w14:paraId="6ABBF5BB" w14:textId="77777777" w:rsidR="00BD248F" w:rsidRDefault="003040A7">
            <w:pPr>
              <w:jc w:val="right"/>
            </w:pPr>
            <w:r>
              <w:rPr>
                <w:sz w:val="16"/>
              </w:rPr>
              <w:t>60,585</w:t>
            </w:r>
          </w:p>
        </w:tc>
        <w:tc>
          <w:tcPr>
            <w:tcW w:w="1400" w:type="dxa"/>
          </w:tcPr>
          <w:p w14:paraId="47CEE9EA" w14:textId="77777777" w:rsidR="00BD248F" w:rsidRDefault="003040A7">
            <w:pPr>
              <w:jc w:val="right"/>
            </w:pPr>
            <w:r>
              <w:rPr>
                <w:sz w:val="16"/>
              </w:rPr>
              <w:t>65,857</w:t>
            </w:r>
          </w:p>
        </w:tc>
        <w:tc>
          <w:tcPr>
            <w:tcW w:w="1400" w:type="dxa"/>
          </w:tcPr>
          <w:p w14:paraId="67F08DD2" w14:textId="77777777" w:rsidR="00BD248F" w:rsidRDefault="003040A7">
            <w:pPr>
              <w:jc w:val="right"/>
            </w:pPr>
            <w:r>
              <w:rPr>
                <w:sz w:val="16"/>
              </w:rPr>
              <w:t>55,691</w:t>
            </w:r>
          </w:p>
        </w:tc>
        <w:tc>
          <w:tcPr>
            <w:tcW w:w="960" w:type="dxa"/>
          </w:tcPr>
          <w:p w14:paraId="127DAD00" w14:textId="77777777" w:rsidR="00BD248F" w:rsidRDefault="003040A7">
            <w:pPr>
              <w:jc w:val="right"/>
            </w:pPr>
            <w:r>
              <w:rPr>
                <w:sz w:val="16"/>
              </w:rPr>
              <w:t>60,529</w:t>
            </w:r>
          </w:p>
        </w:tc>
      </w:tr>
      <w:tr w:rsidR="00BD248F" w14:paraId="58235970" w14:textId="77777777">
        <w:trPr>
          <w:jc w:val="center"/>
        </w:trPr>
        <w:tc>
          <w:tcPr>
            <w:tcW w:w="1200" w:type="dxa"/>
          </w:tcPr>
          <w:p w14:paraId="31101D5D" w14:textId="77777777" w:rsidR="00BD248F" w:rsidRDefault="003040A7">
            <w:r>
              <w:rPr>
                <w:sz w:val="16"/>
              </w:rPr>
              <w:t>Peak</w:t>
            </w:r>
          </w:p>
        </w:tc>
        <w:tc>
          <w:tcPr>
            <w:tcW w:w="1000" w:type="dxa"/>
          </w:tcPr>
          <w:p w14:paraId="524356F8" w14:textId="77777777" w:rsidR="00BD248F" w:rsidRDefault="003040A7">
            <w:pPr>
              <w:jc w:val="right"/>
            </w:pPr>
            <w:r>
              <w:rPr>
                <w:sz w:val="16"/>
              </w:rPr>
              <w:t>0.8</w:t>
            </w:r>
          </w:p>
        </w:tc>
        <w:tc>
          <w:tcPr>
            <w:tcW w:w="1300" w:type="dxa"/>
          </w:tcPr>
          <w:p w14:paraId="7C6C4E4B" w14:textId="77777777" w:rsidR="00BD248F" w:rsidRDefault="003040A7">
            <w:pPr>
              <w:jc w:val="right"/>
            </w:pPr>
            <w:r>
              <w:rPr>
                <w:sz w:val="16"/>
              </w:rPr>
              <w:t>0.0006</w:t>
            </w:r>
          </w:p>
        </w:tc>
        <w:tc>
          <w:tcPr>
            <w:tcW w:w="700" w:type="dxa"/>
          </w:tcPr>
          <w:p w14:paraId="62048A28" w14:textId="77777777" w:rsidR="00BD248F" w:rsidRDefault="003040A7">
            <w:pPr>
              <w:jc w:val="right"/>
            </w:pPr>
            <w:r>
              <w:rPr>
                <w:sz w:val="16"/>
              </w:rPr>
              <w:t>-0.84</w:t>
            </w:r>
          </w:p>
        </w:tc>
        <w:tc>
          <w:tcPr>
            <w:tcW w:w="1400" w:type="dxa"/>
          </w:tcPr>
          <w:p w14:paraId="6335048F" w14:textId="77777777" w:rsidR="00BD248F" w:rsidRDefault="003040A7">
            <w:pPr>
              <w:jc w:val="right"/>
            </w:pPr>
            <w:r>
              <w:rPr>
                <w:sz w:val="16"/>
              </w:rPr>
              <w:t>40,671</w:t>
            </w:r>
          </w:p>
        </w:tc>
        <w:tc>
          <w:tcPr>
            <w:tcW w:w="1400" w:type="dxa"/>
          </w:tcPr>
          <w:p w14:paraId="03FCCE99" w14:textId="77777777" w:rsidR="00BD248F" w:rsidRDefault="003040A7">
            <w:pPr>
              <w:jc w:val="right"/>
            </w:pPr>
            <w:r>
              <w:rPr>
                <w:sz w:val="16"/>
              </w:rPr>
              <w:t>44,531</w:t>
            </w:r>
          </w:p>
        </w:tc>
        <w:tc>
          <w:tcPr>
            <w:tcW w:w="1400" w:type="dxa"/>
          </w:tcPr>
          <w:p w14:paraId="148E8599" w14:textId="77777777" w:rsidR="00BD248F" w:rsidRDefault="003040A7">
            <w:pPr>
              <w:jc w:val="right"/>
            </w:pPr>
            <w:r>
              <w:rPr>
                <w:sz w:val="16"/>
              </w:rPr>
              <w:t>36,709</w:t>
            </w:r>
          </w:p>
        </w:tc>
        <w:tc>
          <w:tcPr>
            <w:tcW w:w="960" w:type="dxa"/>
          </w:tcPr>
          <w:p w14:paraId="3AA7F308" w14:textId="77777777" w:rsidR="00BD248F" w:rsidRDefault="003040A7">
            <w:pPr>
              <w:jc w:val="right"/>
            </w:pPr>
            <w:r>
              <w:rPr>
                <w:sz w:val="16"/>
              </w:rPr>
              <w:t>40,487</w:t>
            </w:r>
          </w:p>
        </w:tc>
      </w:tr>
      <w:tr w:rsidR="00BD248F" w14:paraId="043E5182" w14:textId="77777777">
        <w:trPr>
          <w:jc w:val="center"/>
        </w:trPr>
        <w:tc>
          <w:tcPr>
            <w:tcW w:w="1200" w:type="dxa"/>
          </w:tcPr>
          <w:p w14:paraId="5F2B0E3A" w14:textId="77777777" w:rsidR="00BD248F" w:rsidRDefault="003040A7">
            <w:r>
              <w:rPr>
                <w:sz w:val="16"/>
              </w:rPr>
              <w:t>Peak</w:t>
            </w:r>
          </w:p>
        </w:tc>
        <w:tc>
          <w:tcPr>
            <w:tcW w:w="1000" w:type="dxa"/>
          </w:tcPr>
          <w:p w14:paraId="11CDC088" w14:textId="77777777" w:rsidR="00BD248F" w:rsidRDefault="003040A7">
            <w:pPr>
              <w:jc w:val="right"/>
            </w:pPr>
            <w:r>
              <w:rPr>
                <w:sz w:val="16"/>
              </w:rPr>
              <w:t>0.9</w:t>
            </w:r>
          </w:p>
        </w:tc>
        <w:tc>
          <w:tcPr>
            <w:tcW w:w="1300" w:type="dxa"/>
          </w:tcPr>
          <w:p w14:paraId="1D5FE5BE" w14:textId="77777777" w:rsidR="00BD248F" w:rsidRDefault="003040A7">
            <w:pPr>
              <w:jc w:val="right"/>
            </w:pPr>
            <w:r>
              <w:rPr>
                <w:sz w:val="16"/>
              </w:rPr>
              <w:t>0.0009</w:t>
            </w:r>
          </w:p>
        </w:tc>
        <w:tc>
          <w:tcPr>
            <w:tcW w:w="700" w:type="dxa"/>
          </w:tcPr>
          <w:p w14:paraId="02FD76AE" w14:textId="77777777" w:rsidR="00BD248F" w:rsidRDefault="003040A7">
            <w:pPr>
              <w:jc w:val="right"/>
            </w:pPr>
            <w:r>
              <w:rPr>
                <w:sz w:val="16"/>
              </w:rPr>
              <w:t>-1.28</w:t>
            </w:r>
          </w:p>
        </w:tc>
        <w:tc>
          <w:tcPr>
            <w:tcW w:w="1400" w:type="dxa"/>
          </w:tcPr>
          <w:p w14:paraId="50BE9DB8" w14:textId="77777777" w:rsidR="00BD248F" w:rsidRDefault="003040A7">
            <w:pPr>
              <w:jc w:val="right"/>
            </w:pPr>
            <w:r>
              <w:rPr>
                <w:sz w:val="16"/>
              </w:rPr>
              <w:t>32,826</w:t>
            </w:r>
          </w:p>
        </w:tc>
        <w:tc>
          <w:tcPr>
            <w:tcW w:w="1400" w:type="dxa"/>
          </w:tcPr>
          <w:p w14:paraId="3BB571A4" w14:textId="77777777" w:rsidR="00BD248F" w:rsidRDefault="003040A7">
            <w:pPr>
              <w:jc w:val="right"/>
            </w:pPr>
            <w:r>
              <w:rPr>
                <w:sz w:val="16"/>
              </w:rPr>
              <w:t>36,401</w:t>
            </w:r>
          </w:p>
        </w:tc>
        <w:tc>
          <w:tcPr>
            <w:tcW w:w="1400" w:type="dxa"/>
          </w:tcPr>
          <w:p w14:paraId="3AD56A3C" w14:textId="77777777" w:rsidR="00BD248F" w:rsidRDefault="003040A7">
            <w:pPr>
              <w:jc w:val="right"/>
            </w:pPr>
            <w:r>
              <w:rPr>
                <w:sz w:val="16"/>
              </w:rPr>
              <w:t>28,836</w:t>
            </w:r>
          </w:p>
        </w:tc>
        <w:tc>
          <w:tcPr>
            <w:tcW w:w="960" w:type="dxa"/>
          </w:tcPr>
          <w:p w14:paraId="2859487B" w14:textId="77777777" w:rsidR="00BD248F" w:rsidRDefault="003040A7">
            <w:pPr>
              <w:jc w:val="right"/>
            </w:pPr>
            <w:r>
              <w:rPr>
                <w:sz w:val="16"/>
              </w:rPr>
              <w:t>32,573</w:t>
            </w:r>
          </w:p>
        </w:tc>
      </w:tr>
      <w:tr w:rsidR="00BD248F" w14:paraId="1C914672" w14:textId="77777777">
        <w:trPr>
          <w:jc w:val="center"/>
        </w:trPr>
        <w:tc>
          <w:tcPr>
            <w:tcW w:w="1200" w:type="dxa"/>
          </w:tcPr>
          <w:p w14:paraId="65C98BE4" w14:textId="77777777" w:rsidR="00BD248F" w:rsidRDefault="003040A7">
            <w:r>
              <w:rPr>
                <w:sz w:val="16"/>
              </w:rPr>
              <w:lastRenderedPageBreak/>
              <w:t>Peak</w:t>
            </w:r>
          </w:p>
        </w:tc>
        <w:tc>
          <w:tcPr>
            <w:tcW w:w="1000" w:type="dxa"/>
          </w:tcPr>
          <w:p w14:paraId="0008955B" w14:textId="77777777" w:rsidR="00BD248F" w:rsidRDefault="003040A7">
            <w:pPr>
              <w:jc w:val="right"/>
            </w:pPr>
            <w:r>
              <w:rPr>
                <w:sz w:val="16"/>
              </w:rPr>
              <w:t>0.95</w:t>
            </w:r>
          </w:p>
        </w:tc>
        <w:tc>
          <w:tcPr>
            <w:tcW w:w="1300" w:type="dxa"/>
          </w:tcPr>
          <w:p w14:paraId="64566A45" w14:textId="77777777" w:rsidR="00BD248F" w:rsidRDefault="003040A7">
            <w:pPr>
              <w:jc w:val="right"/>
            </w:pPr>
            <w:r>
              <w:rPr>
                <w:sz w:val="16"/>
              </w:rPr>
              <w:t>0.0013</w:t>
            </w:r>
          </w:p>
        </w:tc>
        <w:tc>
          <w:tcPr>
            <w:tcW w:w="700" w:type="dxa"/>
          </w:tcPr>
          <w:p w14:paraId="6237CB55" w14:textId="77777777" w:rsidR="00BD248F" w:rsidRDefault="003040A7">
            <w:pPr>
              <w:jc w:val="right"/>
            </w:pPr>
            <w:r>
              <w:rPr>
                <w:sz w:val="16"/>
              </w:rPr>
              <w:t>-1.64</w:t>
            </w:r>
          </w:p>
        </w:tc>
        <w:tc>
          <w:tcPr>
            <w:tcW w:w="1400" w:type="dxa"/>
          </w:tcPr>
          <w:p w14:paraId="1180636F" w14:textId="77777777" w:rsidR="00BD248F" w:rsidRDefault="003040A7">
            <w:pPr>
              <w:jc w:val="right"/>
            </w:pPr>
            <w:r>
              <w:rPr>
                <w:sz w:val="16"/>
              </w:rPr>
              <w:t>27,417</w:t>
            </w:r>
          </w:p>
        </w:tc>
        <w:tc>
          <w:tcPr>
            <w:tcW w:w="1400" w:type="dxa"/>
          </w:tcPr>
          <w:p w14:paraId="05734DDA" w14:textId="77777777" w:rsidR="00BD248F" w:rsidRDefault="003040A7">
            <w:pPr>
              <w:jc w:val="right"/>
            </w:pPr>
            <w:r>
              <w:rPr>
                <w:sz w:val="16"/>
              </w:rPr>
              <w:t>30,925</w:t>
            </w:r>
          </w:p>
        </w:tc>
        <w:tc>
          <w:tcPr>
            <w:tcW w:w="1400" w:type="dxa"/>
          </w:tcPr>
          <w:p w14:paraId="337E6456" w14:textId="77777777" w:rsidR="00BD248F" w:rsidRDefault="003040A7">
            <w:pPr>
              <w:jc w:val="right"/>
            </w:pPr>
            <w:r>
              <w:rPr>
                <w:sz w:val="16"/>
              </w:rPr>
              <w:t>23,227</w:t>
            </w:r>
          </w:p>
        </w:tc>
        <w:tc>
          <w:tcPr>
            <w:tcW w:w="960" w:type="dxa"/>
          </w:tcPr>
          <w:p w14:paraId="12DBFD4E" w14:textId="77777777" w:rsidR="00BD248F" w:rsidRDefault="003040A7">
            <w:pPr>
              <w:jc w:val="right"/>
            </w:pPr>
            <w:r>
              <w:rPr>
                <w:sz w:val="16"/>
              </w:rPr>
              <w:t>27,041</w:t>
            </w:r>
          </w:p>
        </w:tc>
      </w:tr>
      <w:tr w:rsidR="00BD248F" w14:paraId="37A171D4" w14:textId="77777777">
        <w:trPr>
          <w:jc w:val="center"/>
        </w:trPr>
        <w:tc>
          <w:tcPr>
            <w:tcW w:w="1200" w:type="dxa"/>
          </w:tcPr>
          <w:p w14:paraId="0C48443B" w14:textId="77777777" w:rsidR="00BD248F" w:rsidRDefault="003040A7">
            <w:r>
              <w:rPr>
                <w:sz w:val="16"/>
              </w:rPr>
              <w:t>Peak</w:t>
            </w:r>
          </w:p>
        </w:tc>
        <w:tc>
          <w:tcPr>
            <w:tcW w:w="1000" w:type="dxa"/>
          </w:tcPr>
          <w:p w14:paraId="4B6E437B" w14:textId="77777777" w:rsidR="00BD248F" w:rsidRDefault="003040A7">
            <w:pPr>
              <w:jc w:val="right"/>
            </w:pPr>
            <w:r>
              <w:rPr>
                <w:sz w:val="16"/>
              </w:rPr>
              <w:t>0.99</w:t>
            </w:r>
          </w:p>
        </w:tc>
        <w:tc>
          <w:tcPr>
            <w:tcW w:w="1300" w:type="dxa"/>
          </w:tcPr>
          <w:p w14:paraId="601F9A6D" w14:textId="77777777" w:rsidR="00BD248F" w:rsidRDefault="003040A7">
            <w:pPr>
              <w:jc w:val="right"/>
            </w:pPr>
            <w:r>
              <w:rPr>
                <w:sz w:val="16"/>
              </w:rPr>
              <w:t>0.0030</w:t>
            </w:r>
          </w:p>
        </w:tc>
        <w:tc>
          <w:tcPr>
            <w:tcW w:w="700" w:type="dxa"/>
          </w:tcPr>
          <w:p w14:paraId="37743226" w14:textId="77777777" w:rsidR="00BD248F" w:rsidRDefault="003040A7">
            <w:pPr>
              <w:jc w:val="right"/>
            </w:pPr>
            <w:r>
              <w:rPr>
                <w:sz w:val="16"/>
              </w:rPr>
              <w:t>-2.33</w:t>
            </w:r>
          </w:p>
        </w:tc>
        <w:tc>
          <w:tcPr>
            <w:tcW w:w="1400" w:type="dxa"/>
          </w:tcPr>
          <w:p w14:paraId="7FB49A84" w14:textId="77777777" w:rsidR="00BD248F" w:rsidRDefault="003040A7">
            <w:pPr>
              <w:jc w:val="right"/>
            </w:pPr>
            <w:r>
              <w:rPr>
                <w:sz w:val="16"/>
              </w:rPr>
              <w:t>19,408</w:t>
            </w:r>
          </w:p>
        </w:tc>
        <w:tc>
          <w:tcPr>
            <w:tcW w:w="1400" w:type="dxa"/>
          </w:tcPr>
          <w:p w14:paraId="4E98BB6E" w14:textId="77777777" w:rsidR="00BD248F" w:rsidRDefault="003040A7">
            <w:pPr>
              <w:jc w:val="right"/>
            </w:pPr>
            <w:r>
              <w:rPr>
                <w:sz w:val="16"/>
              </w:rPr>
              <w:t>23,026</w:t>
            </w:r>
          </w:p>
        </w:tc>
        <w:tc>
          <w:tcPr>
            <w:tcW w:w="1400" w:type="dxa"/>
          </w:tcPr>
          <w:p w14:paraId="545B4001" w14:textId="77777777" w:rsidR="00BD248F" w:rsidRDefault="003040A7">
            <w:pPr>
              <w:jc w:val="right"/>
            </w:pPr>
            <w:r>
              <w:rPr>
                <w:sz w:val="16"/>
              </w:rPr>
              <w:t>14,842</w:t>
            </w:r>
          </w:p>
        </w:tc>
        <w:tc>
          <w:tcPr>
            <w:tcW w:w="960" w:type="dxa"/>
          </w:tcPr>
          <w:p w14:paraId="4BB3466C" w14:textId="77777777" w:rsidR="00BD248F" w:rsidRDefault="003040A7">
            <w:pPr>
              <w:jc w:val="right"/>
            </w:pPr>
            <w:r>
              <w:rPr>
                <w:sz w:val="16"/>
              </w:rPr>
              <w:t>18,564</w:t>
            </w:r>
          </w:p>
        </w:tc>
      </w:tr>
      <w:tr w:rsidR="00BD248F" w14:paraId="0F9FD7AD" w14:textId="77777777">
        <w:trPr>
          <w:jc w:val="center"/>
        </w:trPr>
        <w:tc>
          <w:tcPr>
            <w:tcW w:w="1200" w:type="dxa"/>
          </w:tcPr>
          <w:p w14:paraId="4798AEA0" w14:textId="77777777" w:rsidR="00BD248F" w:rsidRDefault="003040A7">
            <w:r>
              <w:rPr>
                <w:sz w:val="16"/>
              </w:rPr>
              <w:t>1-Day</w:t>
            </w:r>
          </w:p>
        </w:tc>
        <w:tc>
          <w:tcPr>
            <w:tcW w:w="1000" w:type="dxa"/>
          </w:tcPr>
          <w:p w14:paraId="47701D72" w14:textId="77777777" w:rsidR="00BD248F" w:rsidRDefault="003040A7">
            <w:pPr>
              <w:jc w:val="right"/>
            </w:pPr>
            <w:r>
              <w:rPr>
                <w:sz w:val="16"/>
              </w:rPr>
              <w:t>0.0001</w:t>
            </w:r>
          </w:p>
        </w:tc>
        <w:tc>
          <w:tcPr>
            <w:tcW w:w="1300" w:type="dxa"/>
          </w:tcPr>
          <w:p w14:paraId="332678C7" w14:textId="77777777" w:rsidR="00BD248F" w:rsidRDefault="003040A7">
            <w:pPr>
              <w:jc w:val="right"/>
            </w:pPr>
            <w:r>
              <w:rPr>
                <w:sz w:val="16"/>
              </w:rPr>
              <w:t>0.0109</w:t>
            </w:r>
          </w:p>
        </w:tc>
        <w:tc>
          <w:tcPr>
            <w:tcW w:w="700" w:type="dxa"/>
          </w:tcPr>
          <w:p w14:paraId="65F44661" w14:textId="77777777" w:rsidR="00BD248F" w:rsidRDefault="003040A7">
            <w:pPr>
              <w:jc w:val="right"/>
            </w:pPr>
            <w:r>
              <w:rPr>
                <w:sz w:val="16"/>
              </w:rPr>
              <w:t>3.72</w:t>
            </w:r>
          </w:p>
        </w:tc>
        <w:tc>
          <w:tcPr>
            <w:tcW w:w="1400" w:type="dxa"/>
          </w:tcPr>
          <w:p w14:paraId="673CDA24" w14:textId="77777777" w:rsidR="00BD248F" w:rsidRDefault="003040A7">
            <w:pPr>
              <w:jc w:val="right"/>
            </w:pPr>
            <w:r>
              <w:rPr>
                <w:sz w:val="16"/>
              </w:rPr>
              <w:t>299,447</w:t>
            </w:r>
          </w:p>
        </w:tc>
        <w:tc>
          <w:tcPr>
            <w:tcW w:w="1400" w:type="dxa"/>
          </w:tcPr>
          <w:p w14:paraId="24898E4B" w14:textId="77777777" w:rsidR="00BD248F" w:rsidRDefault="003040A7">
            <w:pPr>
              <w:jc w:val="right"/>
            </w:pPr>
            <w:r>
              <w:rPr>
                <w:sz w:val="16"/>
              </w:rPr>
              <w:t>479,405</w:t>
            </w:r>
          </w:p>
        </w:tc>
        <w:tc>
          <w:tcPr>
            <w:tcW w:w="1400" w:type="dxa"/>
          </w:tcPr>
          <w:p w14:paraId="4C248659" w14:textId="77777777" w:rsidR="00BD248F" w:rsidRDefault="003040A7">
            <w:pPr>
              <w:jc w:val="right"/>
            </w:pPr>
            <w:r>
              <w:rPr>
                <w:sz w:val="16"/>
              </w:rPr>
              <w:t>221,040</w:t>
            </w:r>
          </w:p>
        </w:tc>
        <w:tc>
          <w:tcPr>
            <w:tcW w:w="960" w:type="dxa"/>
          </w:tcPr>
          <w:p w14:paraId="3042D987" w14:textId="77777777" w:rsidR="00BD248F" w:rsidRDefault="003040A7">
            <w:pPr>
              <w:jc w:val="right"/>
            </w:pPr>
            <w:r>
              <w:rPr>
                <w:sz w:val="16"/>
              </w:rPr>
              <w:t>386,105</w:t>
            </w:r>
          </w:p>
        </w:tc>
      </w:tr>
      <w:tr w:rsidR="00BD248F" w14:paraId="5346DCC7" w14:textId="77777777">
        <w:trPr>
          <w:jc w:val="center"/>
        </w:trPr>
        <w:tc>
          <w:tcPr>
            <w:tcW w:w="1200" w:type="dxa"/>
          </w:tcPr>
          <w:p w14:paraId="0221D434" w14:textId="77777777" w:rsidR="00BD248F" w:rsidRDefault="003040A7">
            <w:r>
              <w:rPr>
                <w:sz w:val="16"/>
              </w:rPr>
              <w:t>1-Day</w:t>
            </w:r>
          </w:p>
        </w:tc>
        <w:tc>
          <w:tcPr>
            <w:tcW w:w="1000" w:type="dxa"/>
          </w:tcPr>
          <w:p w14:paraId="66D685E3" w14:textId="77777777" w:rsidR="00BD248F" w:rsidRDefault="003040A7">
            <w:pPr>
              <w:jc w:val="right"/>
            </w:pPr>
            <w:r>
              <w:rPr>
                <w:sz w:val="16"/>
              </w:rPr>
              <w:t>0.0002</w:t>
            </w:r>
          </w:p>
        </w:tc>
        <w:tc>
          <w:tcPr>
            <w:tcW w:w="1300" w:type="dxa"/>
          </w:tcPr>
          <w:p w14:paraId="4EDB3BBE" w14:textId="77777777" w:rsidR="00BD248F" w:rsidRDefault="003040A7">
            <w:pPr>
              <w:jc w:val="right"/>
            </w:pPr>
            <w:r>
              <w:rPr>
                <w:sz w:val="16"/>
              </w:rPr>
              <w:t>0.0092</w:t>
            </w:r>
          </w:p>
        </w:tc>
        <w:tc>
          <w:tcPr>
            <w:tcW w:w="700" w:type="dxa"/>
          </w:tcPr>
          <w:p w14:paraId="4B8FD68B" w14:textId="77777777" w:rsidR="00BD248F" w:rsidRDefault="003040A7">
            <w:pPr>
              <w:jc w:val="right"/>
            </w:pPr>
            <w:r>
              <w:rPr>
                <w:sz w:val="16"/>
              </w:rPr>
              <w:t>3.54</w:t>
            </w:r>
          </w:p>
        </w:tc>
        <w:tc>
          <w:tcPr>
            <w:tcW w:w="1400" w:type="dxa"/>
          </w:tcPr>
          <w:p w14:paraId="68266943" w14:textId="77777777" w:rsidR="00BD248F" w:rsidRDefault="003040A7">
            <w:pPr>
              <w:jc w:val="right"/>
            </w:pPr>
            <w:r>
              <w:rPr>
                <w:sz w:val="16"/>
              </w:rPr>
              <w:t>276,822</w:t>
            </w:r>
          </w:p>
        </w:tc>
        <w:tc>
          <w:tcPr>
            <w:tcW w:w="1400" w:type="dxa"/>
          </w:tcPr>
          <w:p w14:paraId="24A11638" w14:textId="77777777" w:rsidR="00BD248F" w:rsidRDefault="003040A7">
            <w:pPr>
              <w:jc w:val="right"/>
            </w:pPr>
            <w:r>
              <w:rPr>
                <w:sz w:val="16"/>
              </w:rPr>
              <w:t>426,187</w:t>
            </w:r>
          </w:p>
        </w:tc>
        <w:tc>
          <w:tcPr>
            <w:tcW w:w="1400" w:type="dxa"/>
          </w:tcPr>
          <w:p w14:paraId="52DE24E1" w14:textId="77777777" w:rsidR="00BD248F" w:rsidRDefault="003040A7">
            <w:pPr>
              <w:jc w:val="right"/>
            </w:pPr>
            <w:r>
              <w:rPr>
                <w:sz w:val="16"/>
              </w:rPr>
              <w:t>209,249</w:t>
            </w:r>
          </w:p>
        </w:tc>
        <w:tc>
          <w:tcPr>
            <w:tcW w:w="960" w:type="dxa"/>
          </w:tcPr>
          <w:p w14:paraId="2F39B0F8" w14:textId="77777777" w:rsidR="00BD248F" w:rsidRDefault="003040A7">
            <w:pPr>
              <w:jc w:val="right"/>
            </w:pPr>
            <w:r>
              <w:rPr>
                <w:sz w:val="16"/>
              </w:rPr>
              <w:t>338,896</w:t>
            </w:r>
          </w:p>
        </w:tc>
      </w:tr>
      <w:tr w:rsidR="00BD248F" w14:paraId="55D08979" w14:textId="77777777">
        <w:trPr>
          <w:jc w:val="center"/>
        </w:trPr>
        <w:tc>
          <w:tcPr>
            <w:tcW w:w="1200" w:type="dxa"/>
          </w:tcPr>
          <w:p w14:paraId="6090B175" w14:textId="77777777" w:rsidR="00BD248F" w:rsidRDefault="003040A7">
            <w:r>
              <w:rPr>
                <w:sz w:val="16"/>
              </w:rPr>
              <w:t>1-Day</w:t>
            </w:r>
          </w:p>
        </w:tc>
        <w:tc>
          <w:tcPr>
            <w:tcW w:w="1000" w:type="dxa"/>
          </w:tcPr>
          <w:p w14:paraId="29F4B650" w14:textId="77777777" w:rsidR="00BD248F" w:rsidRDefault="003040A7">
            <w:pPr>
              <w:jc w:val="right"/>
            </w:pPr>
            <w:r>
              <w:rPr>
                <w:sz w:val="16"/>
              </w:rPr>
              <w:t>0.0005</w:t>
            </w:r>
          </w:p>
        </w:tc>
        <w:tc>
          <w:tcPr>
            <w:tcW w:w="1300" w:type="dxa"/>
          </w:tcPr>
          <w:p w14:paraId="2C02E89D" w14:textId="77777777" w:rsidR="00BD248F" w:rsidRDefault="003040A7">
            <w:pPr>
              <w:jc w:val="right"/>
            </w:pPr>
            <w:r>
              <w:rPr>
                <w:sz w:val="16"/>
              </w:rPr>
              <w:t>0.0072</w:t>
            </w:r>
          </w:p>
        </w:tc>
        <w:tc>
          <w:tcPr>
            <w:tcW w:w="700" w:type="dxa"/>
          </w:tcPr>
          <w:p w14:paraId="06A2A8CE" w14:textId="77777777" w:rsidR="00BD248F" w:rsidRDefault="003040A7">
            <w:pPr>
              <w:jc w:val="right"/>
            </w:pPr>
            <w:r>
              <w:rPr>
                <w:sz w:val="16"/>
              </w:rPr>
              <w:t>3.29</w:t>
            </w:r>
          </w:p>
        </w:tc>
        <w:tc>
          <w:tcPr>
            <w:tcW w:w="1400" w:type="dxa"/>
          </w:tcPr>
          <w:p w14:paraId="29328B2E" w14:textId="77777777" w:rsidR="00BD248F" w:rsidRDefault="003040A7">
            <w:pPr>
              <w:jc w:val="right"/>
            </w:pPr>
            <w:r>
              <w:rPr>
                <w:sz w:val="16"/>
              </w:rPr>
              <w:t>247,988</w:t>
            </w:r>
          </w:p>
        </w:tc>
        <w:tc>
          <w:tcPr>
            <w:tcW w:w="1400" w:type="dxa"/>
          </w:tcPr>
          <w:p w14:paraId="13121ADC" w14:textId="77777777" w:rsidR="00BD248F" w:rsidRDefault="003040A7">
            <w:pPr>
              <w:jc w:val="right"/>
            </w:pPr>
            <w:r>
              <w:rPr>
                <w:sz w:val="16"/>
              </w:rPr>
              <w:t>362,832</w:t>
            </w:r>
          </w:p>
        </w:tc>
        <w:tc>
          <w:tcPr>
            <w:tcW w:w="1400" w:type="dxa"/>
          </w:tcPr>
          <w:p w14:paraId="389D37C6" w14:textId="77777777" w:rsidR="00BD248F" w:rsidRDefault="003040A7">
            <w:pPr>
              <w:jc w:val="right"/>
            </w:pPr>
            <w:r>
              <w:rPr>
                <w:sz w:val="16"/>
              </w:rPr>
              <w:t>193,367</w:t>
            </w:r>
          </w:p>
        </w:tc>
        <w:tc>
          <w:tcPr>
            <w:tcW w:w="960" w:type="dxa"/>
          </w:tcPr>
          <w:p w14:paraId="02717635" w14:textId="77777777" w:rsidR="00BD248F" w:rsidRDefault="003040A7">
            <w:pPr>
              <w:jc w:val="right"/>
            </w:pPr>
            <w:r>
              <w:rPr>
                <w:sz w:val="16"/>
              </w:rPr>
              <w:t>286,800</w:t>
            </w:r>
          </w:p>
        </w:tc>
      </w:tr>
      <w:tr w:rsidR="00BD248F" w14:paraId="4EE8742A" w14:textId="77777777">
        <w:trPr>
          <w:jc w:val="center"/>
        </w:trPr>
        <w:tc>
          <w:tcPr>
            <w:tcW w:w="1200" w:type="dxa"/>
          </w:tcPr>
          <w:p w14:paraId="3C36C5F8" w14:textId="77777777" w:rsidR="00BD248F" w:rsidRDefault="003040A7">
            <w:r>
              <w:rPr>
                <w:sz w:val="16"/>
              </w:rPr>
              <w:t>1-Day</w:t>
            </w:r>
          </w:p>
        </w:tc>
        <w:tc>
          <w:tcPr>
            <w:tcW w:w="1000" w:type="dxa"/>
          </w:tcPr>
          <w:p w14:paraId="1C5591DD" w14:textId="77777777" w:rsidR="00BD248F" w:rsidRDefault="003040A7">
            <w:pPr>
              <w:jc w:val="right"/>
            </w:pPr>
            <w:r>
              <w:rPr>
                <w:sz w:val="16"/>
              </w:rPr>
              <w:t>0.001</w:t>
            </w:r>
          </w:p>
        </w:tc>
        <w:tc>
          <w:tcPr>
            <w:tcW w:w="1300" w:type="dxa"/>
          </w:tcPr>
          <w:p w14:paraId="19C98BCD" w14:textId="77777777" w:rsidR="00BD248F" w:rsidRDefault="003040A7">
            <w:pPr>
              <w:jc w:val="right"/>
            </w:pPr>
            <w:r>
              <w:rPr>
                <w:sz w:val="16"/>
              </w:rPr>
              <w:t>0.0059</w:t>
            </w:r>
          </w:p>
        </w:tc>
        <w:tc>
          <w:tcPr>
            <w:tcW w:w="700" w:type="dxa"/>
          </w:tcPr>
          <w:p w14:paraId="6404FA02" w14:textId="77777777" w:rsidR="00BD248F" w:rsidRDefault="003040A7">
            <w:pPr>
              <w:jc w:val="right"/>
            </w:pPr>
            <w:r>
              <w:rPr>
                <w:sz w:val="16"/>
              </w:rPr>
              <w:t>3.09</w:t>
            </w:r>
          </w:p>
        </w:tc>
        <w:tc>
          <w:tcPr>
            <w:tcW w:w="1400" w:type="dxa"/>
          </w:tcPr>
          <w:p w14:paraId="2DF803F5" w14:textId="77777777" w:rsidR="00BD248F" w:rsidRDefault="003040A7">
            <w:pPr>
              <w:jc w:val="right"/>
            </w:pPr>
            <w:r>
              <w:rPr>
                <w:sz w:val="16"/>
              </w:rPr>
              <w:t>226,952</w:t>
            </w:r>
          </w:p>
        </w:tc>
        <w:tc>
          <w:tcPr>
            <w:tcW w:w="1400" w:type="dxa"/>
          </w:tcPr>
          <w:p w14:paraId="1EBC90B1" w14:textId="77777777" w:rsidR="00BD248F" w:rsidRDefault="003040A7">
            <w:pPr>
              <w:jc w:val="right"/>
            </w:pPr>
            <w:r>
              <w:rPr>
                <w:sz w:val="16"/>
              </w:rPr>
              <w:t>319,700</w:t>
            </w:r>
          </w:p>
        </w:tc>
        <w:tc>
          <w:tcPr>
            <w:tcW w:w="1400" w:type="dxa"/>
          </w:tcPr>
          <w:p w14:paraId="4307A31A" w14:textId="77777777" w:rsidR="00BD248F" w:rsidRDefault="003040A7">
            <w:pPr>
              <w:jc w:val="right"/>
            </w:pPr>
            <w:r>
              <w:rPr>
                <w:sz w:val="16"/>
              </w:rPr>
              <w:t>181,106</w:t>
            </w:r>
          </w:p>
        </w:tc>
        <w:tc>
          <w:tcPr>
            <w:tcW w:w="960" w:type="dxa"/>
          </w:tcPr>
          <w:p w14:paraId="1708FD41" w14:textId="77777777" w:rsidR="00BD248F" w:rsidRDefault="003040A7">
            <w:pPr>
              <w:jc w:val="right"/>
            </w:pPr>
            <w:r>
              <w:rPr>
                <w:sz w:val="16"/>
              </w:rPr>
              <w:t>253,245</w:t>
            </w:r>
          </w:p>
        </w:tc>
      </w:tr>
      <w:tr w:rsidR="00BD248F" w14:paraId="184F6D9B" w14:textId="77777777">
        <w:trPr>
          <w:jc w:val="center"/>
        </w:trPr>
        <w:tc>
          <w:tcPr>
            <w:tcW w:w="1200" w:type="dxa"/>
          </w:tcPr>
          <w:p w14:paraId="46BD4906" w14:textId="77777777" w:rsidR="00BD248F" w:rsidRDefault="003040A7">
            <w:r>
              <w:rPr>
                <w:sz w:val="16"/>
              </w:rPr>
              <w:t>1-Day</w:t>
            </w:r>
          </w:p>
        </w:tc>
        <w:tc>
          <w:tcPr>
            <w:tcW w:w="1000" w:type="dxa"/>
          </w:tcPr>
          <w:p w14:paraId="66A735E2" w14:textId="77777777" w:rsidR="00BD248F" w:rsidRDefault="003040A7">
            <w:pPr>
              <w:jc w:val="right"/>
            </w:pPr>
            <w:r>
              <w:rPr>
                <w:sz w:val="16"/>
              </w:rPr>
              <w:t>0.002</w:t>
            </w:r>
          </w:p>
        </w:tc>
        <w:tc>
          <w:tcPr>
            <w:tcW w:w="1300" w:type="dxa"/>
          </w:tcPr>
          <w:p w14:paraId="37CAFC9D" w14:textId="77777777" w:rsidR="00BD248F" w:rsidRDefault="003040A7">
            <w:pPr>
              <w:jc w:val="right"/>
            </w:pPr>
            <w:r>
              <w:rPr>
                <w:sz w:val="16"/>
              </w:rPr>
              <w:t>0.0047</w:t>
            </w:r>
          </w:p>
        </w:tc>
        <w:tc>
          <w:tcPr>
            <w:tcW w:w="700" w:type="dxa"/>
          </w:tcPr>
          <w:p w14:paraId="0149E0E4" w14:textId="77777777" w:rsidR="00BD248F" w:rsidRDefault="003040A7">
            <w:pPr>
              <w:jc w:val="right"/>
            </w:pPr>
            <w:r>
              <w:rPr>
                <w:sz w:val="16"/>
              </w:rPr>
              <w:t>2.88</w:t>
            </w:r>
          </w:p>
        </w:tc>
        <w:tc>
          <w:tcPr>
            <w:tcW w:w="1400" w:type="dxa"/>
          </w:tcPr>
          <w:p w14:paraId="0A4533BE" w14:textId="77777777" w:rsidR="00BD248F" w:rsidRDefault="003040A7">
            <w:pPr>
              <w:jc w:val="right"/>
            </w:pPr>
            <w:r>
              <w:rPr>
                <w:sz w:val="16"/>
              </w:rPr>
              <w:t>206,550</w:t>
            </w:r>
          </w:p>
        </w:tc>
        <w:tc>
          <w:tcPr>
            <w:tcW w:w="1400" w:type="dxa"/>
          </w:tcPr>
          <w:p w14:paraId="1BDEBA3F" w14:textId="77777777" w:rsidR="00BD248F" w:rsidRDefault="003040A7">
            <w:pPr>
              <w:jc w:val="right"/>
            </w:pPr>
            <w:r>
              <w:rPr>
                <w:sz w:val="16"/>
              </w:rPr>
              <w:t>280,306</w:t>
            </w:r>
          </w:p>
        </w:tc>
        <w:tc>
          <w:tcPr>
            <w:tcW w:w="1400" w:type="dxa"/>
          </w:tcPr>
          <w:p w14:paraId="4A9BC709" w14:textId="77777777" w:rsidR="00BD248F" w:rsidRDefault="003040A7">
            <w:pPr>
              <w:jc w:val="right"/>
            </w:pPr>
            <w:r>
              <w:rPr>
                <w:sz w:val="16"/>
              </w:rPr>
              <w:t>168,605</w:t>
            </w:r>
          </w:p>
        </w:tc>
        <w:tc>
          <w:tcPr>
            <w:tcW w:w="960" w:type="dxa"/>
          </w:tcPr>
          <w:p w14:paraId="552F72AE" w14:textId="77777777" w:rsidR="00BD248F" w:rsidRDefault="003040A7">
            <w:pPr>
              <w:jc w:val="right"/>
            </w:pPr>
            <w:r>
              <w:rPr>
                <w:sz w:val="16"/>
              </w:rPr>
              <w:t>223,780</w:t>
            </w:r>
          </w:p>
        </w:tc>
      </w:tr>
      <w:tr w:rsidR="00BD248F" w14:paraId="3E49F91F" w14:textId="77777777">
        <w:trPr>
          <w:jc w:val="center"/>
        </w:trPr>
        <w:tc>
          <w:tcPr>
            <w:tcW w:w="1200" w:type="dxa"/>
          </w:tcPr>
          <w:p w14:paraId="3A2C9878" w14:textId="77777777" w:rsidR="00BD248F" w:rsidRDefault="003040A7">
            <w:r>
              <w:rPr>
                <w:sz w:val="16"/>
              </w:rPr>
              <w:t>1-Day</w:t>
            </w:r>
          </w:p>
        </w:tc>
        <w:tc>
          <w:tcPr>
            <w:tcW w:w="1000" w:type="dxa"/>
          </w:tcPr>
          <w:p w14:paraId="5BE2002B" w14:textId="77777777" w:rsidR="00BD248F" w:rsidRDefault="003040A7">
            <w:pPr>
              <w:jc w:val="right"/>
            </w:pPr>
            <w:r>
              <w:rPr>
                <w:sz w:val="16"/>
              </w:rPr>
              <w:t>0.005</w:t>
            </w:r>
          </w:p>
        </w:tc>
        <w:tc>
          <w:tcPr>
            <w:tcW w:w="1300" w:type="dxa"/>
          </w:tcPr>
          <w:p w14:paraId="082D63E4" w14:textId="77777777" w:rsidR="00BD248F" w:rsidRDefault="003040A7">
            <w:pPr>
              <w:jc w:val="right"/>
            </w:pPr>
            <w:r>
              <w:rPr>
                <w:sz w:val="16"/>
              </w:rPr>
              <w:t>0.0034</w:t>
            </w:r>
          </w:p>
        </w:tc>
        <w:tc>
          <w:tcPr>
            <w:tcW w:w="700" w:type="dxa"/>
          </w:tcPr>
          <w:p w14:paraId="505DD561" w14:textId="77777777" w:rsidR="00BD248F" w:rsidRDefault="003040A7">
            <w:pPr>
              <w:jc w:val="right"/>
            </w:pPr>
            <w:r>
              <w:rPr>
                <w:sz w:val="16"/>
              </w:rPr>
              <w:t>2.58</w:t>
            </w:r>
          </w:p>
        </w:tc>
        <w:tc>
          <w:tcPr>
            <w:tcW w:w="1400" w:type="dxa"/>
          </w:tcPr>
          <w:p w14:paraId="3ACFC2E1" w14:textId="77777777" w:rsidR="00BD248F" w:rsidRDefault="003040A7">
            <w:pPr>
              <w:jc w:val="right"/>
            </w:pPr>
            <w:r>
              <w:rPr>
                <w:sz w:val="16"/>
              </w:rPr>
              <w:t>180,481</w:t>
            </w:r>
          </w:p>
        </w:tc>
        <w:tc>
          <w:tcPr>
            <w:tcW w:w="1400" w:type="dxa"/>
          </w:tcPr>
          <w:p w14:paraId="4F740702" w14:textId="77777777" w:rsidR="00BD248F" w:rsidRDefault="003040A7">
            <w:pPr>
              <w:jc w:val="right"/>
            </w:pPr>
            <w:r>
              <w:rPr>
                <w:sz w:val="16"/>
              </w:rPr>
              <w:t>233,404</w:t>
            </w:r>
          </w:p>
        </w:tc>
        <w:tc>
          <w:tcPr>
            <w:tcW w:w="1400" w:type="dxa"/>
          </w:tcPr>
          <w:p w14:paraId="313DA654" w14:textId="77777777" w:rsidR="00BD248F" w:rsidRDefault="003040A7">
            <w:pPr>
              <w:jc w:val="right"/>
            </w:pPr>
            <w:r>
              <w:rPr>
                <w:sz w:val="16"/>
              </w:rPr>
              <w:t>151,652</w:t>
            </w:r>
          </w:p>
        </w:tc>
        <w:tc>
          <w:tcPr>
            <w:tcW w:w="960" w:type="dxa"/>
          </w:tcPr>
          <w:p w14:paraId="2522ACC0" w14:textId="77777777" w:rsidR="00BD248F" w:rsidRDefault="003040A7">
            <w:pPr>
              <w:jc w:val="right"/>
            </w:pPr>
            <w:r>
              <w:rPr>
                <w:sz w:val="16"/>
              </w:rPr>
              <w:t>189,945</w:t>
            </w:r>
          </w:p>
        </w:tc>
      </w:tr>
      <w:tr w:rsidR="00BD248F" w14:paraId="17C2548E" w14:textId="77777777">
        <w:trPr>
          <w:jc w:val="center"/>
        </w:trPr>
        <w:tc>
          <w:tcPr>
            <w:tcW w:w="1200" w:type="dxa"/>
          </w:tcPr>
          <w:p w14:paraId="36E6FD05" w14:textId="77777777" w:rsidR="00BD248F" w:rsidRDefault="003040A7">
            <w:r>
              <w:rPr>
                <w:sz w:val="16"/>
              </w:rPr>
              <w:t>1-Day</w:t>
            </w:r>
          </w:p>
        </w:tc>
        <w:tc>
          <w:tcPr>
            <w:tcW w:w="1000" w:type="dxa"/>
          </w:tcPr>
          <w:p w14:paraId="56856BBA" w14:textId="77777777" w:rsidR="00BD248F" w:rsidRDefault="003040A7">
            <w:pPr>
              <w:jc w:val="right"/>
            </w:pPr>
            <w:r>
              <w:rPr>
                <w:sz w:val="16"/>
              </w:rPr>
              <w:t>0.01</w:t>
            </w:r>
          </w:p>
        </w:tc>
        <w:tc>
          <w:tcPr>
            <w:tcW w:w="1300" w:type="dxa"/>
          </w:tcPr>
          <w:p w14:paraId="5782A047" w14:textId="77777777" w:rsidR="00BD248F" w:rsidRDefault="003040A7">
            <w:pPr>
              <w:jc w:val="right"/>
            </w:pPr>
            <w:r>
              <w:rPr>
                <w:sz w:val="16"/>
              </w:rPr>
              <w:t>0.0026</w:t>
            </w:r>
          </w:p>
        </w:tc>
        <w:tc>
          <w:tcPr>
            <w:tcW w:w="700" w:type="dxa"/>
          </w:tcPr>
          <w:p w14:paraId="494B983D" w14:textId="77777777" w:rsidR="00BD248F" w:rsidRDefault="003040A7">
            <w:pPr>
              <w:jc w:val="right"/>
            </w:pPr>
            <w:r>
              <w:rPr>
                <w:sz w:val="16"/>
              </w:rPr>
              <w:t>2.33</w:t>
            </w:r>
          </w:p>
        </w:tc>
        <w:tc>
          <w:tcPr>
            <w:tcW w:w="1400" w:type="dxa"/>
          </w:tcPr>
          <w:p w14:paraId="741C2AD5" w14:textId="77777777" w:rsidR="00BD248F" w:rsidRDefault="003040A7">
            <w:pPr>
              <w:jc w:val="right"/>
            </w:pPr>
            <w:r>
              <w:rPr>
                <w:sz w:val="16"/>
              </w:rPr>
              <w:t>161,378</w:t>
            </w:r>
          </w:p>
        </w:tc>
        <w:tc>
          <w:tcPr>
            <w:tcW w:w="1400" w:type="dxa"/>
          </w:tcPr>
          <w:p w14:paraId="77A422F0" w14:textId="77777777" w:rsidR="00BD248F" w:rsidRDefault="003040A7">
            <w:pPr>
              <w:jc w:val="right"/>
            </w:pPr>
            <w:r>
              <w:rPr>
                <w:sz w:val="16"/>
              </w:rPr>
              <w:t>201,443</w:t>
            </w:r>
          </w:p>
        </w:tc>
        <w:tc>
          <w:tcPr>
            <w:tcW w:w="1400" w:type="dxa"/>
          </w:tcPr>
          <w:p w14:paraId="6EDD513D" w14:textId="77777777" w:rsidR="00BD248F" w:rsidRDefault="003040A7">
            <w:pPr>
              <w:jc w:val="right"/>
            </w:pPr>
            <w:r>
              <w:rPr>
                <w:sz w:val="16"/>
              </w:rPr>
              <w:t>138,445</w:t>
            </w:r>
          </w:p>
        </w:tc>
        <w:tc>
          <w:tcPr>
            <w:tcW w:w="960" w:type="dxa"/>
          </w:tcPr>
          <w:p w14:paraId="3B827B56" w14:textId="77777777" w:rsidR="00BD248F" w:rsidRDefault="003040A7">
            <w:pPr>
              <w:jc w:val="right"/>
            </w:pPr>
            <w:r>
              <w:rPr>
                <w:sz w:val="16"/>
              </w:rPr>
              <w:t>167,060</w:t>
            </w:r>
          </w:p>
        </w:tc>
      </w:tr>
      <w:tr w:rsidR="00BD248F" w14:paraId="1E47C5A7" w14:textId="77777777">
        <w:trPr>
          <w:jc w:val="center"/>
        </w:trPr>
        <w:tc>
          <w:tcPr>
            <w:tcW w:w="1200" w:type="dxa"/>
          </w:tcPr>
          <w:p w14:paraId="15329BE9" w14:textId="77777777" w:rsidR="00BD248F" w:rsidRDefault="003040A7">
            <w:r>
              <w:rPr>
                <w:sz w:val="16"/>
              </w:rPr>
              <w:t>1-Day</w:t>
            </w:r>
          </w:p>
        </w:tc>
        <w:tc>
          <w:tcPr>
            <w:tcW w:w="1000" w:type="dxa"/>
          </w:tcPr>
          <w:p w14:paraId="519408B1" w14:textId="77777777" w:rsidR="00BD248F" w:rsidRDefault="003040A7">
            <w:pPr>
              <w:jc w:val="right"/>
            </w:pPr>
            <w:r>
              <w:rPr>
                <w:sz w:val="16"/>
              </w:rPr>
              <w:t>0.02</w:t>
            </w:r>
          </w:p>
        </w:tc>
        <w:tc>
          <w:tcPr>
            <w:tcW w:w="1300" w:type="dxa"/>
          </w:tcPr>
          <w:p w14:paraId="371E6058" w14:textId="77777777" w:rsidR="00BD248F" w:rsidRDefault="003040A7">
            <w:pPr>
              <w:jc w:val="right"/>
            </w:pPr>
            <w:r>
              <w:rPr>
                <w:sz w:val="16"/>
              </w:rPr>
              <w:t>0.0019</w:t>
            </w:r>
          </w:p>
        </w:tc>
        <w:tc>
          <w:tcPr>
            <w:tcW w:w="700" w:type="dxa"/>
          </w:tcPr>
          <w:p w14:paraId="2362D4FB" w14:textId="77777777" w:rsidR="00BD248F" w:rsidRDefault="003040A7">
            <w:pPr>
              <w:jc w:val="right"/>
            </w:pPr>
            <w:r>
              <w:rPr>
                <w:sz w:val="16"/>
              </w:rPr>
              <w:t>2.05</w:t>
            </w:r>
          </w:p>
        </w:tc>
        <w:tc>
          <w:tcPr>
            <w:tcW w:w="1400" w:type="dxa"/>
          </w:tcPr>
          <w:p w14:paraId="21915FD3" w14:textId="77777777" w:rsidR="00BD248F" w:rsidRDefault="003040A7">
            <w:pPr>
              <w:jc w:val="right"/>
            </w:pPr>
            <w:r>
              <w:rPr>
                <w:sz w:val="16"/>
              </w:rPr>
              <w:t>142,727</w:t>
            </w:r>
          </w:p>
        </w:tc>
        <w:tc>
          <w:tcPr>
            <w:tcW w:w="1400" w:type="dxa"/>
          </w:tcPr>
          <w:p w14:paraId="6115F5CC" w14:textId="77777777" w:rsidR="00BD248F" w:rsidRDefault="003040A7">
            <w:pPr>
              <w:jc w:val="right"/>
            </w:pPr>
            <w:r>
              <w:rPr>
                <w:sz w:val="16"/>
              </w:rPr>
              <w:t>172,189</w:t>
            </w:r>
          </w:p>
        </w:tc>
        <w:tc>
          <w:tcPr>
            <w:tcW w:w="1400" w:type="dxa"/>
          </w:tcPr>
          <w:p w14:paraId="22836C47" w14:textId="77777777" w:rsidR="00BD248F" w:rsidRDefault="003040A7">
            <w:pPr>
              <w:jc w:val="right"/>
            </w:pPr>
            <w:r>
              <w:rPr>
                <w:sz w:val="16"/>
              </w:rPr>
              <w:t>124,837</w:t>
            </w:r>
          </w:p>
        </w:tc>
        <w:tc>
          <w:tcPr>
            <w:tcW w:w="960" w:type="dxa"/>
          </w:tcPr>
          <w:p w14:paraId="26DD991D" w14:textId="77777777" w:rsidR="00BD248F" w:rsidRDefault="003040A7">
            <w:pPr>
              <w:jc w:val="right"/>
            </w:pPr>
            <w:r>
              <w:rPr>
                <w:sz w:val="16"/>
              </w:rPr>
              <w:t>145,949</w:t>
            </w:r>
          </w:p>
        </w:tc>
      </w:tr>
      <w:tr w:rsidR="00BD248F" w14:paraId="327C0345" w14:textId="77777777">
        <w:trPr>
          <w:jc w:val="center"/>
        </w:trPr>
        <w:tc>
          <w:tcPr>
            <w:tcW w:w="1200" w:type="dxa"/>
          </w:tcPr>
          <w:p w14:paraId="42766286" w14:textId="77777777" w:rsidR="00BD248F" w:rsidRDefault="003040A7">
            <w:r>
              <w:rPr>
                <w:sz w:val="16"/>
              </w:rPr>
              <w:t>1-Day</w:t>
            </w:r>
          </w:p>
        </w:tc>
        <w:tc>
          <w:tcPr>
            <w:tcW w:w="1000" w:type="dxa"/>
          </w:tcPr>
          <w:p w14:paraId="52AE73C3" w14:textId="77777777" w:rsidR="00BD248F" w:rsidRDefault="003040A7">
            <w:pPr>
              <w:jc w:val="right"/>
            </w:pPr>
            <w:r>
              <w:rPr>
                <w:sz w:val="16"/>
              </w:rPr>
              <w:t>0.05</w:t>
            </w:r>
          </w:p>
        </w:tc>
        <w:tc>
          <w:tcPr>
            <w:tcW w:w="1300" w:type="dxa"/>
          </w:tcPr>
          <w:p w14:paraId="099BEBD1" w14:textId="77777777" w:rsidR="00BD248F" w:rsidRDefault="003040A7">
            <w:pPr>
              <w:jc w:val="right"/>
            </w:pPr>
            <w:r>
              <w:rPr>
                <w:sz w:val="16"/>
              </w:rPr>
              <w:t>0.0012</w:t>
            </w:r>
          </w:p>
        </w:tc>
        <w:tc>
          <w:tcPr>
            <w:tcW w:w="700" w:type="dxa"/>
          </w:tcPr>
          <w:p w14:paraId="3DB25A96" w14:textId="77777777" w:rsidR="00BD248F" w:rsidRDefault="003040A7">
            <w:pPr>
              <w:jc w:val="right"/>
            </w:pPr>
            <w:r>
              <w:rPr>
                <w:sz w:val="16"/>
              </w:rPr>
              <w:t>1.64</w:t>
            </w:r>
          </w:p>
        </w:tc>
        <w:tc>
          <w:tcPr>
            <w:tcW w:w="1400" w:type="dxa"/>
          </w:tcPr>
          <w:p w14:paraId="7E4A0607" w14:textId="77777777" w:rsidR="00BD248F" w:rsidRDefault="003040A7">
            <w:pPr>
              <w:jc w:val="right"/>
            </w:pPr>
            <w:r>
              <w:rPr>
                <w:sz w:val="16"/>
              </w:rPr>
              <w:t>118,581</w:t>
            </w:r>
          </w:p>
        </w:tc>
        <w:tc>
          <w:tcPr>
            <w:tcW w:w="1400" w:type="dxa"/>
          </w:tcPr>
          <w:p w14:paraId="78D63D11" w14:textId="77777777" w:rsidR="00BD248F" w:rsidRDefault="003040A7">
            <w:pPr>
              <w:jc w:val="right"/>
            </w:pPr>
            <w:r>
              <w:rPr>
                <w:sz w:val="16"/>
              </w:rPr>
              <w:t>137,189</w:t>
            </w:r>
          </w:p>
        </w:tc>
        <w:tc>
          <w:tcPr>
            <w:tcW w:w="1400" w:type="dxa"/>
          </w:tcPr>
          <w:p w14:paraId="4DF19F33" w14:textId="77777777" w:rsidR="00BD248F" w:rsidRDefault="003040A7">
            <w:pPr>
              <w:jc w:val="right"/>
            </w:pPr>
            <w:r>
              <w:rPr>
                <w:sz w:val="16"/>
              </w:rPr>
              <w:t>106,070</w:t>
            </w:r>
          </w:p>
        </w:tc>
        <w:tc>
          <w:tcPr>
            <w:tcW w:w="960" w:type="dxa"/>
          </w:tcPr>
          <w:p w14:paraId="49754244" w14:textId="77777777" w:rsidR="00BD248F" w:rsidRDefault="003040A7">
            <w:pPr>
              <w:jc w:val="right"/>
            </w:pPr>
            <w:r>
              <w:rPr>
                <w:sz w:val="16"/>
              </w:rPr>
              <w:t>119,937</w:t>
            </w:r>
          </w:p>
        </w:tc>
      </w:tr>
      <w:tr w:rsidR="00BD248F" w14:paraId="22FF8078" w14:textId="77777777">
        <w:trPr>
          <w:jc w:val="center"/>
        </w:trPr>
        <w:tc>
          <w:tcPr>
            <w:tcW w:w="1200" w:type="dxa"/>
          </w:tcPr>
          <w:p w14:paraId="5A963C5D" w14:textId="77777777" w:rsidR="00BD248F" w:rsidRDefault="003040A7">
            <w:r>
              <w:rPr>
                <w:sz w:val="16"/>
              </w:rPr>
              <w:t>1-Day</w:t>
            </w:r>
          </w:p>
        </w:tc>
        <w:tc>
          <w:tcPr>
            <w:tcW w:w="1000" w:type="dxa"/>
          </w:tcPr>
          <w:p w14:paraId="5096B4DE" w14:textId="77777777" w:rsidR="00BD248F" w:rsidRDefault="003040A7">
            <w:pPr>
              <w:jc w:val="right"/>
            </w:pPr>
            <w:r>
              <w:rPr>
                <w:sz w:val="16"/>
              </w:rPr>
              <w:t>0.1</w:t>
            </w:r>
          </w:p>
        </w:tc>
        <w:tc>
          <w:tcPr>
            <w:tcW w:w="1300" w:type="dxa"/>
          </w:tcPr>
          <w:p w14:paraId="40A596DE" w14:textId="77777777" w:rsidR="00BD248F" w:rsidRDefault="003040A7">
            <w:pPr>
              <w:jc w:val="right"/>
            </w:pPr>
            <w:r>
              <w:rPr>
                <w:sz w:val="16"/>
              </w:rPr>
              <w:t>0.0009</w:t>
            </w:r>
          </w:p>
        </w:tc>
        <w:tc>
          <w:tcPr>
            <w:tcW w:w="700" w:type="dxa"/>
          </w:tcPr>
          <w:p w14:paraId="2B99A3E8" w14:textId="77777777" w:rsidR="00BD248F" w:rsidRDefault="003040A7">
            <w:pPr>
              <w:jc w:val="right"/>
            </w:pPr>
            <w:r>
              <w:rPr>
                <w:sz w:val="16"/>
              </w:rPr>
              <w:t>1.28</w:t>
            </w:r>
          </w:p>
        </w:tc>
        <w:tc>
          <w:tcPr>
            <w:tcW w:w="1400" w:type="dxa"/>
          </w:tcPr>
          <w:p w14:paraId="4031CC47" w14:textId="77777777" w:rsidR="00BD248F" w:rsidRDefault="003040A7">
            <w:pPr>
              <w:jc w:val="right"/>
            </w:pPr>
            <w:r>
              <w:rPr>
                <w:sz w:val="16"/>
              </w:rPr>
              <w:t>100,464</w:t>
            </w:r>
          </w:p>
        </w:tc>
        <w:tc>
          <w:tcPr>
            <w:tcW w:w="1400" w:type="dxa"/>
          </w:tcPr>
          <w:p w14:paraId="5176A731" w14:textId="77777777" w:rsidR="00BD248F" w:rsidRDefault="003040A7">
            <w:pPr>
              <w:jc w:val="right"/>
            </w:pPr>
            <w:r>
              <w:rPr>
                <w:sz w:val="16"/>
              </w:rPr>
              <w:t>113,080</w:t>
            </w:r>
          </w:p>
        </w:tc>
        <w:tc>
          <w:tcPr>
            <w:tcW w:w="1400" w:type="dxa"/>
          </w:tcPr>
          <w:p w14:paraId="4FF8F61D" w14:textId="77777777" w:rsidR="00BD248F" w:rsidRDefault="003040A7">
            <w:pPr>
              <w:jc w:val="right"/>
            </w:pPr>
            <w:r>
              <w:rPr>
                <w:sz w:val="16"/>
              </w:rPr>
              <w:t>91,102</w:t>
            </w:r>
          </w:p>
        </w:tc>
        <w:tc>
          <w:tcPr>
            <w:tcW w:w="960" w:type="dxa"/>
          </w:tcPr>
          <w:p w14:paraId="1D06A548" w14:textId="77777777" w:rsidR="00BD248F" w:rsidRDefault="003040A7">
            <w:pPr>
              <w:jc w:val="right"/>
            </w:pPr>
            <w:r>
              <w:rPr>
                <w:sz w:val="16"/>
              </w:rPr>
              <w:t>101,103</w:t>
            </w:r>
          </w:p>
        </w:tc>
      </w:tr>
      <w:tr w:rsidR="00BD248F" w14:paraId="09893464" w14:textId="77777777">
        <w:trPr>
          <w:jc w:val="center"/>
        </w:trPr>
        <w:tc>
          <w:tcPr>
            <w:tcW w:w="1200" w:type="dxa"/>
          </w:tcPr>
          <w:p w14:paraId="3EF02FBF" w14:textId="77777777" w:rsidR="00BD248F" w:rsidRDefault="003040A7">
            <w:r>
              <w:rPr>
                <w:sz w:val="16"/>
              </w:rPr>
              <w:t>1-Day</w:t>
            </w:r>
          </w:p>
        </w:tc>
        <w:tc>
          <w:tcPr>
            <w:tcW w:w="1000" w:type="dxa"/>
          </w:tcPr>
          <w:p w14:paraId="1F64760D" w14:textId="77777777" w:rsidR="00BD248F" w:rsidRDefault="003040A7">
            <w:pPr>
              <w:jc w:val="right"/>
            </w:pPr>
            <w:r>
              <w:rPr>
                <w:sz w:val="16"/>
              </w:rPr>
              <w:t>0.2</w:t>
            </w:r>
          </w:p>
        </w:tc>
        <w:tc>
          <w:tcPr>
            <w:tcW w:w="1300" w:type="dxa"/>
          </w:tcPr>
          <w:p w14:paraId="6C118505" w14:textId="77777777" w:rsidR="00BD248F" w:rsidRDefault="003040A7">
            <w:pPr>
              <w:jc w:val="right"/>
            </w:pPr>
            <w:r>
              <w:rPr>
                <w:sz w:val="16"/>
              </w:rPr>
              <w:t>0.0006</w:t>
            </w:r>
          </w:p>
        </w:tc>
        <w:tc>
          <w:tcPr>
            <w:tcW w:w="700" w:type="dxa"/>
          </w:tcPr>
          <w:p w14:paraId="772908C6" w14:textId="77777777" w:rsidR="00BD248F" w:rsidRDefault="003040A7">
            <w:pPr>
              <w:jc w:val="right"/>
            </w:pPr>
            <w:r>
              <w:rPr>
                <w:sz w:val="16"/>
              </w:rPr>
              <w:t>0.84</w:t>
            </w:r>
          </w:p>
        </w:tc>
        <w:tc>
          <w:tcPr>
            <w:tcW w:w="1400" w:type="dxa"/>
          </w:tcPr>
          <w:p w14:paraId="7C428CC9" w14:textId="77777777" w:rsidR="00BD248F" w:rsidRDefault="003040A7">
            <w:pPr>
              <w:jc w:val="right"/>
            </w:pPr>
            <w:r>
              <w:rPr>
                <w:sz w:val="16"/>
              </w:rPr>
              <w:t>82,073</w:t>
            </w:r>
          </w:p>
        </w:tc>
        <w:tc>
          <w:tcPr>
            <w:tcW w:w="1400" w:type="dxa"/>
          </w:tcPr>
          <w:p w14:paraId="201FFAC6" w14:textId="77777777" w:rsidR="00BD248F" w:rsidRDefault="003040A7">
            <w:pPr>
              <w:jc w:val="right"/>
            </w:pPr>
            <w:r>
              <w:rPr>
                <w:sz w:val="16"/>
              </w:rPr>
              <w:t>90,457</w:t>
            </w:r>
          </w:p>
        </w:tc>
        <w:tc>
          <w:tcPr>
            <w:tcW w:w="1400" w:type="dxa"/>
          </w:tcPr>
          <w:p w14:paraId="05E44C3C" w14:textId="77777777" w:rsidR="00BD248F" w:rsidRDefault="003040A7">
            <w:pPr>
              <w:jc w:val="right"/>
            </w:pPr>
            <w:r>
              <w:rPr>
                <w:sz w:val="16"/>
              </w:rPr>
              <w:t>75,165</w:t>
            </w:r>
          </w:p>
        </w:tc>
        <w:tc>
          <w:tcPr>
            <w:tcW w:w="960" w:type="dxa"/>
          </w:tcPr>
          <w:p w14:paraId="224D4628" w14:textId="77777777" w:rsidR="00BD248F" w:rsidRDefault="003040A7">
            <w:pPr>
              <w:jc w:val="right"/>
            </w:pPr>
            <w:r>
              <w:rPr>
                <w:sz w:val="16"/>
              </w:rPr>
              <w:t>82,324</w:t>
            </w:r>
          </w:p>
        </w:tc>
      </w:tr>
      <w:tr w:rsidR="00BD248F" w14:paraId="2CBA4371" w14:textId="77777777">
        <w:trPr>
          <w:jc w:val="center"/>
        </w:trPr>
        <w:tc>
          <w:tcPr>
            <w:tcW w:w="1200" w:type="dxa"/>
          </w:tcPr>
          <w:p w14:paraId="6FAB9B38" w14:textId="77777777" w:rsidR="00BD248F" w:rsidRDefault="003040A7">
            <w:r>
              <w:rPr>
                <w:sz w:val="16"/>
              </w:rPr>
              <w:t>1-Day</w:t>
            </w:r>
          </w:p>
        </w:tc>
        <w:tc>
          <w:tcPr>
            <w:tcW w:w="1000" w:type="dxa"/>
          </w:tcPr>
          <w:p w14:paraId="256EAAB5" w14:textId="77777777" w:rsidR="00BD248F" w:rsidRDefault="003040A7">
            <w:pPr>
              <w:jc w:val="right"/>
            </w:pPr>
            <w:r>
              <w:rPr>
                <w:sz w:val="16"/>
              </w:rPr>
              <w:t>0.5</w:t>
            </w:r>
          </w:p>
        </w:tc>
        <w:tc>
          <w:tcPr>
            <w:tcW w:w="1300" w:type="dxa"/>
          </w:tcPr>
          <w:p w14:paraId="2197A2DE" w14:textId="77777777" w:rsidR="00BD248F" w:rsidRDefault="003040A7">
            <w:pPr>
              <w:jc w:val="right"/>
            </w:pPr>
            <w:r>
              <w:rPr>
                <w:sz w:val="16"/>
              </w:rPr>
              <w:t>0.0005</w:t>
            </w:r>
          </w:p>
        </w:tc>
        <w:tc>
          <w:tcPr>
            <w:tcW w:w="700" w:type="dxa"/>
          </w:tcPr>
          <w:p w14:paraId="514FF291" w14:textId="77777777" w:rsidR="00BD248F" w:rsidRDefault="003040A7">
            <w:pPr>
              <w:jc w:val="right"/>
            </w:pPr>
            <w:r>
              <w:rPr>
                <w:sz w:val="16"/>
              </w:rPr>
              <w:t>0.00</w:t>
            </w:r>
          </w:p>
        </w:tc>
        <w:tc>
          <w:tcPr>
            <w:tcW w:w="1400" w:type="dxa"/>
          </w:tcPr>
          <w:p w14:paraId="03198F4E" w14:textId="77777777" w:rsidR="00BD248F" w:rsidRDefault="003040A7">
            <w:pPr>
              <w:jc w:val="right"/>
            </w:pPr>
            <w:r>
              <w:rPr>
                <w:sz w:val="16"/>
              </w:rPr>
              <w:t>55,503</w:t>
            </w:r>
          </w:p>
        </w:tc>
        <w:tc>
          <w:tcPr>
            <w:tcW w:w="1400" w:type="dxa"/>
          </w:tcPr>
          <w:p w14:paraId="069B42A9" w14:textId="77777777" w:rsidR="00BD248F" w:rsidRDefault="003040A7">
            <w:pPr>
              <w:jc w:val="right"/>
            </w:pPr>
            <w:r>
              <w:rPr>
                <w:sz w:val="16"/>
              </w:rPr>
              <w:t>60,349</w:t>
            </w:r>
          </w:p>
        </w:tc>
        <w:tc>
          <w:tcPr>
            <w:tcW w:w="1400" w:type="dxa"/>
          </w:tcPr>
          <w:p w14:paraId="0D58FE07" w14:textId="77777777" w:rsidR="00BD248F" w:rsidRDefault="003040A7">
            <w:pPr>
              <w:jc w:val="right"/>
            </w:pPr>
            <w:r>
              <w:rPr>
                <w:sz w:val="16"/>
              </w:rPr>
              <w:t>51,025</w:t>
            </w:r>
          </w:p>
        </w:tc>
        <w:tc>
          <w:tcPr>
            <w:tcW w:w="960" w:type="dxa"/>
          </w:tcPr>
          <w:p w14:paraId="2A161898" w14:textId="77777777" w:rsidR="00BD248F" w:rsidRDefault="003040A7">
            <w:pPr>
              <w:jc w:val="right"/>
            </w:pPr>
            <w:r>
              <w:rPr>
                <w:sz w:val="16"/>
              </w:rPr>
              <w:t>55,470</w:t>
            </w:r>
          </w:p>
        </w:tc>
      </w:tr>
      <w:tr w:rsidR="00BD248F" w14:paraId="2F060242" w14:textId="77777777">
        <w:trPr>
          <w:jc w:val="center"/>
        </w:trPr>
        <w:tc>
          <w:tcPr>
            <w:tcW w:w="1200" w:type="dxa"/>
          </w:tcPr>
          <w:p w14:paraId="00BA1B70" w14:textId="77777777" w:rsidR="00BD248F" w:rsidRDefault="003040A7">
            <w:r>
              <w:rPr>
                <w:sz w:val="16"/>
              </w:rPr>
              <w:t>1-Day</w:t>
            </w:r>
          </w:p>
        </w:tc>
        <w:tc>
          <w:tcPr>
            <w:tcW w:w="1000" w:type="dxa"/>
          </w:tcPr>
          <w:p w14:paraId="7EBB3731" w14:textId="77777777" w:rsidR="00BD248F" w:rsidRDefault="003040A7">
            <w:pPr>
              <w:jc w:val="right"/>
            </w:pPr>
            <w:r>
              <w:rPr>
                <w:sz w:val="16"/>
              </w:rPr>
              <w:t>0.8</w:t>
            </w:r>
          </w:p>
        </w:tc>
        <w:tc>
          <w:tcPr>
            <w:tcW w:w="1300" w:type="dxa"/>
          </w:tcPr>
          <w:p w14:paraId="6F414E65" w14:textId="77777777" w:rsidR="00BD248F" w:rsidRDefault="003040A7">
            <w:pPr>
              <w:jc w:val="right"/>
            </w:pPr>
            <w:r>
              <w:rPr>
                <w:sz w:val="16"/>
              </w:rPr>
              <w:t>0.0006</w:t>
            </w:r>
          </w:p>
        </w:tc>
        <w:tc>
          <w:tcPr>
            <w:tcW w:w="700" w:type="dxa"/>
          </w:tcPr>
          <w:p w14:paraId="37696291" w14:textId="77777777" w:rsidR="00BD248F" w:rsidRDefault="003040A7">
            <w:pPr>
              <w:jc w:val="right"/>
            </w:pPr>
            <w:r>
              <w:rPr>
                <w:sz w:val="16"/>
              </w:rPr>
              <w:t>-0.84</w:t>
            </w:r>
          </w:p>
        </w:tc>
        <w:tc>
          <w:tcPr>
            <w:tcW w:w="1400" w:type="dxa"/>
          </w:tcPr>
          <w:p w14:paraId="60F7217A" w14:textId="77777777" w:rsidR="00BD248F" w:rsidRDefault="003040A7">
            <w:pPr>
              <w:jc w:val="right"/>
            </w:pPr>
            <w:r>
              <w:rPr>
                <w:sz w:val="16"/>
              </w:rPr>
              <w:t>37,319</w:t>
            </w:r>
          </w:p>
        </w:tc>
        <w:tc>
          <w:tcPr>
            <w:tcW w:w="1400" w:type="dxa"/>
          </w:tcPr>
          <w:p w14:paraId="03CC2622" w14:textId="77777777" w:rsidR="00BD248F" w:rsidRDefault="003040A7">
            <w:pPr>
              <w:jc w:val="right"/>
            </w:pPr>
            <w:r>
              <w:rPr>
                <w:sz w:val="16"/>
              </w:rPr>
              <w:t>40,830</w:t>
            </w:r>
          </w:p>
        </w:tc>
        <w:tc>
          <w:tcPr>
            <w:tcW w:w="1400" w:type="dxa"/>
          </w:tcPr>
          <w:p w14:paraId="49DF8D8A" w14:textId="77777777" w:rsidR="00BD248F" w:rsidRDefault="003040A7">
            <w:pPr>
              <w:jc w:val="right"/>
            </w:pPr>
            <w:r>
              <w:rPr>
                <w:sz w:val="16"/>
              </w:rPr>
              <w:t>33,739</w:t>
            </w:r>
          </w:p>
        </w:tc>
        <w:tc>
          <w:tcPr>
            <w:tcW w:w="960" w:type="dxa"/>
          </w:tcPr>
          <w:p w14:paraId="2045C0E6" w14:textId="77777777" w:rsidR="00BD248F" w:rsidRDefault="003040A7">
            <w:pPr>
              <w:jc w:val="right"/>
            </w:pPr>
            <w:r>
              <w:rPr>
                <w:sz w:val="16"/>
              </w:rPr>
              <w:t>37,176</w:t>
            </w:r>
          </w:p>
        </w:tc>
      </w:tr>
      <w:tr w:rsidR="00BD248F" w14:paraId="41B14A54" w14:textId="77777777">
        <w:trPr>
          <w:jc w:val="center"/>
        </w:trPr>
        <w:tc>
          <w:tcPr>
            <w:tcW w:w="1200" w:type="dxa"/>
          </w:tcPr>
          <w:p w14:paraId="14917B7D" w14:textId="77777777" w:rsidR="00BD248F" w:rsidRDefault="003040A7">
            <w:r>
              <w:rPr>
                <w:sz w:val="16"/>
              </w:rPr>
              <w:t>1-Day</w:t>
            </w:r>
          </w:p>
        </w:tc>
        <w:tc>
          <w:tcPr>
            <w:tcW w:w="1000" w:type="dxa"/>
          </w:tcPr>
          <w:p w14:paraId="2C3B3843" w14:textId="77777777" w:rsidR="00BD248F" w:rsidRDefault="003040A7">
            <w:pPr>
              <w:jc w:val="right"/>
            </w:pPr>
            <w:r>
              <w:rPr>
                <w:sz w:val="16"/>
              </w:rPr>
              <w:t>0.9</w:t>
            </w:r>
          </w:p>
        </w:tc>
        <w:tc>
          <w:tcPr>
            <w:tcW w:w="1300" w:type="dxa"/>
          </w:tcPr>
          <w:p w14:paraId="76EA319C" w14:textId="77777777" w:rsidR="00BD248F" w:rsidRDefault="003040A7">
            <w:pPr>
              <w:jc w:val="right"/>
            </w:pPr>
            <w:r>
              <w:rPr>
                <w:sz w:val="16"/>
              </w:rPr>
              <w:t>0.0008</w:t>
            </w:r>
          </w:p>
        </w:tc>
        <w:tc>
          <w:tcPr>
            <w:tcW w:w="700" w:type="dxa"/>
          </w:tcPr>
          <w:p w14:paraId="117E349F" w14:textId="77777777" w:rsidR="00BD248F" w:rsidRDefault="003040A7">
            <w:pPr>
              <w:jc w:val="right"/>
            </w:pPr>
            <w:r>
              <w:rPr>
                <w:sz w:val="16"/>
              </w:rPr>
              <w:t>-1.28</w:t>
            </w:r>
          </w:p>
        </w:tc>
        <w:tc>
          <w:tcPr>
            <w:tcW w:w="1400" w:type="dxa"/>
          </w:tcPr>
          <w:p w14:paraId="31B5707C" w14:textId="77777777" w:rsidR="00BD248F" w:rsidRDefault="003040A7">
            <w:pPr>
              <w:jc w:val="right"/>
            </w:pPr>
            <w:r>
              <w:rPr>
                <w:sz w:val="16"/>
              </w:rPr>
              <w:t>30,257</w:t>
            </w:r>
          </w:p>
        </w:tc>
        <w:tc>
          <w:tcPr>
            <w:tcW w:w="1400" w:type="dxa"/>
          </w:tcPr>
          <w:p w14:paraId="18A90BC8" w14:textId="77777777" w:rsidR="00BD248F" w:rsidRDefault="003040A7">
            <w:pPr>
              <w:jc w:val="right"/>
            </w:pPr>
            <w:r>
              <w:rPr>
                <w:sz w:val="16"/>
              </w:rPr>
              <w:t>33,490</w:t>
            </w:r>
          </w:p>
        </w:tc>
        <w:tc>
          <w:tcPr>
            <w:tcW w:w="1400" w:type="dxa"/>
          </w:tcPr>
          <w:p w14:paraId="2835BD1E" w14:textId="77777777" w:rsidR="00BD248F" w:rsidRDefault="003040A7">
            <w:pPr>
              <w:jc w:val="right"/>
            </w:pPr>
            <w:r>
              <w:rPr>
                <w:sz w:val="16"/>
              </w:rPr>
              <w:t>26,713</w:t>
            </w:r>
          </w:p>
        </w:tc>
        <w:tc>
          <w:tcPr>
            <w:tcW w:w="960" w:type="dxa"/>
          </w:tcPr>
          <w:p w14:paraId="30A4E9FD" w14:textId="77777777" w:rsidR="00BD248F" w:rsidRDefault="003040A7">
            <w:pPr>
              <w:jc w:val="right"/>
            </w:pPr>
            <w:r>
              <w:rPr>
                <w:sz w:val="16"/>
              </w:rPr>
              <w:t>30,053</w:t>
            </w:r>
          </w:p>
        </w:tc>
      </w:tr>
      <w:tr w:rsidR="00BD248F" w14:paraId="099FF127" w14:textId="77777777">
        <w:trPr>
          <w:jc w:val="center"/>
        </w:trPr>
        <w:tc>
          <w:tcPr>
            <w:tcW w:w="1200" w:type="dxa"/>
          </w:tcPr>
          <w:p w14:paraId="497D53EE" w14:textId="77777777" w:rsidR="00BD248F" w:rsidRDefault="003040A7">
            <w:r>
              <w:rPr>
                <w:sz w:val="16"/>
              </w:rPr>
              <w:t>1-Day</w:t>
            </w:r>
          </w:p>
        </w:tc>
        <w:tc>
          <w:tcPr>
            <w:tcW w:w="1000" w:type="dxa"/>
          </w:tcPr>
          <w:p w14:paraId="68099C03" w14:textId="77777777" w:rsidR="00BD248F" w:rsidRDefault="003040A7">
            <w:pPr>
              <w:jc w:val="right"/>
            </w:pPr>
            <w:r>
              <w:rPr>
                <w:sz w:val="16"/>
              </w:rPr>
              <w:t>0.95</w:t>
            </w:r>
          </w:p>
        </w:tc>
        <w:tc>
          <w:tcPr>
            <w:tcW w:w="1300" w:type="dxa"/>
          </w:tcPr>
          <w:p w14:paraId="53B31507" w14:textId="77777777" w:rsidR="00BD248F" w:rsidRDefault="003040A7">
            <w:pPr>
              <w:jc w:val="right"/>
            </w:pPr>
            <w:r>
              <w:rPr>
                <w:sz w:val="16"/>
              </w:rPr>
              <w:t>0.0011</w:t>
            </w:r>
          </w:p>
        </w:tc>
        <w:tc>
          <w:tcPr>
            <w:tcW w:w="700" w:type="dxa"/>
          </w:tcPr>
          <w:p w14:paraId="183A83A3" w14:textId="77777777" w:rsidR="00BD248F" w:rsidRDefault="003040A7">
            <w:pPr>
              <w:jc w:val="right"/>
            </w:pPr>
            <w:r>
              <w:rPr>
                <w:sz w:val="16"/>
              </w:rPr>
              <w:t>-1.64</w:t>
            </w:r>
          </w:p>
        </w:tc>
        <w:tc>
          <w:tcPr>
            <w:tcW w:w="1400" w:type="dxa"/>
          </w:tcPr>
          <w:p w14:paraId="17D8D2BE" w14:textId="77777777" w:rsidR="00BD248F" w:rsidRDefault="003040A7">
            <w:pPr>
              <w:jc w:val="right"/>
            </w:pPr>
            <w:r>
              <w:rPr>
                <w:sz w:val="16"/>
              </w:rPr>
              <w:t>25,414</w:t>
            </w:r>
          </w:p>
        </w:tc>
        <w:tc>
          <w:tcPr>
            <w:tcW w:w="1400" w:type="dxa"/>
          </w:tcPr>
          <w:p w14:paraId="74198448" w14:textId="77777777" w:rsidR="00BD248F" w:rsidRDefault="003040A7">
            <w:pPr>
              <w:jc w:val="right"/>
            </w:pPr>
            <w:r>
              <w:rPr>
                <w:sz w:val="16"/>
              </w:rPr>
              <w:t>28,563</w:t>
            </w:r>
          </w:p>
        </w:tc>
        <w:tc>
          <w:tcPr>
            <w:tcW w:w="1400" w:type="dxa"/>
          </w:tcPr>
          <w:p w14:paraId="11F4C661" w14:textId="77777777" w:rsidR="00BD248F" w:rsidRDefault="003040A7">
            <w:pPr>
              <w:jc w:val="right"/>
            </w:pPr>
            <w:r>
              <w:rPr>
                <w:sz w:val="16"/>
              </w:rPr>
              <w:t>21,767</w:t>
            </w:r>
          </w:p>
        </w:tc>
        <w:tc>
          <w:tcPr>
            <w:tcW w:w="960" w:type="dxa"/>
          </w:tcPr>
          <w:p w14:paraId="766B3367" w14:textId="77777777" w:rsidR="00BD248F" w:rsidRDefault="003040A7">
            <w:pPr>
              <w:jc w:val="right"/>
            </w:pPr>
            <w:r>
              <w:rPr>
                <w:sz w:val="16"/>
              </w:rPr>
              <w:t>25,130</w:t>
            </w:r>
          </w:p>
        </w:tc>
      </w:tr>
      <w:tr w:rsidR="00BD248F" w14:paraId="49C9A534" w14:textId="77777777">
        <w:trPr>
          <w:jc w:val="center"/>
        </w:trPr>
        <w:tc>
          <w:tcPr>
            <w:tcW w:w="1200" w:type="dxa"/>
          </w:tcPr>
          <w:p w14:paraId="57F32D06" w14:textId="77777777" w:rsidR="00BD248F" w:rsidRDefault="003040A7">
            <w:r>
              <w:rPr>
                <w:sz w:val="16"/>
              </w:rPr>
              <w:t>1-Day</w:t>
            </w:r>
          </w:p>
        </w:tc>
        <w:tc>
          <w:tcPr>
            <w:tcW w:w="1000" w:type="dxa"/>
          </w:tcPr>
          <w:p w14:paraId="27132070" w14:textId="77777777" w:rsidR="00BD248F" w:rsidRDefault="003040A7">
            <w:pPr>
              <w:jc w:val="right"/>
            </w:pPr>
            <w:r>
              <w:rPr>
                <w:sz w:val="16"/>
              </w:rPr>
              <w:t>0.99</w:t>
            </w:r>
          </w:p>
        </w:tc>
        <w:tc>
          <w:tcPr>
            <w:tcW w:w="1300" w:type="dxa"/>
          </w:tcPr>
          <w:p w14:paraId="23D039B0" w14:textId="77777777" w:rsidR="00BD248F" w:rsidRDefault="003040A7">
            <w:pPr>
              <w:jc w:val="right"/>
            </w:pPr>
            <w:r>
              <w:rPr>
                <w:sz w:val="16"/>
              </w:rPr>
              <w:t>0.0022</w:t>
            </w:r>
          </w:p>
        </w:tc>
        <w:tc>
          <w:tcPr>
            <w:tcW w:w="700" w:type="dxa"/>
          </w:tcPr>
          <w:p w14:paraId="0641D5FB" w14:textId="77777777" w:rsidR="00BD248F" w:rsidRDefault="003040A7">
            <w:pPr>
              <w:jc w:val="right"/>
            </w:pPr>
            <w:r>
              <w:rPr>
                <w:sz w:val="16"/>
              </w:rPr>
              <w:t>-2.33</w:t>
            </w:r>
          </w:p>
        </w:tc>
        <w:tc>
          <w:tcPr>
            <w:tcW w:w="1400" w:type="dxa"/>
          </w:tcPr>
          <w:p w14:paraId="26BAA4C6" w14:textId="77777777" w:rsidR="00BD248F" w:rsidRDefault="003040A7">
            <w:pPr>
              <w:jc w:val="right"/>
            </w:pPr>
            <w:r>
              <w:rPr>
                <w:sz w:val="16"/>
              </w:rPr>
              <w:t>18,268</w:t>
            </w:r>
          </w:p>
        </w:tc>
        <w:tc>
          <w:tcPr>
            <w:tcW w:w="1400" w:type="dxa"/>
          </w:tcPr>
          <w:p w14:paraId="6150084F" w14:textId="77777777" w:rsidR="00BD248F" w:rsidRDefault="003040A7">
            <w:pPr>
              <w:jc w:val="right"/>
            </w:pPr>
            <w:r>
              <w:rPr>
                <w:sz w:val="16"/>
              </w:rPr>
              <w:t>21,476</w:t>
            </w:r>
          </w:p>
        </w:tc>
        <w:tc>
          <w:tcPr>
            <w:tcW w:w="1400" w:type="dxa"/>
          </w:tcPr>
          <w:p w14:paraId="565BAA5F" w14:textId="77777777" w:rsidR="00BD248F" w:rsidRDefault="003040A7">
            <w:pPr>
              <w:jc w:val="right"/>
            </w:pPr>
            <w:r>
              <w:rPr>
                <w:sz w:val="16"/>
              </w:rPr>
              <w:t>14,392</w:t>
            </w:r>
          </w:p>
        </w:tc>
        <w:tc>
          <w:tcPr>
            <w:tcW w:w="960" w:type="dxa"/>
          </w:tcPr>
          <w:p w14:paraId="15A3D907" w14:textId="77777777" w:rsidR="00BD248F" w:rsidRDefault="003040A7">
            <w:pPr>
              <w:jc w:val="right"/>
            </w:pPr>
            <w:r>
              <w:rPr>
                <w:sz w:val="16"/>
              </w:rPr>
              <w:t>17,638</w:t>
            </w:r>
          </w:p>
        </w:tc>
      </w:tr>
      <w:tr w:rsidR="00BD248F" w14:paraId="6F7296CE" w14:textId="77777777">
        <w:trPr>
          <w:jc w:val="center"/>
        </w:trPr>
        <w:tc>
          <w:tcPr>
            <w:tcW w:w="1200" w:type="dxa"/>
          </w:tcPr>
          <w:p w14:paraId="57D3968D" w14:textId="77777777" w:rsidR="00BD248F" w:rsidRDefault="003040A7">
            <w:r>
              <w:rPr>
                <w:sz w:val="16"/>
              </w:rPr>
              <w:t>3-Day</w:t>
            </w:r>
          </w:p>
        </w:tc>
        <w:tc>
          <w:tcPr>
            <w:tcW w:w="1000" w:type="dxa"/>
          </w:tcPr>
          <w:p w14:paraId="6B43972E" w14:textId="77777777" w:rsidR="00BD248F" w:rsidRDefault="003040A7">
            <w:pPr>
              <w:jc w:val="right"/>
            </w:pPr>
            <w:r>
              <w:rPr>
                <w:sz w:val="16"/>
              </w:rPr>
              <w:t>0.0001</w:t>
            </w:r>
          </w:p>
        </w:tc>
        <w:tc>
          <w:tcPr>
            <w:tcW w:w="1300" w:type="dxa"/>
          </w:tcPr>
          <w:p w14:paraId="1B0BB87F" w14:textId="77777777" w:rsidR="00BD248F" w:rsidRDefault="003040A7">
            <w:pPr>
              <w:jc w:val="right"/>
            </w:pPr>
            <w:r>
              <w:rPr>
                <w:sz w:val="16"/>
              </w:rPr>
              <w:t>0.0093</w:t>
            </w:r>
          </w:p>
        </w:tc>
        <w:tc>
          <w:tcPr>
            <w:tcW w:w="700" w:type="dxa"/>
          </w:tcPr>
          <w:p w14:paraId="2BB1B27C" w14:textId="77777777" w:rsidR="00BD248F" w:rsidRDefault="003040A7">
            <w:pPr>
              <w:jc w:val="right"/>
            </w:pPr>
            <w:r>
              <w:rPr>
                <w:sz w:val="16"/>
              </w:rPr>
              <w:t>3.72</w:t>
            </w:r>
          </w:p>
        </w:tc>
        <w:tc>
          <w:tcPr>
            <w:tcW w:w="1400" w:type="dxa"/>
          </w:tcPr>
          <w:p w14:paraId="5B190A6C" w14:textId="77777777" w:rsidR="00BD248F" w:rsidRDefault="003040A7">
            <w:pPr>
              <w:jc w:val="right"/>
            </w:pPr>
            <w:r>
              <w:rPr>
                <w:sz w:val="16"/>
              </w:rPr>
              <w:t>240,363</w:t>
            </w:r>
          </w:p>
        </w:tc>
        <w:tc>
          <w:tcPr>
            <w:tcW w:w="1400" w:type="dxa"/>
          </w:tcPr>
          <w:p w14:paraId="6AB1C718" w14:textId="77777777" w:rsidR="00BD248F" w:rsidRDefault="003040A7">
            <w:pPr>
              <w:jc w:val="right"/>
            </w:pPr>
            <w:r>
              <w:rPr>
                <w:sz w:val="16"/>
              </w:rPr>
              <w:t>376,364</w:t>
            </w:r>
          </w:p>
        </w:tc>
        <w:tc>
          <w:tcPr>
            <w:tcW w:w="1400" w:type="dxa"/>
          </w:tcPr>
          <w:p w14:paraId="412FD935" w14:textId="77777777" w:rsidR="00BD248F" w:rsidRDefault="003040A7">
            <w:pPr>
              <w:jc w:val="right"/>
            </w:pPr>
            <w:r>
              <w:rPr>
                <w:sz w:val="16"/>
              </w:rPr>
              <w:t>180,427</w:t>
            </w:r>
          </w:p>
        </w:tc>
        <w:tc>
          <w:tcPr>
            <w:tcW w:w="960" w:type="dxa"/>
          </w:tcPr>
          <w:p w14:paraId="63AC98E6" w14:textId="77777777" w:rsidR="00BD248F" w:rsidRDefault="003040A7">
            <w:pPr>
              <w:jc w:val="right"/>
            </w:pPr>
            <w:r>
              <w:rPr>
                <w:sz w:val="16"/>
              </w:rPr>
              <w:t>298,915</w:t>
            </w:r>
          </w:p>
        </w:tc>
      </w:tr>
      <w:tr w:rsidR="00BD248F" w14:paraId="68760916" w14:textId="77777777">
        <w:trPr>
          <w:jc w:val="center"/>
        </w:trPr>
        <w:tc>
          <w:tcPr>
            <w:tcW w:w="1200" w:type="dxa"/>
          </w:tcPr>
          <w:p w14:paraId="1A104237" w14:textId="77777777" w:rsidR="00BD248F" w:rsidRDefault="003040A7">
            <w:r>
              <w:rPr>
                <w:sz w:val="16"/>
              </w:rPr>
              <w:t>3-Day</w:t>
            </w:r>
          </w:p>
        </w:tc>
        <w:tc>
          <w:tcPr>
            <w:tcW w:w="1000" w:type="dxa"/>
          </w:tcPr>
          <w:p w14:paraId="7CC908AD" w14:textId="77777777" w:rsidR="00BD248F" w:rsidRDefault="003040A7">
            <w:pPr>
              <w:jc w:val="right"/>
            </w:pPr>
            <w:r>
              <w:rPr>
                <w:sz w:val="16"/>
              </w:rPr>
              <w:t>0.0002</w:t>
            </w:r>
          </w:p>
        </w:tc>
        <w:tc>
          <w:tcPr>
            <w:tcW w:w="1300" w:type="dxa"/>
          </w:tcPr>
          <w:p w14:paraId="475EC6BD" w14:textId="77777777" w:rsidR="00BD248F" w:rsidRDefault="003040A7">
            <w:pPr>
              <w:jc w:val="right"/>
            </w:pPr>
            <w:r>
              <w:rPr>
                <w:sz w:val="16"/>
              </w:rPr>
              <w:t>0.0079</w:t>
            </w:r>
          </w:p>
        </w:tc>
        <w:tc>
          <w:tcPr>
            <w:tcW w:w="700" w:type="dxa"/>
          </w:tcPr>
          <w:p w14:paraId="19FB1E19" w14:textId="77777777" w:rsidR="00BD248F" w:rsidRDefault="003040A7">
            <w:pPr>
              <w:jc w:val="right"/>
            </w:pPr>
            <w:r>
              <w:rPr>
                <w:sz w:val="16"/>
              </w:rPr>
              <w:t>3.54</w:t>
            </w:r>
          </w:p>
        </w:tc>
        <w:tc>
          <w:tcPr>
            <w:tcW w:w="1400" w:type="dxa"/>
          </w:tcPr>
          <w:p w14:paraId="51BE6BF7" w14:textId="77777777" w:rsidR="00BD248F" w:rsidRDefault="003040A7">
            <w:pPr>
              <w:jc w:val="right"/>
            </w:pPr>
            <w:r>
              <w:rPr>
                <w:sz w:val="16"/>
              </w:rPr>
              <w:t>222,081</w:t>
            </w:r>
          </w:p>
        </w:tc>
        <w:tc>
          <w:tcPr>
            <w:tcW w:w="1400" w:type="dxa"/>
          </w:tcPr>
          <w:p w14:paraId="1140B621" w14:textId="77777777" w:rsidR="00BD248F" w:rsidRDefault="003040A7">
            <w:pPr>
              <w:jc w:val="right"/>
            </w:pPr>
            <w:r>
              <w:rPr>
                <w:sz w:val="16"/>
              </w:rPr>
              <w:t>335,087</w:t>
            </w:r>
          </w:p>
        </w:tc>
        <w:tc>
          <w:tcPr>
            <w:tcW w:w="1400" w:type="dxa"/>
          </w:tcPr>
          <w:p w14:paraId="7A97C9D4" w14:textId="77777777" w:rsidR="00BD248F" w:rsidRDefault="003040A7">
            <w:pPr>
              <w:jc w:val="right"/>
            </w:pPr>
            <w:r>
              <w:rPr>
                <w:sz w:val="16"/>
              </w:rPr>
              <w:t>170,391</w:t>
            </w:r>
          </w:p>
        </w:tc>
        <w:tc>
          <w:tcPr>
            <w:tcW w:w="960" w:type="dxa"/>
          </w:tcPr>
          <w:p w14:paraId="2C26D2E9" w14:textId="77777777" w:rsidR="00BD248F" w:rsidRDefault="003040A7">
            <w:pPr>
              <w:jc w:val="right"/>
            </w:pPr>
            <w:r>
              <w:rPr>
                <w:sz w:val="16"/>
              </w:rPr>
              <w:t>264,436</w:t>
            </w:r>
          </w:p>
        </w:tc>
      </w:tr>
      <w:tr w:rsidR="00BD248F" w14:paraId="51805C5D" w14:textId="77777777">
        <w:trPr>
          <w:jc w:val="center"/>
        </w:trPr>
        <w:tc>
          <w:tcPr>
            <w:tcW w:w="1200" w:type="dxa"/>
          </w:tcPr>
          <w:p w14:paraId="13478609" w14:textId="77777777" w:rsidR="00BD248F" w:rsidRDefault="003040A7">
            <w:r>
              <w:rPr>
                <w:sz w:val="16"/>
              </w:rPr>
              <w:t>3-Day</w:t>
            </w:r>
          </w:p>
        </w:tc>
        <w:tc>
          <w:tcPr>
            <w:tcW w:w="1000" w:type="dxa"/>
          </w:tcPr>
          <w:p w14:paraId="39EDB01B" w14:textId="77777777" w:rsidR="00BD248F" w:rsidRDefault="003040A7">
            <w:pPr>
              <w:jc w:val="right"/>
            </w:pPr>
            <w:r>
              <w:rPr>
                <w:sz w:val="16"/>
              </w:rPr>
              <w:t>0.0005</w:t>
            </w:r>
          </w:p>
        </w:tc>
        <w:tc>
          <w:tcPr>
            <w:tcW w:w="1300" w:type="dxa"/>
          </w:tcPr>
          <w:p w14:paraId="6E89D56C" w14:textId="77777777" w:rsidR="00BD248F" w:rsidRDefault="003040A7">
            <w:pPr>
              <w:jc w:val="right"/>
            </w:pPr>
            <w:r>
              <w:rPr>
                <w:sz w:val="16"/>
              </w:rPr>
              <w:t>0.0062</w:t>
            </w:r>
          </w:p>
        </w:tc>
        <w:tc>
          <w:tcPr>
            <w:tcW w:w="700" w:type="dxa"/>
          </w:tcPr>
          <w:p w14:paraId="38CD735E" w14:textId="77777777" w:rsidR="00BD248F" w:rsidRDefault="003040A7">
            <w:pPr>
              <w:jc w:val="right"/>
            </w:pPr>
            <w:r>
              <w:rPr>
                <w:sz w:val="16"/>
              </w:rPr>
              <w:t>3.29</w:t>
            </w:r>
          </w:p>
        </w:tc>
        <w:tc>
          <w:tcPr>
            <w:tcW w:w="1400" w:type="dxa"/>
          </w:tcPr>
          <w:p w14:paraId="3CCF9C9D" w14:textId="77777777" w:rsidR="00BD248F" w:rsidRDefault="003040A7">
            <w:pPr>
              <w:jc w:val="right"/>
            </w:pPr>
            <w:r>
              <w:rPr>
                <w:sz w:val="16"/>
              </w:rPr>
              <w:t>198,868</w:t>
            </w:r>
          </w:p>
        </w:tc>
        <w:tc>
          <w:tcPr>
            <w:tcW w:w="1400" w:type="dxa"/>
          </w:tcPr>
          <w:p w14:paraId="03B8071C" w14:textId="77777777" w:rsidR="00BD248F" w:rsidRDefault="003040A7">
            <w:pPr>
              <w:jc w:val="right"/>
            </w:pPr>
            <w:r>
              <w:rPr>
                <w:sz w:val="16"/>
              </w:rPr>
              <w:t>285,924</w:t>
            </w:r>
          </w:p>
        </w:tc>
        <w:tc>
          <w:tcPr>
            <w:tcW w:w="1400" w:type="dxa"/>
          </w:tcPr>
          <w:p w14:paraId="45F56901" w14:textId="77777777" w:rsidR="00BD248F" w:rsidRDefault="003040A7">
            <w:pPr>
              <w:jc w:val="right"/>
            </w:pPr>
            <w:r>
              <w:rPr>
                <w:sz w:val="16"/>
              </w:rPr>
              <w:t>157,011</w:t>
            </w:r>
          </w:p>
        </w:tc>
        <w:tc>
          <w:tcPr>
            <w:tcW w:w="960" w:type="dxa"/>
          </w:tcPr>
          <w:p w14:paraId="72CA2F2A" w14:textId="77777777" w:rsidR="00BD248F" w:rsidRDefault="003040A7">
            <w:pPr>
              <w:jc w:val="right"/>
            </w:pPr>
            <w:r>
              <w:rPr>
                <w:sz w:val="16"/>
              </w:rPr>
              <w:t>225,645</w:t>
            </w:r>
          </w:p>
        </w:tc>
      </w:tr>
      <w:tr w:rsidR="00BD248F" w14:paraId="0BC70CC8" w14:textId="77777777">
        <w:trPr>
          <w:jc w:val="center"/>
        </w:trPr>
        <w:tc>
          <w:tcPr>
            <w:tcW w:w="1200" w:type="dxa"/>
          </w:tcPr>
          <w:p w14:paraId="44642A3C" w14:textId="77777777" w:rsidR="00BD248F" w:rsidRDefault="003040A7">
            <w:r>
              <w:rPr>
                <w:sz w:val="16"/>
              </w:rPr>
              <w:t>3-Day</w:t>
            </w:r>
          </w:p>
        </w:tc>
        <w:tc>
          <w:tcPr>
            <w:tcW w:w="1000" w:type="dxa"/>
          </w:tcPr>
          <w:p w14:paraId="51B52074" w14:textId="77777777" w:rsidR="00BD248F" w:rsidRDefault="003040A7">
            <w:pPr>
              <w:jc w:val="right"/>
            </w:pPr>
            <w:r>
              <w:rPr>
                <w:sz w:val="16"/>
              </w:rPr>
              <w:t>0.001</w:t>
            </w:r>
          </w:p>
        </w:tc>
        <w:tc>
          <w:tcPr>
            <w:tcW w:w="1300" w:type="dxa"/>
          </w:tcPr>
          <w:p w14:paraId="2CAAE81F" w14:textId="77777777" w:rsidR="00BD248F" w:rsidRDefault="003040A7">
            <w:pPr>
              <w:jc w:val="right"/>
            </w:pPr>
            <w:r>
              <w:rPr>
                <w:sz w:val="16"/>
              </w:rPr>
              <w:t>0.0051</w:t>
            </w:r>
          </w:p>
        </w:tc>
        <w:tc>
          <w:tcPr>
            <w:tcW w:w="700" w:type="dxa"/>
          </w:tcPr>
          <w:p w14:paraId="3397A8E8" w14:textId="77777777" w:rsidR="00BD248F" w:rsidRDefault="003040A7">
            <w:pPr>
              <w:jc w:val="right"/>
            </w:pPr>
            <w:r>
              <w:rPr>
                <w:sz w:val="16"/>
              </w:rPr>
              <w:t>3.09</w:t>
            </w:r>
          </w:p>
        </w:tc>
        <w:tc>
          <w:tcPr>
            <w:tcW w:w="1400" w:type="dxa"/>
          </w:tcPr>
          <w:p w14:paraId="5C37963C" w14:textId="77777777" w:rsidR="00BD248F" w:rsidRDefault="003040A7">
            <w:pPr>
              <w:jc w:val="right"/>
            </w:pPr>
            <w:r>
              <w:rPr>
                <w:sz w:val="16"/>
              </w:rPr>
              <w:t>181,994</w:t>
            </w:r>
          </w:p>
        </w:tc>
        <w:tc>
          <w:tcPr>
            <w:tcW w:w="1400" w:type="dxa"/>
          </w:tcPr>
          <w:p w14:paraId="5B8B6059" w14:textId="77777777" w:rsidR="00BD248F" w:rsidRDefault="003040A7">
            <w:pPr>
              <w:jc w:val="right"/>
            </w:pPr>
            <w:r>
              <w:rPr>
                <w:sz w:val="16"/>
              </w:rPr>
              <w:t>252,436</w:t>
            </w:r>
          </w:p>
        </w:tc>
        <w:tc>
          <w:tcPr>
            <w:tcW w:w="1400" w:type="dxa"/>
          </w:tcPr>
          <w:p w14:paraId="0CFC2D66" w14:textId="77777777" w:rsidR="00BD248F" w:rsidRDefault="003040A7">
            <w:pPr>
              <w:jc w:val="right"/>
            </w:pPr>
            <w:r>
              <w:rPr>
                <w:sz w:val="16"/>
              </w:rPr>
              <w:t>146,786</w:t>
            </w:r>
          </w:p>
        </w:tc>
        <w:tc>
          <w:tcPr>
            <w:tcW w:w="960" w:type="dxa"/>
          </w:tcPr>
          <w:p w14:paraId="41664738" w14:textId="77777777" w:rsidR="00BD248F" w:rsidRDefault="003040A7">
            <w:pPr>
              <w:jc w:val="right"/>
            </w:pPr>
            <w:r>
              <w:rPr>
                <w:sz w:val="16"/>
              </w:rPr>
              <w:t>200,289</w:t>
            </w:r>
          </w:p>
        </w:tc>
      </w:tr>
      <w:tr w:rsidR="00BD248F" w14:paraId="5E58E9E0" w14:textId="77777777">
        <w:trPr>
          <w:jc w:val="center"/>
        </w:trPr>
        <w:tc>
          <w:tcPr>
            <w:tcW w:w="1200" w:type="dxa"/>
          </w:tcPr>
          <w:p w14:paraId="6E421B89" w14:textId="77777777" w:rsidR="00BD248F" w:rsidRDefault="003040A7">
            <w:r>
              <w:rPr>
                <w:sz w:val="16"/>
              </w:rPr>
              <w:t>3-Day</w:t>
            </w:r>
          </w:p>
        </w:tc>
        <w:tc>
          <w:tcPr>
            <w:tcW w:w="1000" w:type="dxa"/>
          </w:tcPr>
          <w:p w14:paraId="79275086" w14:textId="77777777" w:rsidR="00BD248F" w:rsidRDefault="003040A7">
            <w:pPr>
              <w:jc w:val="right"/>
            </w:pPr>
            <w:r>
              <w:rPr>
                <w:sz w:val="16"/>
              </w:rPr>
              <w:t>0.002</w:t>
            </w:r>
          </w:p>
        </w:tc>
        <w:tc>
          <w:tcPr>
            <w:tcW w:w="1300" w:type="dxa"/>
          </w:tcPr>
          <w:p w14:paraId="74492B53" w14:textId="77777777" w:rsidR="00BD248F" w:rsidRDefault="003040A7">
            <w:pPr>
              <w:jc w:val="right"/>
            </w:pPr>
            <w:r>
              <w:rPr>
                <w:sz w:val="16"/>
              </w:rPr>
              <w:t>0.0041</w:t>
            </w:r>
          </w:p>
        </w:tc>
        <w:tc>
          <w:tcPr>
            <w:tcW w:w="700" w:type="dxa"/>
          </w:tcPr>
          <w:p w14:paraId="360FF8BA" w14:textId="77777777" w:rsidR="00BD248F" w:rsidRDefault="003040A7">
            <w:pPr>
              <w:jc w:val="right"/>
            </w:pPr>
            <w:r>
              <w:rPr>
                <w:sz w:val="16"/>
              </w:rPr>
              <w:t>2.88</w:t>
            </w:r>
          </w:p>
        </w:tc>
        <w:tc>
          <w:tcPr>
            <w:tcW w:w="1400" w:type="dxa"/>
          </w:tcPr>
          <w:p w14:paraId="1DC5CEDD" w14:textId="77777777" w:rsidR="00BD248F" w:rsidRDefault="003040A7">
            <w:pPr>
              <w:jc w:val="right"/>
            </w:pPr>
            <w:r>
              <w:rPr>
                <w:sz w:val="16"/>
              </w:rPr>
              <w:t>165,677</w:t>
            </w:r>
          </w:p>
        </w:tc>
        <w:tc>
          <w:tcPr>
            <w:tcW w:w="1400" w:type="dxa"/>
          </w:tcPr>
          <w:p w14:paraId="489DBF37" w14:textId="77777777" w:rsidR="00BD248F" w:rsidRDefault="003040A7">
            <w:pPr>
              <w:jc w:val="right"/>
            </w:pPr>
            <w:r>
              <w:rPr>
                <w:sz w:val="16"/>
              </w:rPr>
              <w:t>221,830</w:t>
            </w:r>
          </w:p>
        </w:tc>
        <w:tc>
          <w:tcPr>
            <w:tcW w:w="1400" w:type="dxa"/>
          </w:tcPr>
          <w:p w14:paraId="66BD6D08" w14:textId="77777777" w:rsidR="00BD248F" w:rsidRDefault="003040A7">
            <w:pPr>
              <w:jc w:val="right"/>
            </w:pPr>
            <w:r>
              <w:rPr>
                <w:sz w:val="16"/>
              </w:rPr>
              <w:t>136,451</w:t>
            </w:r>
          </w:p>
        </w:tc>
        <w:tc>
          <w:tcPr>
            <w:tcW w:w="960" w:type="dxa"/>
          </w:tcPr>
          <w:p w14:paraId="0C0CB3C3" w14:textId="77777777" w:rsidR="00BD248F" w:rsidRDefault="003040A7">
            <w:pPr>
              <w:jc w:val="right"/>
            </w:pPr>
            <w:r>
              <w:rPr>
                <w:sz w:val="16"/>
              </w:rPr>
              <w:t>177,857</w:t>
            </w:r>
          </w:p>
        </w:tc>
      </w:tr>
      <w:tr w:rsidR="00BD248F" w14:paraId="74DE1D23" w14:textId="77777777">
        <w:trPr>
          <w:jc w:val="center"/>
        </w:trPr>
        <w:tc>
          <w:tcPr>
            <w:tcW w:w="1200" w:type="dxa"/>
          </w:tcPr>
          <w:p w14:paraId="14110C65" w14:textId="77777777" w:rsidR="00BD248F" w:rsidRDefault="003040A7">
            <w:r>
              <w:rPr>
                <w:sz w:val="16"/>
              </w:rPr>
              <w:t>3-Day</w:t>
            </w:r>
          </w:p>
        </w:tc>
        <w:tc>
          <w:tcPr>
            <w:tcW w:w="1000" w:type="dxa"/>
          </w:tcPr>
          <w:p w14:paraId="6D15463F" w14:textId="77777777" w:rsidR="00BD248F" w:rsidRDefault="003040A7">
            <w:pPr>
              <w:jc w:val="right"/>
            </w:pPr>
            <w:r>
              <w:rPr>
                <w:sz w:val="16"/>
              </w:rPr>
              <w:t>0.005</w:t>
            </w:r>
          </w:p>
        </w:tc>
        <w:tc>
          <w:tcPr>
            <w:tcW w:w="1300" w:type="dxa"/>
          </w:tcPr>
          <w:p w14:paraId="6434CAA2" w14:textId="77777777" w:rsidR="00BD248F" w:rsidRDefault="003040A7">
            <w:pPr>
              <w:jc w:val="right"/>
            </w:pPr>
            <w:r>
              <w:rPr>
                <w:sz w:val="16"/>
              </w:rPr>
              <w:t>0.0030</w:t>
            </w:r>
          </w:p>
        </w:tc>
        <w:tc>
          <w:tcPr>
            <w:tcW w:w="700" w:type="dxa"/>
          </w:tcPr>
          <w:p w14:paraId="584E8A7B" w14:textId="77777777" w:rsidR="00BD248F" w:rsidRDefault="003040A7">
            <w:pPr>
              <w:jc w:val="right"/>
            </w:pPr>
            <w:r>
              <w:rPr>
                <w:sz w:val="16"/>
              </w:rPr>
              <w:t>2.58</w:t>
            </w:r>
          </w:p>
        </w:tc>
        <w:tc>
          <w:tcPr>
            <w:tcW w:w="1400" w:type="dxa"/>
          </w:tcPr>
          <w:p w14:paraId="58238486" w14:textId="77777777" w:rsidR="00BD248F" w:rsidRDefault="003040A7">
            <w:pPr>
              <w:jc w:val="right"/>
            </w:pPr>
            <w:r>
              <w:rPr>
                <w:sz w:val="16"/>
              </w:rPr>
              <w:t>144,898</w:t>
            </w:r>
          </w:p>
        </w:tc>
        <w:tc>
          <w:tcPr>
            <w:tcW w:w="1400" w:type="dxa"/>
          </w:tcPr>
          <w:p w14:paraId="659FDB79" w14:textId="77777777" w:rsidR="00BD248F" w:rsidRDefault="003040A7">
            <w:pPr>
              <w:jc w:val="right"/>
            </w:pPr>
            <w:r>
              <w:rPr>
                <w:sz w:val="16"/>
              </w:rPr>
              <w:t>185,363</w:t>
            </w:r>
          </w:p>
        </w:tc>
        <w:tc>
          <w:tcPr>
            <w:tcW w:w="1400" w:type="dxa"/>
          </w:tcPr>
          <w:p w14:paraId="40B3A625" w14:textId="77777777" w:rsidR="00BD248F" w:rsidRDefault="003040A7">
            <w:pPr>
              <w:jc w:val="right"/>
            </w:pPr>
            <w:r>
              <w:rPr>
                <w:sz w:val="16"/>
              </w:rPr>
              <w:t>122,577</w:t>
            </w:r>
          </w:p>
        </w:tc>
        <w:tc>
          <w:tcPr>
            <w:tcW w:w="960" w:type="dxa"/>
          </w:tcPr>
          <w:p w14:paraId="46F9B694" w14:textId="77777777" w:rsidR="00BD248F" w:rsidRDefault="003040A7">
            <w:pPr>
              <w:jc w:val="right"/>
            </w:pPr>
            <w:r>
              <w:rPr>
                <w:sz w:val="16"/>
              </w:rPr>
              <w:t>151,689</w:t>
            </w:r>
          </w:p>
        </w:tc>
      </w:tr>
      <w:tr w:rsidR="00BD248F" w14:paraId="670CBB0C" w14:textId="77777777">
        <w:trPr>
          <w:jc w:val="center"/>
        </w:trPr>
        <w:tc>
          <w:tcPr>
            <w:tcW w:w="1200" w:type="dxa"/>
          </w:tcPr>
          <w:p w14:paraId="0810AB99" w14:textId="77777777" w:rsidR="00BD248F" w:rsidRDefault="003040A7">
            <w:r>
              <w:rPr>
                <w:sz w:val="16"/>
              </w:rPr>
              <w:t>3-Day</w:t>
            </w:r>
          </w:p>
        </w:tc>
        <w:tc>
          <w:tcPr>
            <w:tcW w:w="1000" w:type="dxa"/>
          </w:tcPr>
          <w:p w14:paraId="0293C502" w14:textId="77777777" w:rsidR="00BD248F" w:rsidRDefault="003040A7">
            <w:pPr>
              <w:jc w:val="right"/>
            </w:pPr>
            <w:r>
              <w:rPr>
                <w:sz w:val="16"/>
              </w:rPr>
              <w:t>0.01</w:t>
            </w:r>
          </w:p>
        </w:tc>
        <w:tc>
          <w:tcPr>
            <w:tcW w:w="1300" w:type="dxa"/>
          </w:tcPr>
          <w:p w14:paraId="79F98895" w14:textId="77777777" w:rsidR="00BD248F" w:rsidRDefault="003040A7">
            <w:pPr>
              <w:jc w:val="right"/>
            </w:pPr>
            <w:r>
              <w:rPr>
                <w:sz w:val="16"/>
              </w:rPr>
              <w:t>0.0023</w:t>
            </w:r>
          </w:p>
        </w:tc>
        <w:tc>
          <w:tcPr>
            <w:tcW w:w="700" w:type="dxa"/>
          </w:tcPr>
          <w:p w14:paraId="74F9B86F" w14:textId="77777777" w:rsidR="00BD248F" w:rsidRDefault="003040A7">
            <w:pPr>
              <w:jc w:val="right"/>
            </w:pPr>
            <w:r>
              <w:rPr>
                <w:sz w:val="16"/>
              </w:rPr>
              <w:t>2.33</w:t>
            </w:r>
          </w:p>
        </w:tc>
        <w:tc>
          <w:tcPr>
            <w:tcW w:w="1400" w:type="dxa"/>
          </w:tcPr>
          <w:p w14:paraId="2B257848" w14:textId="77777777" w:rsidR="00BD248F" w:rsidRDefault="003040A7">
            <w:pPr>
              <w:jc w:val="right"/>
            </w:pPr>
            <w:r>
              <w:rPr>
                <w:sz w:val="16"/>
              </w:rPr>
              <w:t>129,717</w:t>
            </w:r>
          </w:p>
        </w:tc>
        <w:tc>
          <w:tcPr>
            <w:tcW w:w="1400" w:type="dxa"/>
          </w:tcPr>
          <w:p w14:paraId="578422AB" w14:textId="77777777" w:rsidR="00BD248F" w:rsidRDefault="003040A7">
            <w:pPr>
              <w:jc w:val="right"/>
            </w:pPr>
            <w:r>
              <w:rPr>
                <w:sz w:val="16"/>
              </w:rPr>
              <w:t>160,485</w:t>
            </w:r>
          </w:p>
        </w:tc>
        <w:tc>
          <w:tcPr>
            <w:tcW w:w="1400" w:type="dxa"/>
          </w:tcPr>
          <w:p w14:paraId="0332E306" w14:textId="77777777" w:rsidR="00BD248F" w:rsidRDefault="003040A7">
            <w:pPr>
              <w:jc w:val="right"/>
            </w:pPr>
            <w:r>
              <w:rPr>
                <w:sz w:val="16"/>
              </w:rPr>
              <w:t>111,876</w:t>
            </w:r>
          </w:p>
        </w:tc>
        <w:tc>
          <w:tcPr>
            <w:tcW w:w="960" w:type="dxa"/>
          </w:tcPr>
          <w:p w14:paraId="523C1C0B" w14:textId="77777777" w:rsidR="00BD248F" w:rsidRDefault="003040A7">
            <w:pPr>
              <w:jc w:val="right"/>
            </w:pPr>
            <w:r>
              <w:rPr>
                <w:sz w:val="16"/>
              </w:rPr>
              <w:t>133,835</w:t>
            </w:r>
          </w:p>
        </w:tc>
      </w:tr>
      <w:tr w:rsidR="00BD248F" w14:paraId="467B7190" w14:textId="77777777">
        <w:trPr>
          <w:jc w:val="center"/>
        </w:trPr>
        <w:tc>
          <w:tcPr>
            <w:tcW w:w="1200" w:type="dxa"/>
          </w:tcPr>
          <w:p w14:paraId="6E709F29" w14:textId="77777777" w:rsidR="00BD248F" w:rsidRDefault="003040A7">
            <w:r>
              <w:rPr>
                <w:sz w:val="16"/>
              </w:rPr>
              <w:t>3-Day</w:t>
            </w:r>
          </w:p>
        </w:tc>
        <w:tc>
          <w:tcPr>
            <w:tcW w:w="1000" w:type="dxa"/>
          </w:tcPr>
          <w:p w14:paraId="7196E5FF" w14:textId="77777777" w:rsidR="00BD248F" w:rsidRDefault="003040A7">
            <w:pPr>
              <w:jc w:val="right"/>
            </w:pPr>
            <w:r>
              <w:rPr>
                <w:sz w:val="16"/>
              </w:rPr>
              <w:t>0.02</w:t>
            </w:r>
          </w:p>
        </w:tc>
        <w:tc>
          <w:tcPr>
            <w:tcW w:w="1300" w:type="dxa"/>
          </w:tcPr>
          <w:p w14:paraId="45025C73" w14:textId="77777777" w:rsidR="00BD248F" w:rsidRDefault="003040A7">
            <w:pPr>
              <w:jc w:val="right"/>
            </w:pPr>
            <w:r>
              <w:rPr>
                <w:sz w:val="16"/>
              </w:rPr>
              <w:t>0.0017</w:t>
            </w:r>
          </w:p>
        </w:tc>
        <w:tc>
          <w:tcPr>
            <w:tcW w:w="700" w:type="dxa"/>
          </w:tcPr>
          <w:p w14:paraId="06A18883" w14:textId="77777777" w:rsidR="00BD248F" w:rsidRDefault="003040A7">
            <w:pPr>
              <w:jc w:val="right"/>
            </w:pPr>
            <w:r>
              <w:rPr>
                <w:sz w:val="16"/>
              </w:rPr>
              <w:t>2.05</w:t>
            </w:r>
          </w:p>
        </w:tc>
        <w:tc>
          <w:tcPr>
            <w:tcW w:w="1400" w:type="dxa"/>
          </w:tcPr>
          <w:p w14:paraId="7DFED02B" w14:textId="77777777" w:rsidR="00BD248F" w:rsidRDefault="003040A7">
            <w:pPr>
              <w:jc w:val="right"/>
            </w:pPr>
            <w:r>
              <w:rPr>
                <w:sz w:val="16"/>
              </w:rPr>
              <w:t>114,932</w:t>
            </w:r>
          </w:p>
        </w:tc>
        <w:tc>
          <w:tcPr>
            <w:tcW w:w="1400" w:type="dxa"/>
          </w:tcPr>
          <w:p w14:paraId="338505DF" w14:textId="77777777" w:rsidR="00BD248F" w:rsidRDefault="003040A7">
            <w:pPr>
              <w:jc w:val="right"/>
            </w:pPr>
            <w:r>
              <w:rPr>
                <w:sz w:val="16"/>
              </w:rPr>
              <w:t>137,687</w:t>
            </w:r>
          </w:p>
        </w:tc>
        <w:tc>
          <w:tcPr>
            <w:tcW w:w="1400" w:type="dxa"/>
          </w:tcPr>
          <w:p w14:paraId="113F066B" w14:textId="77777777" w:rsidR="00BD248F" w:rsidRDefault="003040A7">
            <w:pPr>
              <w:jc w:val="right"/>
            </w:pPr>
            <w:r>
              <w:rPr>
                <w:sz w:val="16"/>
              </w:rPr>
              <w:t>100,941</w:t>
            </w:r>
          </w:p>
        </w:tc>
        <w:tc>
          <w:tcPr>
            <w:tcW w:w="960" w:type="dxa"/>
          </w:tcPr>
          <w:p w14:paraId="39E5F882" w14:textId="77777777" w:rsidR="00BD248F" w:rsidRDefault="003040A7">
            <w:pPr>
              <w:jc w:val="right"/>
            </w:pPr>
            <w:r>
              <w:rPr>
                <w:sz w:val="16"/>
              </w:rPr>
              <w:t>117,352</w:t>
            </w:r>
          </w:p>
        </w:tc>
      </w:tr>
      <w:tr w:rsidR="00BD248F" w14:paraId="0E239A81" w14:textId="77777777">
        <w:trPr>
          <w:jc w:val="center"/>
        </w:trPr>
        <w:tc>
          <w:tcPr>
            <w:tcW w:w="1200" w:type="dxa"/>
          </w:tcPr>
          <w:p w14:paraId="08C06F17" w14:textId="77777777" w:rsidR="00BD248F" w:rsidRDefault="003040A7">
            <w:r>
              <w:rPr>
                <w:sz w:val="16"/>
              </w:rPr>
              <w:t>3-Day</w:t>
            </w:r>
          </w:p>
        </w:tc>
        <w:tc>
          <w:tcPr>
            <w:tcW w:w="1000" w:type="dxa"/>
          </w:tcPr>
          <w:p w14:paraId="59728DA9" w14:textId="77777777" w:rsidR="00BD248F" w:rsidRDefault="003040A7">
            <w:pPr>
              <w:jc w:val="right"/>
            </w:pPr>
            <w:r>
              <w:rPr>
                <w:sz w:val="16"/>
              </w:rPr>
              <w:t>0.05</w:t>
            </w:r>
          </w:p>
        </w:tc>
        <w:tc>
          <w:tcPr>
            <w:tcW w:w="1300" w:type="dxa"/>
          </w:tcPr>
          <w:p w14:paraId="1AB1711A" w14:textId="77777777" w:rsidR="00BD248F" w:rsidRDefault="003040A7">
            <w:pPr>
              <w:jc w:val="right"/>
            </w:pPr>
            <w:r>
              <w:rPr>
                <w:sz w:val="16"/>
              </w:rPr>
              <w:t>0.0011</w:t>
            </w:r>
          </w:p>
        </w:tc>
        <w:tc>
          <w:tcPr>
            <w:tcW w:w="700" w:type="dxa"/>
          </w:tcPr>
          <w:p w14:paraId="244CAAB8" w14:textId="77777777" w:rsidR="00BD248F" w:rsidRDefault="003040A7">
            <w:pPr>
              <w:jc w:val="right"/>
            </w:pPr>
            <w:r>
              <w:rPr>
                <w:sz w:val="16"/>
              </w:rPr>
              <w:t>1.64</w:t>
            </w:r>
          </w:p>
        </w:tc>
        <w:tc>
          <w:tcPr>
            <w:tcW w:w="1400" w:type="dxa"/>
          </w:tcPr>
          <w:p w14:paraId="2C3E1822" w14:textId="77777777" w:rsidR="00BD248F" w:rsidRDefault="003040A7">
            <w:pPr>
              <w:jc w:val="right"/>
            </w:pPr>
            <w:r>
              <w:rPr>
                <w:sz w:val="16"/>
              </w:rPr>
              <w:t>95,836</w:t>
            </w:r>
          </w:p>
        </w:tc>
        <w:tc>
          <w:tcPr>
            <w:tcW w:w="1400" w:type="dxa"/>
          </w:tcPr>
          <w:p w14:paraId="6530882C" w14:textId="77777777" w:rsidR="00BD248F" w:rsidRDefault="003040A7">
            <w:pPr>
              <w:jc w:val="right"/>
            </w:pPr>
            <w:r>
              <w:rPr>
                <w:sz w:val="16"/>
              </w:rPr>
              <w:t>110,351</w:t>
            </w:r>
          </w:p>
        </w:tc>
        <w:tc>
          <w:tcPr>
            <w:tcW w:w="1400" w:type="dxa"/>
          </w:tcPr>
          <w:p w14:paraId="11E4E631" w14:textId="77777777" w:rsidR="00BD248F" w:rsidRDefault="003040A7">
            <w:pPr>
              <w:jc w:val="right"/>
            </w:pPr>
            <w:r>
              <w:rPr>
                <w:sz w:val="16"/>
              </w:rPr>
              <w:t>85,995</w:t>
            </w:r>
          </w:p>
        </w:tc>
        <w:tc>
          <w:tcPr>
            <w:tcW w:w="960" w:type="dxa"/>
          </w:tcPr>
          <w:p w14:paraId="155F8FFD" w14:textId="77777777" w:rsidR="00BD248F" w:rsidRDefault="003040A7">
            <w:pPr>
              <w:jc w:val="right"/>
            </w:pPr>
            <w:r>
              <w:rPr>
                <w:sz w:val="16"/>
              </w:rPr>
              <w:t>96,884</w:t>
            </w:r>
          </w:p>
        </w:tc>
      </w:tr>
      <w:tr w:rsidR="00BD248F" w14:paraId="2259C90F" w14:textId="77777777">
        <w:trPr>
          <w:jc w:val="center"/>
        </w:trPr>
        <w:tc>
          <w:tcPr>
            <w:tcW w:w="1200" w:type="dxa"/>
          </w:tcPr>
          <w:p w14:paraId="06EB062E" w14:textId="77777777" w:rsidR="00BD248F" w:rsidRDefault="003040A7">
            <w:r>
              <w:rPr>
                <w:sz w:val="16"/>
              </w:rPr>
              <w:t>3-Day</w:t>
            </w:r>
          </w:p>
        </w:tc>
        <w:tc>
          <w:tcPr>
            <w:tcW w:w="1000" w:type="dxa"/>
          </w:tcPr>
          <w:p w14:paraId="0158D8D9" w14:textId="77777777" w:rsidR="00BD248F" w:rsidRDefault="003040A7">
            <w:pPr>
              <w:jc w:val="right"/>
            </w:pPr>
            <w:r>
              <w:rPr>
                <w:sz w:val="16"/>
              </w:rPr>
              <w:t>0.1</w:t>
            </w:r>
          </w:p>
        </w:tc>
        <w:tc>
          <w:tcPr>
            <w:tcW w:w="1300" w:type="dxa"/>
          </w:tcPr>
          <w:p w14:paraId="4883B0E8" w14:textId="77777777" w:rsidR="00BD248F" w:rsidRDefault="003040A7">
            <w:pPr>
              <w:jc w:val="right"/>
            </w:pPr>
            <w:r>
              <w:rPr>
                <w:sz w:val="16"/>
              </w:rPr>
              <w:t>0.0008</w:t>
            </w:r>
          </w:p>
        </w:tc>
        <w:tc>
          <w:tcPr>
            <w:tcW w:w="700" w:type="dxa"/>
          </w:tcPr>
          <w:p w14:paraId="7F269756" w14:textId="77777777" w:rsidR="00BD248F" w:rsidRDefault="003040A7">
            <w:pPr>
              <w:jc w:val="right"/>
            </w:pPr>
            <w:r>
              <w:rPr>
                <w:sz w:val="16"/>
              </w:rPr>
              <w:t>1.28</w:t>
            </w:r>
          </w:p>
        </w:tc>
        <w:tc>
          <w:tcPr>
            <w:tcW w:w="1400" w:type="dxa"/>
          </w:tcPr>
          <w:p w14:paraId="0688A87F" w14:textId="77777777" w:rsidR="00BD248F" w:rsidRDefault="003040A7">
            <w:pPr>
              <w:jc w:val="right"/>
            </w:pPr>
            <w:r>
              <w:rPr>
                <w:sz w:val="16"/>
              </w:rPr>
              <w:t>81,533</w:t>
            </w:r>
          </w:p>
        </w:tc>
        <w:tc>
          <w:tcPr>
            <w:tcW w:w="1400" w:type="dxa"/>
          </w:tcPr>
          <w:p w14:paraId="43B4B321" w14:textId="77777777" w:rsidR="00BD248F" w:rsidRDefault="003040A7">
            <w:pPr>
              <w:jc w:val="right"/>
            </w:pPr>
            <w:r>
              <w:rPr>
                <w:sz w:val="16"/>
              </w:rPr>
              <w:t>91,456</w:t>
            </w:r>
          </w:p>
        </w:tc>
        <w:tc>
          <w:tcPr>
            <w:tcW w:w="1400" w:type="dxa"/>
          </w:tcPr>
          <w:p w14:paraId="0648CC2A" w14:textId="77777777" w:rsidR="00BD248F" w:rsidRDefault="003040A7">
            <w:pPr>
              <w:jc w:val="right"/>
            </w:pPr>
            <w:r>
              <w:rPr>
                <w:sz w:val="16"/>
              </w:rPr>
              <w:t>74,157</w:t>
            </w:r>
          </w:p>
        </w:tc>
        <w:tc>
          <w:tcPr>
            <w:tcW w:w="960" w:type="dxa"/>
          </w:tcPr>
          <w:p w14:paraId="31CD0C33" w14:textId="77777777" w:rsidR="00BD248F" w:rsidRDefault="003040A7">
            <w:pPr>
              <w:jc w:val="right"/>
            </w:pPr>
            <w:r>
              <w:rPr>
                <w:sz w:val="16"/>
              </w:rPr>
              <w:t>82,033</w:t>
            </w:r>
          </w:p>
        </w:tc>
      </w:tr>
      <w:tr w:rsidR="00BD248F" w14:paraId="08DA42C2" w14:textId="77777777">
        <w:trPr>
          <w:jc w:val="center"/>
        </w:trPr>
        <w:tc>
          <w:tcPr>
            <w:tcW w:w="1200" w:type="dxa"/>
          </w:tcPr>
          <w:p w14:paraId="698317B1" w14:textId="77777777" w:rsidR="00BD248F" w:rsidRDefault="003040A7">
            <w:r>
              <w:rPr>
                <w:sz w:val="16"/>
              </w:rPr>
              <w:t>3-Day</w:t>
            </w:r>
          </w:p>
        </w:tc>
        <w:tc>
          <w:tcPr>
            <w:tcW w:w="1000" w:type="dxa"/>
          </w:tcPr>
          <w:p w14:paraId="6530D9EF" w14:textId="77777777" w:rsidR="00BD248F" w:rsidRDefault="003040A7">
            <w:pPr>
              <w:jc w:val="right"/>
            </w:pPr>
            <w:r>
              <w:rPr>
                <w:sz w:val="16"/>
              </w:rPr>
              <w:t>0.2</w:t>
            </w:r>
          </w:p>
        </w:tc>
        <w:tc>
          <w:tcPr>
            <w:tcW w:w="1300" w:type="dxa"/>
          </w:tcPr>
          <w:p w14:paraId="1E259099" w14:textId="77777777" w:rsidR="00BD248F" w:rsidRDefault="003040A7">
            <w:pPr>
              <w:jc w:val="right"/>
            </w:pPr>
            <w:r>
              <w:rPr>
                <w:sz w:val="16"/>
              </w:rPr>
              <w:t>0.0006</w:t>
            </w:r>
          </w:p>
        </w:tc>
        <w:tc>
          <w:tcPr>
            <w:tcW w:w="700" w:type="dxa"/>
          </w:tcPr>
          <w:p w14:paraId="22291134" w14:textId="77777777" w:rsidR="00BD248F" w:rsidRDefault="003040A7">
            <w:pPr>
              <w:jc w:val="right"/>
            </w:pPr>
            <w:r>
              <w:rPr>
                <w:sz w:val="16"/>
              </w:rPr>
              <w:t>0.84</w:t>
            </w:r>
          </w:p>
        </w:tc>
        <w:tc>
          <w:tcPr>
            <w:tcW w:w="1400" w:type="dxa"/>
          </w:tcPr>
          <w:p w14:paraId="1C85C6A5" w14:textId="77777777" w:rsidR="00BD248F" w:rsidRDefault="003040A7">
            <w:pPr>
              <w:jc w:val="right"/>
            </w:pPr>
            <w:r>
              <w:rPr>
                <w:sz w:val="16"/>
              </w:rPr>
              <w:t>67,026</w:t>
            </w:r>
          </w:p>
        </w:tc>
        <w:tc>
          <w:tcPr>
            <w:tcW w:w="1400" w:type="dxa"/>
          </w:tcPr>
          <w:p w14:paraId="532257BF" w14:textId="77777777" w:rsidR="00BD248F" w:rsidRDefault="003040A7">
            <w:pPr>
              <w:jc w:val="right"/>
            </w:pPr>
            <w:r>
              <w:rPr>
                <w:sz w:val="16"/>
              </w:rPr>
              <w:t>73,645</w:t>
            </w:r>
          </w:p>
        </w:tc>
        <w:tc>
          <w:tcPr>
            <w:tcW w:w="1400" w:type="dxa"/>
          </w:tcPr>
          <w:p w14:paraId="678D0FE1" w14:textId="77777777" w:rsidR="00BD248F" w:rsidRDefault="003040A7">
            <w:pPr>
              <w:jc w:val="right"/>
            </w:pPr>
            <w:r>
              <w:rPr>
                <w:sz w:val="16"/>
              </w:rPr>
              <w:t>61,589</w:t>
            </w:r>
          </w:p>
        </w:tc>
        <w:tc>
          <w:tcPr>
            <w:tcW w:w="960" w:type="dxa"/>
          </w:tcPr>
          <w:p w14:paraId="29A70E3F" w14:textId="77777777" w:rsidR="00BD248F" w:rsidRDefault="003040A7">
            <w:pPr>
              <w:jc w:val="right"/>
            </w:pPr>
            <w:r>
              <w:rPr>
                <w:sz w:val="16"/>
              </w:rPr>
              <w:t>67,236</w:t>
            </w:r>
          </w:p>
        </w:tc>
      </w:tr>
      <w:tr w:rsidR="00BD248F" w14:paraId="365D38CA" w14:textId="77777777">
        <w:trPr>
          <w:jc w:val="center"/>
        </w:trPr>
        <w:tc>
          <w:tcPr>
            <w:tcW w:w="1200" w:type="dxa"/>
          </w:tcPr>
          <w:p w14:paraId="383FC4F9" w14:textId="77777777" w:rsidR="00BD248F" w:rsidRDefault="003040A7">
            <w:r>
              <w:rPr>
                <w:sz w:val="16"/>
              </w:rPr>
              <w:t>3-Day</w:t>
            </w:r>
          </w:p>
        </w:tc>
        <w:tc>
          <w:tcPr>
            <w:tcW w:w="1000" w:type="dxa"/>
          </w:tcPr>
          <w:p w14:paraId="01745CA7" w14:textId="77777777" w:rsidR="00BD248F" w:rsidRDefault="003040A7">
            <w:pPr>
              <w:jc w:val="right"/>
            </w:pPr>
            <w:r>
              <w:rPr>
                <w:sz w:val="16"/>
              </w:rPr>
              <w:t>0.5</w:t>
            </w:r>
          </w:p>
        </w:tc>
        <w:tc>
          <w:tcPr>
            <w:tcW w:w="1300" w:type="dxa"/>
          </w:tcPr>
          <w:p w14:paraId="68131E20" w14:textId="77777777" w:rsidR="00BD248F" w:rsidRDefault="003040A7">
            <w:pPr>
              <w:jc w:val="right"/>
            </w:pPr>
            <w:r>
              <w:rPr>
                <w:sz w:val="16"/>
              </w:rPr>
              <w:t>0.0004</w:t>
            </w:r>
          </w:p>
        </w:tc>
        <w:tc>
          <w:tcPr>
            <w:tcW w:w="700" w:type="dxa"/>
          </w:tcPr>
          <w:p w14:paraId="407798F4" w14:textId="77777777" w:rsidR="00BD248F" w:rsidRDefault="003040A7">
            <w:pPr>
              <w:jc w:val="right"/>
            </w:pPr>
            <w:r>
              <w:rPr>
                <w:sz w:val="16"/>
              </w:rPr>
              <w:t>0.00</w:t>
            </w:r>
          </w:p>
        </w:tc>
        <w:tc>
          <w:tcPr>
            <w:tcW w:w="1400" w:type="dxa"/>
          </w:tcPr>
          <w:p w14:paraId="47339A16" w14:textId="77777777" w:rsidR="00BD248F" w:rsidRDefault="003040A7">
            <w:pPr>
              <w:jc w:val="right"/>
            </w:pPr>
            <w:r>
              <w:rPr>
                <w:sz w:val="16"/>
              </w:rPr>
              <w:t>46,042</w:t>
            </w:r>
          </w:p>
        </w:tc>
        <w:tc>
          <w:tcPr>
            <w:tcW w:w="1400" w:type="dxa"/>
          </w:tcPr>
          <w:p w14:paraId="21AB28D8" w14:textId="77777777" w:rsidR="00BD248F" w:rsidRDefault="003040A7">
            <w:pPr>
              <w:jc w:val="right"/>
            </w:pPr>
            <w:r>
              <w:rPr>
                <w:sz w:val="16"/>
              </w:rPr>
              <w:t>49,861</w:t>
            </w:r>
          </w:p>
        </w:tc>
        <w:tc>
          <w:tcPr>
            <w:tcW w:w="1400" w:type="dxa"/>
          </w:tcPr>
          <w:p w14:paraId="3E4A9AB2" w14:textId="77777777" w:rsidR="00BD248F" w:rsidRDefault="003040A7">
            <w:pPr>
              <w:jc w:val="right"/>
            </w:pPr>
            <w:r>
              <w:rPr>
                <w:sz w:val="16"/>
              </w:rPr>
              <w:t>42,513</w:t>
            </w:r>
          </w:p>
        </w:tc>
        <w:tc>
          <w:tcPr>
            <w:tcW w:w="960" w:type="dxa"/>
          </w:tcPr>
          <w:p w14:paraId="4F1D694B" w14:textId="77777777" w:rsidR="00BD248F" w:rsidRDefault="003040A7">
            <w:pPr>
              <w:jc w:val="right"/>
            </w:pPr>
            <w:r>
              <w:rPr>
                <w:sz w:val="16"/>
              </w:rPr>
              <w:t>46,036</w:t>
            </w:r>
          </w:p>
        </w:tc>
      </w:tr>
      <w:tr w:rsidR="00BD248F" w14:paraId="7D9536E7" w14:textId="77777777">
        <w:trPr>
          <w:jc w:val="center"/>
        </w:trPr>
        <w:tc>
          <w:tcPr>
            <w:tcW w:w="1200" w:type="dxa"/>
          </w:tcPr>
          <w:p w14:paraId="31586F5B" w14:textId="77777777" w:rsidR="00BD248F" w:rsidRDefault="003040A7">
            <w:r>
              <w:rPr>
                <w:sz w:val="16"/>
              </w:rPr>
              <w:t>3-Day</w:t>
            </w:r>
          </w:p>
        </w:tc>
        <w:tc>
          <w:tcPr>
            <w:tcW w:w="1000" w:type="dxa"/>
          </w:tcPr>
          <w:p w14:paraId="28B4C4F6" w14:textId="77777777" w:rsidR="00BD248F" w:rsidRDefault="003040A7">
            <w:pPr>
              <w:jc w:val="right"/>
            </w:pPr>
            <w:r>
              <w:rPr>
                <w:sz w:val="16"/>
              </w:rPr>
              <w:t>0.8</w:t>
            </w:r>
          </w:p>
        </w:tc>
        <w:tc>
          <w:tcPr>
            <w:tcW w:w="1300" w:type="dxa"/>
          </w:tcPr>
          <w:p w14:paraId="39F4CF1C" w14:textId="77777777" w:rsidR="00BD248F" w:rsidRDefault="003040A7">
            <w:pPr>
              <w:jc w:val="right"/>
            </w:pPr>
            <w:r>
              <w:rPr>
                <w:sz w:val="16"/>
              </w:rPr>
              <w:t>0.0005</w:t>
            </w:r>
          </w:p>
        </w:tc>
        <w:tc>
          <w:tcPr>
            <w:tcW w:w="700" w:type="dxa"/>
          </w:tcPr>
          <w:p w14:paraId="7FBA326B" w14:textId="77777777" w:rsidR="00BD248F" w:rsidRDefault="003040A7">
            <w:pPr>
              <w:jc w:val="right"/>
            </w:pPr>
            <w:r>
              <w:rPr>
                <w:sz w:val="16"/>
              </w:rPr>
              <w:t>-0.84</w:t>
            </w:r>
          </w:p>
        </w:tc>
        <w:tc>
          <w:tcPr>
            <w:tcW w:w="1400" w:type="dxa"/>
          </w:tcPr>
          <w:p w14:paraId="252D3D7E" w14:textId="77777777" w:rsidR="00BD248F" w:rsidRDefault="003040A7">
            <w:pPr>
              <w:jc w:val="right"/>
            </w:pPr>
            <w:r>
              <w:rPr>
                <w:sz w:val="16"/>
              </w:rPr>
              <w:t>31,599</w:t>
            </w:r>
          </w:p>
        </w:tc>
        <w:tc>
          <w:tcPr>
            <w:tcW w:w="1400" w:type="dxa"/>
          </w:tcPr>
          <w:p w14:paraId="539CBFBF" w14:textId="77777777" w:rsidR="00BD248F" w:rsidRDefault="003040A7">
            <w:pPr>
              <w:jc w:val="right"/>
            </w:pPr>
            <w:r>
              <w:rPr>
                <w:sz w:val="16"/>
              </w:rPr>
              <w:t>34,399</w:t>
            </w:r>
          </w:p>
        </w:tc>
        <w:tc>
          <w:tcPr>
            <w:tcW w:w="1400" w:type="dxa"/>
          </w:tcPr>
          <w:p w14:paraId="3F74EC56" w14:textId="77777777" w:rsidR="00BD248F" w:rsidRDefault="003040A7">
            <w:pPr>
              <w:jc w:val="right"/>
            </w:pPr>
            <w:r>
              <w:rPr>
                <w:sz w:val="16"/>
              </w:rPr>
              <w:t>28,743</w:t>
            </w:r>
          </w:p>
        </w:tc>
        <w:tc>
          <w:tcPr>
            <w:tcW w:w="960" w:type="dxa"/>
          </w:tcPr>
          <w:p w14:paraId="039B72F1" w14:textId="77777777" w:rsidR="00BD248F" w:rsidRDefault="003040A7">
            <w:pPr>
              <w:jc w:val="right"/>
            </w:pPr>
            <w:r>
              <w:rPr>
                <w:sz w:val="16"/>
              </w:rPr>
              <w:t>31,493</w:t>
            </w:r>
          </w:p>
        </w:tc>
      </w:tr>
      <w:tr w:rsidR="00BD248F" w14:paraId="0F6C24E0" w14:textId="77777777">
        <w:trPr>
          <w:jc w:val="center"/>
        </w:trPr>
        <w:tc>
          <w:tcPr>
            <w:tcW w:w="1200" w:type="dxa"/>
          </w:tcPr>
          <w:p w14:paraId="60683453" w14:textId="77777777" w:rsidR="00BD248F" w:rsidRDefault="003040A7">
            <w:r>
              <w:rPr>
                <w:sz w:val="16"/>
              </w:rPr>
              <w:t>3-Day</w:t>
            </w:r>
          </w:p>
        </w:tc>
        <w:tc>
          <w:tcPr>
            <w:tcW w:w="1000" w:type="dxa"/>
          </w:tcPr>
          <w:p w14:paraId="18AC5076" w14:textId="77777777" w:rsidR="00BD248F" w:rsidRDefault="003040A7">
            <w:pPr>
              <w:jc w:val="right"/>
            </w:pPr>
            <w:r>
              <w:rPr>
                <w:sz w:val="16"/>
              </w:rPr>
              <w:t>0.9</w:t>
            </w:r>
          </w:p>
        </w:tc>
        <w:tc>
          <w:tcPr>
            <w:tcW w:w="1300" w:type="dxa"/>
          </w:tcPr>
          <w:p w14:paraId="25977F75" w14:textId="77777777" w:rsidR="00BD248F" w:rsidRDefault="003040A7">
            <w:pPr>
              <w:jc w:val="right"/>
            </w:pPr>
            <w:r>
              <w:rPr>
                <w:sz w:val="16"/>
              </w:rPr>
              <w:t>0.0007</w:t>
            </w:r>
          </w:p>
        </w:tc>
        <w:tc>
          <w:tcPr>
            <w:tcW w:w="700" w:type="dxa"/>
          </w:tcPr>
          <w:p w14:paraId="40017502" w14:textId="77777777" w:rsidR="00BD248F" w:rsidRDefault="003040A7">
            <w:pPr>
              <w:jc w:val="right"/>
            </w:pPr>
            <w:r>
              <w:rPr>
                <w:sz w:val="16"/>
              </w:rPr>
              <w:t>-1.28</w:t>
            </w:r>
          </w:p>
        </w:tc>
        <w:tc>
          <w:tcPr>
            <w:tcW w:w="1400" w:type="dxa"/>
          </w:tcPr>
          <w:p w14:paraId="12F2AED6" w14:textId="77777777" w:rsidR="00BD248F" w:rsidRDefault="003040A7">
            <w:pPr>
              <w:jc w:val="right"/>
            </w:pPr>
            <w:r>
              <w:rPr>
                <w:sz w:val="16"/>
              </w:rPr>
              <w:t>25,945</w:t>
            </w:r>
          </w:p>
        </w:tc>
        <w:tc>
          <w:tcPr>
            <w:tcW w:w="1400" w:type="dxa"/>
          </w:tcPr>
          <w:p w14:paraId="032A0ACF" w14:textId="77777777" w:rsidR="00BD248F" w:rsidRDefault="003040A7">
            <w:pPr>
              <w:jc w:val="right"/>
            </w:pPr>
            <w:r>
              <w:rPr>
                <w:sz w:val="16"/>
              </w:rPr>
              <w:t>28,543</w:t>
            </w:r>
          </w:p>
        </w:tc>
        <w:tc>
          <w:tcPr>
            <w:tcW w:w="1400" w:type="dxa"/>
          </w:tcPr>
          <w:p w14:paraId="7EED4A1D" w14:textId="77777777" w:rsidR="00BD248F" w:rsidRDefault="003040A7">
            <w:pPr>
              <w:jc w:val="right"/>
            </w:pPr>
            <w:r>
              <w:rPr>
                <w:sz w:val="16"/>
              </w:rPr>
              <w:t>23,109</w:t>
            </w:r>
          </w:p>
        </w:tc>
        <w:tc>
          <w:tcPr>
            <w:tcW w:w="960" w:type="dxa"/>
          </w:tcPr>
          <w:p w14:paraId="70412D1A" w14:textId="77777777" w:rsidR="00BD248F" w:rsidRDefault="003040A7">
            <w:pPr>
              <w:jc w:val="right"/>
            </w:pPr>
            <w:r>
              <w:rPr>
                <w:sz w:val="16"/>
              </w:rPr>
              <w:t>25,784</w:t>
            </w:r>
          </w:p>
        </w:tc>
      </w:tr>
      <w:tr w:rsidR="00BD248F" w14:paraId="07CF9DFE" w14:textId="77777777">
        <w:trPr>
          <w:jc w:val="center"/>
        </w:trPr>
        <w:tc>
          <w:tcPr>
            <w:tcW w:w="1200" w:type="dxa"/>
          </w:tcPr>
          <w:p w14:paraId="42CF648A" w14:textId="77777777" w:rsidR="00BD248F" w:rsidRDefault="003040A7">
            <w:r>
              <w:rPr>
                <w:sz w:val="16"/>
              </w:rPr>
              <w:t>3-Day</w:t>
            </w:r>
          </w:p>
        </w:tc>
        <w:tc>
          <w:tcPr>
            <w:tcW w:w="1000" w:type="dxa"/>
          </w:tcPr>
          <w:p w14:paraId="2950E0B2" w14:textId="77777777" w:rsidR="00BD248F" w:rsidRDefault="003040A7">
            <w:pPr>
              <w:jc w:val="right"/>
            </w:pPr>
            <w:r>
              <w:rPr>
                <w:sz w:val="16"/>
              </w:rPr>
              <w:t>0.95</w:t>
            </w:r>
          </w:p>
        </w:tc>
        <w:tc>
          <w:tcPr>
            <w:tcW w:w="1300" w:type="dxa"/>
          </w:tcPr>
          <w:p w14:paraId="1EC8C8FC" w14:textId="77777777" w:rsidR="00BD248F" w:rsidRDefault="003040A7">
            <w:pPr>
              <w:jc w:val="right"/>
            </w:pPr>
            <w:r>
              <w:rPr>
                <w:sz w:val="16"/>
              </w:rPr>
              <w:t>0.0010</w:t>
            </w:r>
          </w:p>
        </w:tc>
        <w:tc>
          <w:tcPr>
            <w:tcW w:w="700" w:type="dxa"/>
          </w:tcPr>
          <w:p w14:paraId="17D3277E" w14:textId="77777777" w:rsidR="00BD248F" w:rsidRDefault="003040A7">
            <w:pPr>
              <w:jc w:val="right"/>
            </w:pPr>
            <w:r>
              <w:rPr>
                <w:sz w:val="16"/>
              </w:rPr>
              <w:t>-1.64</w:t>
            </w:r>
          </w:p>
        </w:tc>
        <w:tc>
          <w:tcPr>
            <w:tcW w:w="1400" w:type="dxa"/>
          </w:tcPr>
          <w:p w14:paraId="1A9ECC3E" w14:textId="77777777" w:rsidR="00BD248F" w:rsidRDefault="003040A7">
            <w:pPr>
              <w:jc w:val="right"/>
            </w:pPr>
            <w:r>
              <w:rPr>
                <w:sz w:val="16"/>
              </w:rPr>
              <w:t>22,044</w:t>
            </w:r>
          </w:p>
        </w:tc>
        <w:tc>
          <w:tcPr>
            <w:tcW w:w="1400" w:type="dxa"/>
          </w:tcPr>
          <w:p w14:paraId="590E143A" w14:textId="77777777" w:rsidR="00BD248F" w:rsidRDefault="003040A7">
            <w:pPr>
              <w:jc w:val="right"/>
            </w:pPr>
            <w:r>
              <w:rPr>
                <w:sz w:val="16"/>
              </w:rPr>
              <w:t>24,587</w:t>
            </w:r>
          </w:p>
        </w:tc>
        <w:tc>
          <w:tcPr>
            <w:tcW w:w="1400" w:type="dxa"/>
          </w:tcPr>
          <w:p w14:paraId="0C2AEDA2" w14:textId="77777777" w:rsidR="00BD248F" w:rsidRDefault="003040A7">
            <w:pPr>
              <w:jc w:val="right"/>
            </w:pPr>
            <w:r>
              <w:rPr>
                <w:sz w:val="16"/>
              </w:rPr>
              <w:t>19,120</w:t>
            </w:r>
          </w:p>
        </w:tc>
        <w:tc>
          <w:tcPr>
            <w:tcW w:w="960" w:type="dxa"/>
          </w:tcPr>
          <w:p w14:paraId="65EB1D4A" w14:textId="77777777" w:rsidR="00BD248F" w:rsidRDefault="003040A7">
            <w:pPr>
              <w:jc w:val="right"/>
            </w:pPr>
            <w:r>
              <w:rPr>
                <w:sz w:val="16"/>
              </w:rPr>
              <w:t>21,810</w:t>
            </w:r>
          </w:p>
        </w:tc>
      </w:tr>
      <w:tr w:rsidR="00BD248F" w14:paraId="378CD296" w14:textId="77777777">
        <w:trPr>
          <w:jc w:val="center"/>
        </w:trPr>
        <w:tc>
          <w:tcPr>
            <w:tcW w:w="1200" w:type="dxa"/>
          </w:tcPr>
          <w:p w14:paraId="42ECC149" w14:textId="77777777" w:rsidR="00BD248F" w:rsidRDefault="003040A7">
            <w:r>
              <w:rPr>
                <w:sz w:val="16"/>
              </w:rPr>
              <w:t>3-Day</w:t>
            </w:r>
          </w:p>
        </w:tc>
        <w:tc>
          <w:tcPr>
            <w:tcW w:w="1000" w:type="dxa"/>
          </w:tcPr>
          <w:p w14:paraId="0FBFE736" w14:textId="77777777" w:rsidR="00BD248F" w:rsidRDefault="003040A7">
            <w:pPr>
              <w:jc w:val="right"/>
            </w:pPr>
            <w:r>
              <w:rPr>
                <w:sz w:val="16"/>
              </w:rPr>
              <w:t>0.99</w:t>
            </w:r>
          </w:p>
        </w:tc>
        <w:tc>
          <w:tcPr>
            <w:tcW w:w="1300" w:type="dxa"/>
          </w:tcPr>
          <w:p w14:paraId="5015C65A" w14:textId="77777777" w:rsidR="00BD248F" w:rsidRDefault="003040A7">
            <w:pPr>
              <w:jc w:val="right"/>
            </w:pPr>
            <w:r>
              <w:rPr>
                <w:sz w:val="16"/>
              </w:rPr>
              <w:t>0.0020</w:t>
            </w:r>
          </w:p>
        </w:tc>
        <w:tc>
          <w:tcPr>
            <w:tcW w:w="700" w:type="dxa"/>
          </w:tcPr>
          <w:p w14:paraId="6E674C53" w14:textId="77777777" w:rsidR="00BD248F" w:rsidRDefault="003040A7">
            <w:pPr>
              <w:jc w:val="right"/>
            </w:pPr>
            <w:r>
              <w:rPr>
                <w:sz w:val="16"/>
              </w:rPr>
              <w:t>-2.33</w:t>
            </w:r>
          </w:p>
        </w:tc>
        <w:tc>
          <w:tcPr>
            <w:tcW w:w="1400" w:type="dxa"/>
          </w:tcPr>
          <w:p w14:paraId="0BE7FFFF" w14:textId="77777777" w:rsidR="00BD248F" w:rsidRDefault="003040A7">
            <w:pPr>
              <w:jc w:val="right"/>
            </w:pPr>
            <w:r>
              <w:rPr>
                <w:sz w:val="16"/>
              </w:rPr>
              <w:t>16,230</w:t>
            </w:r>
          </w:p>
        </w:tc>
        <w:tc>
          <w:tcPr>
            <w:tcW w:w="1400" w:type="dxa"/>
          </w:tcPr>
          <w:p w14:paraId="5E548638" w14:textId="77777777" w:rsidR="00BD248F" w:rsidRDefault="003040A7">
            <w:pPr>
              <w:jc w:val="right"/>
            </w:pPr>
            <w:r>
              <w:rPr>
                <w:sz w:val="16"/>
              </w:rPr>
              <w:t>18,847</w:t>
            </w:r>
          </w:p>
        </w:tc>
        <w:tc>
          <w:tcPr>
            <w:tcW w:w="1400" w:type="dxa"/>
          </w:tcPr>
          <w:p w14:paraId="6BADEF1A" w14:textId="77777777" w:rsidR="00BD248F" w:rsidRDefault="003040A7">
            <w:pPr>
              <w:jc w:val="right"/>
            </w:pPr>
            <w:r>
              <w:rPr>
                <w:sz w:val="16"/>
              </w:rPr>
              <w:t>13,097</w:t>
            </w:r>
          </w:p>
        </w:tc>
        <w:tc>
          <w:tcPr>
            <w:tcW w:w="960" w:type="dxa"/>
          </w:tcPr>
          <w:p w14:paraId="0ABAB3B5" w14:textId="77777777" w:rsidR="00BD248F" w:rsidRDefault="003040A7">
            <w:pPr>
              <w:jc w:val="right"/>
            </w:pPr>
            <w:r>
              <w:rPr>
                <w:sz w:val="16"/>
              </w:rPr>
              <w:t>15,706</w:t>
            </w:r>
          </w:p>
        </w:tc>
      </w:tr>
      <w:tr w:rsidR="00BD248F" w14:paraId="6D129935" w14:textId="77777777">
        <w:trPr>
          <w:jc w:val="center"/>
        </w:trPr>
        <w:tc>
          <w:tcPr>
            <w:tcW w:w="1200" w:type="dxa"/>
          </w:tcPr>
          <w:p w14:paraId="3077A84C" w14:textId="77777777" w:rsidR="00BD248F" w:rsidRDefault="003040A7">
            <w:r>
              <w:rPr>
                <w:sz w:val="16"/>
              </w:rPr>
              <w:t>5-Day</w:t>
            </w:r>
          </w:p>
        </w:tc>
        <w:tc>
          <w:tcPr>
            <w:tcW w:w="1000" w:type="dxa"/>
          </w:tcPr>
          <w:p w14:paraId="79804359" w14:textId="77777777" w:rsidR="00BD248F" w:rsidRDefault="003040A7">
            <w:pPr>
              <w:jc w:val="right"/>
            </w:pPr>
            <w:r>
              <w:rPr>
                <w:sz w:val="16"/>
              </w:rPr>
              <w:t>0.0001</w:t>
            </w:r>
          </w:p>
        </w:tc>
        <w:tc>
          <w:tcPr>
            <w:tcW w:w="1300" w:type="dxa"/>
          </w:tcPr>
          <w:p w14:paraId="48A4A212" w14:textId="77777777" w:rsidR="00BD248F" w:rsidRDefault="003040A7">
            <w:pPr>
              <w:jc w:val="right"/>
            </w:pPr>
            <w:r>
              <w:rPr>
                <w:sz w:val="16"/>
              </w:rPr>
              <w:t>0.0085</w:t>
            </w:r>
          </w:p>
        </w:tc>
        <w:tc>
          <w:tcPr>
            <w:tcW w:w="700" w:type="dxa"/>
          </w:tcPr>
          <w:p w14:paraId="6EEA6660" w14:textId="77777777" w:rsidR="00BD248F" w:rsidRDefault="003040A7">
            <w:pPr>
              <w:jc w:val="right"/>
            </w:pPr>
            <w:r>
              <w:rPr>
                <w:sz w:val="16"/>
              </w:rPr>
              <w:t>3.72</w:t>
            </w:r>
          </w:p>
        </w:tc>
        <w:tc>
          <w:tcPr>
            <w:tcW w:w="1400" w:type="dxa"/>
          </w:tcPr>
          <w:p w14:paraId="316668E9" w14:textId="77777777" w:rsidR="00BD248F" w:rsidRDefault="003040A7">
            <w:pPr>
              <w:jc w:val="right"/>
            </w:pPr>
            <w:r>
              <w:rPr>
                <w:sz w:val="16"/>
              </w:rPr>
              <w:t>181,018</w:t>
            </w:r>
          </w:p>
        </w:tc>
        <w:tc>
          <w:tcPr>
            <w:tcW w:w="1400" w:type="dxa"/>
          </w:tcPr>
          <w:p w14:paraId="40D38C2F" w14:textId="77777777" w:rsidR="00BD248F" w:rsidRDefault="003040A7">
            <w:pPr>
              <w:jc w:val="right"/>
            </w:pPr>
            <w:r>
              <w:rPr>
                <w:sz w:val="16"/>
              </w:rPr>
              <w:t>276,627</w:t>
            </w:r>
          </w:p>
        </w:tc>
        <w:tc>
          <w:tcPr>
            <w:tcW w:w="1400" w:type="dxa"/>
          </w:tcPr>
          <w:p w14:paraId="0EB5C33D" w14:textId="77777777" w:rsidR="00BD248F" w:rsidRDefault="003040A7">
            <w:pPr>
              <w:jc w:val="right"/>
            </w:pPr>
            <w:r>
              <w:rPr>
                <w:sz w:val="16"/>
              </w:rPr>
              <w:t>138,058</w:t>
            </w:r>
          </w:p>
        </w:tc>
        <w:tc>
          <w:tcPr>
            <w:tcW w:w="960" w:type="dxa"/>
          </w:tcPr>
          <w:p w14:paraId="6E0FBEAB" w14:textId="77777777" w:rsidR="00BD248F" w:rsidRDefault="003040A7">
            <w:pPr>
              <w:jc w:val="right"/>
            </w:pPr>
            <w:r>
              <w:rPr>
                <w:sz w:val="16"/>
              </w:rPr>
              <w:t>225,377</w:t>
            </w:r>
          </w:p>
        </w:tc>
      </w:tr>
      <w:tr w:rsidR="00BD248F" w14:paraId="24B258F5" w14:textId="77777777">
        <w:trPr>
          <w:jc w:val="center"/>
        </w:trPr>
        <w:tc>
          <w:tcPr>
            <w:tcW w:w="1200" w:type="dxa"/>
          </w:tcPr>
          <w:p w14:paraId="7D8C8674" w14:textId="77777777" w:rsidR="00BD248F" w:rsidRDefault="003040A7">
            <w:r>
              <w:rPr>
                <w:sz w:val="16"/>
              </w:rPr>
              <w:t>5-Day</w:t>
            </w:r>
          </w:p>
        </w:tc>
        <w:tc>
          <w:tcPr>
            <w:tcW w:w="1000" w:type="dxa"/>
          </w:tcPr>
          <w:p w14:paraId="130F0841" w14:textId="77777777" w:rsidR="00BD248F" w:rsidRDefault="003040A7">
            <w:pPr>
              <w:jc w:val="right"/>
            </w:pPr>
            <w:r>
              <w:rPr>
                <w:sz w:val="16"/>
              </w:rPr>
              <w:t>0.0002</w:t>
            </w:r>
          </w:p>
        </w:tc>
        <w:tc>
          <w:tcPr>
            <w:tcW w:w="1300" w:type="dxa"/>
          </w:tcPr>
          <w:p w14:paraId="42BC5FAF" w14:textId="77777777" w:rsidR="00BD248F" w:rsidRDefault="003040A7">
            <w:pPr>
              <w:jc w:val="right"/>
            </w:pPr>
            <w:r>
              <w:rPr>
                <w:sz w:val="16"/>
              </w:rPr>
              <w:t>0.0072</w:t>
            </w:r>
          </w:p>
        </w:tc>
        <w:tc>
          <w:tcPr>
            <w:tcW w:w="700" w:type="dxa"/>
          </w:tcPr>
          <w:p w14:paraId="4FAF8DA5" w14:textId="77777777" w:rsidR="00BD248F" w:rsidRDefault="003040A7">
            <w:pPr>
              <w:jc w:val="right"/>
            </w:pPr>
            <w:r>
              <w:rPr>
                <w:sz w:val="16"/>
              </w:rPr>
              <w:t>3.54</w:t>
            </w:r>
          </w:p>
        </w:tc>
        <w:tc>
          <w:tcPr>
            <w:tcW w:w="1400" w:type="dxa"/>
          </w:tcPr>
          <w:p w14:paraId="1CD9E150" w14:textId="77777777" w:rsidR="00BD248F" w:rsidRDefault="003040A7">
            <w:pPr>
              <w:jc w:val="right"/>
            </w:pPr>
            <w:r>
              <w:rPr>
                <w:sz w:val="16"/>
              </w:rPr>
              <w:t>168,477</w:t>
            </w:r>
          </w:p>
        </w:tc>
        <w:tc>
          <w:tcPr>
            <w:tcW w:w="1400" w:type="dxa"/>
          </w:tcPr>
          <w:p w14:paraId="6DA582E4" w14:textId="77777777" w:rsidR="00BD248F" w:rsidRDefault="003040A7">
            <w:pPr>
              <w:jc w:val="right"/>
            </w:pPr>
            <w:r>
              <w:rPr>
                <w:sz w:val="16"/>
              </w:rPr>
              <w:t>248,520</w:t>
            </w:r>
          </w:p>
        </w:tc>
        <w:tc>
          <w:tcPr>
            <w:tcW w:w="1400" w:type="dxa"/>
          </w:tcPr>
          <w:p w14:paraId="019B53F3" w14:textId="77777777" w:rsidR="00BD248F" w:rsidRDefault="003040A7">
            <w:pPr>
              <w:jc w:val="right"/>
            </w:pPr>
            <w:r>
              <w:rPr>
                <w:sz w:val="16"/>
              </w:rPr>
              <w:t>131,223</w:t>
            </w:r>
          </w:p>
        </w:tc>
        <w:tc>
          <w:tcPr>
            <w:tcW w:w="960" w:type="dxa"/>
          </w:tcPr>
          <w:p w14:paraId="3EF05324" w14:textId="77777777" w:rsidR="00BD248F" w:rsidRDefault="003040A7">
            <w:pPr>
              <w:jc w:val="right"/>
            </w:pPr>
            <w:r>
              <w:rPr>
                <w:sz w:val="16"/>
              </w:rPr>
              <w:t>200,703</w:t>
            </w:r>
          </w:p>
        </w:tc>
      </w:tr>
      <w:tr w:rsidR="00BD248F" w14:paraId="7E12E03E" w14:textId="77777777">
        <w:trPr>
          <w:jc w:val="center"/>
        </w:trPr>
        <w:tc>
          <w:tcPr>
            <w:tcW w:w="1200" w:type="dxa"/>
          </w:tcPr>
          <w:p w14:paraId="690B7BE1" w14:textId="77777777" w:rsidR="00BD248F" w:rsidRDefault="003040A7">
            <w:r>
              <w:rPr>
                <w:sz w:val="16"/>
              </w:rPr>
              <w:t>5-Day</w:t>
            </w:r>
          </w:p>
        </w:tc>
        <w:tc>
          <w:tcPr>
            <w:tcW w:w="1000" w:type="dxa"/>
          </w:tcPr>
          <w:p w14:paraId="789C4E83" w14:textId="77777777" w:rsidR="00BD248F" w:rsidRDefault="003040A7">
            <w:pPr>
              <w:jc w:val="right"/>
            </w:pPr>
            <w:r>
              <w:rPr>
                <w:sz w:val="16"/>
              </w:rPr>
              <w:t>0.0005</w:t>
            </w:r>
          </w:p>
        </w:tc>
        <w:tc>
          <w:tcPr>
            <w:tcW w:w="1300" w:type="dxa"/>
          </w:tcPr>
          <w:p w14:paraId="1F7CE763" w14:textId="77777777" w:rsidR="00BD248F" w:rsidRDefault="003040A7">
            <w:pPr>
              <w:jc w:val="right"/>
            </w:pPr>
            <w:r>
              <w:rPr>
                <w:sz w:val="16"/>
              </w:rPr>
              <w:t>0.0057</w:t>
            </w:r>
          </w:p>
        </w:tc>
        <w:tc>
          <w:tcPr>
            <w:tcW w:w="700" w:type="dxa"/>
          </w:tcPr>
          <w:p w14:paraId="15C574BE" w14:textId="77777777" w:rsidR="00BD248F" w:rsidRDefault="003040A7">
            <w:pPr>
              <w:jc w:val="right"/>
            </w:pPr>
            <w:r>
              <w:rPr>
                <w:sz w:val="16"/>
              </w:rPr>
              <w:t>3.29</w:t>
            </w:r>
          </w:p>
        </w:tc>
        <w:tc>
          <w:tcPr>
            <w:tcW w:w="1400" w:type="dxa"/>
          </w:tcPr>
          <w:p w14:paraId="531C6434" w14:textId="77777777" w:rsidR="00BD248F" w:rsidRDefault="003040A7">
            <w:pPr>
              <w:jc w:val="right"/>
            </w:pPr>
            <w:r>
              <w:rPr>
                <w:sz w:val="16"/>
              </w:rPr>
              <w:t>152,387</w:t>
            </w:r>
          </w:p>
        </w:tc>
        <w:tc>
          <w:tcPr>
            <w:tcW w:w="1400" w:type="dxa"/>
          </w:tcPr>
          <w:p w14:paraId="033D0E2A" w14:textId="77777777" w:rsidR="00BD248F" w:rsidRDefault="003040A7">
            <w:pPr>
              <w:jc w:val="right"/>
            </w:pPr>
            <w:r>
              <w:rPr>
                <w:sz w:val="16"/>
              </w:rPr>
              <w:t>214,676</w:t>
            </w:r>
          </w:p>
        </w:tc>
        <w:tc>
          <w:tcPr>
            <w:tcW w:w="1400" w:type="dxa"/>
          </w:tcPr>
          <w:p w14:paraId="58550A9E" w14:textId="77777777" w:rsidR="00BD248F" w:rsidRDefault="003040A7">
            <w:pPr>
              <w:jc w:val="right"/>
            </w:pPr>
            <w:r>
              <w:rPr>
                <w:sz w:val="16"/>
              </w:rPr>
              <w:t>122,003</w:t>
            </w:r>
          </w:p>
        </w:tc>
        <w:tc>
          <w:tcPr>
            <w:tcW w:w="960" w:type="dxa"/>
          </w:tcPr>
          <w:p w14:paraId="5185336E" w14:textId="77777777" w:rsidR="00BD248F" w:rsidRDefault="003040A7">
            <w:pPr>
              <w:jc w:val="right"/>
            </w:pPr>
            <w:r>
              <w:rPr>
                <w:sz w:val="16"/>
              </w:rPr>
              <w:t>172,807</w:t>
            </w:r>
          </w:p>
        </w:tc>
      </w:tr>
      <w:tr w:rsidR="00BD248F" w14:paraId="1D815A63" w14:textId="77777777">
        <w:trPr>
          <w:jc w:val="center"/>
        </w:trPr>
        <w:tc>
          <w:tcPr>
            <w:tcW w:w="1200" w:type="dxa"/>
          </w:tcPr>
          <w:p w14:paraId="3531B032" w14:textId="77777777" w:rsidR="00BD248F" w:rsidRDefault="003040A7">
            <w:r>
              <w:rPr>
                <w:sz w:val="16"/>
              </w:rPr>
              <w:t>5-Day</w:t>
            </w:r>
          </w:p>
        </w:tc>
        <w:tc>
          <w:tcPr>
            <w:tcW w:w="1000" w:type="dxa"/>
          </w:tcPr>
          <w:p w14:paraId="4E4149CD" w14:textId="77777777" w:rsidR="00BD248F" w:rsidRDefault="003040A7">
            <w:pPr>
              <w:jc w:val="right"/>
            </w:pPr>
            <w:r>
              <w:rPr>
                <w:sz w:val="16"/>
              </w:rPr>
              <w:t>0.001</w:t>
            </w:r>
          </w:p>
        </w:tc>
        <w:tc>
          <w:tcPr>
            <w:tcW w:w="1300" w:type="dxa"/>
          </w:tcPr>
          <w:p w14:paraId="39B91CEF" w14:textId="77777777" w:rsidR="00BD248F" w:rsidRDefault="003040A7">
            <w:pPr>
              <w:jc w:val="right"/>
            </w:pPr>
            <w:r>
              <w:rPr>
                <w:sz w:val="16"/>
              </w:rPr>
              <w:t>0.0046</w:t>
            </w:r>
          </w:p>
        </w:tc>
        <w:tc>
          <w:tcPr>
            <w:tcW w:w="700" w:type="dxa"/>
          </w:tcPr>
          <w:p w14:paraId="0D97C00A" w14:textId="77777777" w:rsidR="00BD248F" w:rsidRDefault="003040A7">
            <w:pPr>
              <w:jc w:val="right"/>
            </w:pPr>
            <w:r>
              <w:rPr>
                <w:sz w:val="16"/>
              </w:rPr>
              <w:t>3.09</w:t>
            </w:r>
          </w:p>
        </w:tc>
        <w:tc>
          <w:tcPr>
            <w:tcW w:w="1400" w:type="dxa"/>
          </w:tcPr>
          <w:p w14:paraId="11AEF07D" w14:textId="77777777" w:rsidR="00BD248F" w:rsidRDefault="003040A7">
            <w:pPr>
              <w:jc w:val="right"/>
            </w:pPr>
            <w:r>
              <w:rPr>
                <w:sz w:val="16"/>
              </w:rPr>
              <w:t>140,566</w:t>
            </w:r>
          </w:p>
        </w:tc>
        <w:tc>
          <w:tcPr>
            <w:tcW w:w="1400" w:type="dxa"/>
          </w:tcPr>
          <w:p w14:paraId="7F4CAF5E" w14:textId="77777777" w:rsidR="00BD248F" w:rsidRDefault="003040A7">
            <w:pPr>
              <w:jc w:val="right"/>
            </w:pPr>
            <w:r>
              <w:rPr>
                <w:sz w:val="16"/>
              </w:rPr>
              <w:t>191,358</w:t>
            </w:r>
          </w:p>
        </w:tc>
        <w:tc>
          <w:tcPr>
            <w:tcW w:w="1400" w:type="dxa"/>
          </w:tcPr>
          <w:p w14:paraId="3BF09FB0" w14:textId="77777777" w:rsidR="00BD248F" w:rsidRDefault="003040A7">
            <w:pPr>
              <w:jc w:val="right"/>
            </w:pPr>
            <w:r>
              <w:rPr>
                <w:sz w:val="16"/>
              </w:rPr>
              <w:t>114,869</w:t>
            </w:r>
          </w:p>
        </w:tc>
        <w:tc>
          <w:tcPr>
            <w:tcW w:w="960" w:type="dxa"/>
          </w:tcPr>
          <w:p w14:paraId="192AE434" w14:textId="77777777" w:rsidR="00BD248F" w:rsidRDefault="003040A7">
            <w:pPr>
              <w:jc w:val="right"/>
            </w:pPr>
            <w:r>
              <w:rPr>
                <w:sz w:val="16"/>
              </w:rPr>
              <w:t>154,542</w:t>
            </w:r>
          </w:p>
        </w:tc>
      </w:tr>
      <w:tr w:rsidR="00BD248F" w14:paraId="1A93D372" w14:textId="77777777">
        <w:trPr>
          <w:jc w:val="center"/>
        </w:trPr>
        <w:tc>
          <w:tcPr>
            <w:tcW w:w="1200" w:type="dxa"/>
          </w:tcPr>
          <w:p w14:paraId="067543FC" w14:textId="77777777" w:rsidR="00BD248F" w:rsidRDefault="003040A7">
            <w:r>
              <w:rPr>
                <w:sz w:val="16"/>
              </w:rPr>
              <w:t>5-Day</w:t>
            </w:r>
          </w:p>
        </w:tc>
        <w:tc>
          <w:tcPr>
            <w:tcW w:w="1000" w:type="dxa"/>
          </w:tcPr>
          <w:p w14:paraId="5BBDE0FA" w14:textId="77777777" w:rsidR="00BD248F" w:rsidRDefault="003040A7">
            <w:pPr>
              <w:jc w:val="right"/>
            </w:pPr>
            <w:r>
              <w:rPr>
                <w:sz w:val="16"/>
              </w:rPr>
              <w:t>0.002</w:t>
            </w:r>
          </w:p>
        </w:tc>
        <w:tc>
          <w:tcPr>
            <w:tcW w:w="1300" w:type="dxa"/>
          </w:tcPr>
          <w:p w14:paraId="1E6CCD22" w14:textId="77777777" w:rsidR="00BD248F" w:rsidRDefault="003040A7">
            <w:pPr>
              <w:jc w:val="right"/>
            </w:pPr>
            <w:r>
              <w:rPr>
                <w:sz w:val="16"/>
              </w:rPr>
              <w:t>0.0037</w:t>
            </w:r>
          </w:p>
        </w:tc>
        <w:tc>
          <w:tcPr>
            <w:tcW w:w="700" w:type="dxa"/>
          </w:tcPr>
          <w:p w14:paraId="4F0663EC" w14:textId="77777777" w:rsidR="00BD248F" w:rsidRDefault="003040A7">
            <w:pPr>
              <w:jc w:val="right"/>
            </w:pPr>
            <w:r>
              <w:rPr>
                <w:sz w:val="16"/>
              </w:rPr>
              <w:t>2.88</w:t>
            </w:r>
          </w:p>
        </w:tc>
        <w:tc>
          <w:tcPr>
            <w:tcW w:w="1400" w:type="dxa"/>
          </w:tcPr>
          <w:p w14:paraId="43343504" w14:textId="77777777" w:rsidR="00BD248F" w:rsidRDefault="003040A7">
            <w:pPr>
              <w:jc w:val="right"/>
            </w:pPr>
            <w:r>
              <w:rPr>
                <w:sz w:val="16"/>
              </w:rPr>
              <w:t>129,023</w:t>
            </w:r>
          </w:p>
        </w:tc>
        <w:tc>
          <w:tcPr>
            <w:tcW w:w="1400" w:type="dxa"/>
          </w:tcPr>
          <w:p w14:paraId="44E2C3F4" w14:textId="77777777" w:rsidR="00BD248F" w:rsidRDefault="003040A7">
            <w:pPr>
              <w:jc w:val="right"/>
            </w:pPr>
            <w:r>
              <w:rPr>
                <w:sz w:val="16"/>
              </w:rPr>
              <w:t>169,831</w:t>
            </w:r>
          </w:p>
        </w:tc>
        <w:tc>
          <w:tcPr>
            <w:tcW w:w="1400" w:type="dxa"/>
          </w:tcPr>
          <w:p w14:paraId="4A8437E3" w14:textId="77777777" w:rsidR="00BD248F" w:rsidRDefault="003040A7">
            <w:pPr>
              <w:jc w:val="right"/>
            </w:pPr>
            <w:r>
              <w:rPr>
                <w:sz w:val="16"/>
              </w:rPr>
              <w:t>107,577</w:t>
            </w:r>
          </w:p>
        </w:tc>
        <w:tc>
          <w:tcPr>
            <w:tcW w:w="960" w:type="dxa"/>
          </w:tcPr>
          <w:p w14:paraId="4D60EDE9" w14:textId="77777777" w:rsidR="00BD248F" w:rsidRDefault="003040A7">
            <w:pPr>
              <w:jc w:val="right"/>
            </w:pPr>
            <w:r>
              <w:rPr>
                <w:sz w:val="16"/>
              </w:rPr>
              <w:t>138,364</w:t>
            </w:r>
          </w:p>
        </w:tc>
      </w:tr>
      <w:tr w:rsidR="00BD248F" w14:paraId="6C1A1297" w14:textId="77777777">
        <w:trPr>
          <w:jc w:val="center"/>
        </w:trPr>
        <w:tc>
          <w:tcPr>
            <w:tcW w:w="1200" w:type="dxa"/>
          </w:tcPr>
          <w:p w14:paraId="3423810D" w14:textId="77777777" w:rsidR="00BD248F" w:rsidRDefault="003040A7">
            <w:r>
              <w:rPr>
                <w:sz w:val="16"/>
              </w:rPr>
              <w:t>5-Day</w:t>
            </w:r>
          </w:p>
        </w:tc>
        <w:tc>
          <w:tcPr>
            <w:tcW w:w="1000" w:type="dxa"/>
          </w:tcPr>
          <w:p w14:paraId="511A91E2" w14:textId="77777777" w:rsidR="00BD248F" w:rsidRDefault="003040A7">
            <w:pPr>
              <w:jc w:val="right"/>
            </w:pPr>
            <w:r>
              <w:rPr>
                <w:sz w:val="16"/>
              </w:rPr>
              <w:t>0.005</w:t>
            </w:r>
          </w:p>
        </w:tc>
        <w:tc>
          <w:tcPr>
            <w:tcW w:w="1300" w:type="dxa"/>
          </w:tcPr>
          <w:p w14:paraId="035B73DB" w14:textId="77777777" w:rsidR="00BD248F" w:rsidRDefault="003040A7">
            <w:pPr>
              <w:jc w:val="right"/>
            </w:pPr>
            <w:r>
              <w:rPr>
                <w:sz w:val="16"/>
              </w:rPr>
              <w:t>0.0027</w:t>
            </w:r>
          </w:p>
        </w:tc>
        <w:tc>
          <w:tcPr>
            <w:tcW w:w="700" w:type="dxa"/>
          </w:tcPr>
          <w:p w14:paraId="6678497C" w14:textId="77777777" w:rsidR="00BD248F" w:rsidRDefault="003040A7">
            <w:pPr>
              <w:jc w:val="right"/>
            </w:pPr>
            <w:r>
              <w:rPr>
                <w:sz w:val="16"/>
              </w:rPr>
              <w:t>2.58</w:t>
            </w:r>
          </w:p>
        </w:tc>
        <w:tc>
          <w:tcPr>
            <w:tcW w:w="1400" w:type="dxa"/>
          </w:tcPr>
          <w:p w14:paraId="2FA80B57" w14:textId="77777777" w:rsidR="00BD248F" w:rsidRDefault="003040A7">
            <w:pPr>
              <w:jc w:val="right"/>
            </w:pPr>
            <w:r>
              <w:rPr>
                <w:sz w:val="16"/>
              </w:rPr>
              <w:t>114,149</w:t>
            </w:r>
          </w:p>
        </w:tc>
        <w:tc>
          <w:tcPr>
            <w:tcW w:w="1400" w:type="dxa"/>
          </w:tcPr>
          <w:p w14:paraId="5CC7D4A8" w14:textId="77777777" w:rsidR="00BD248F" w:rsidRDefault="003040A7">
            <w:pPr>
              <w:jc w:val="right"/>
            </w:pPr>
            <w:r>
              <w:rPr>
                <w:sz w:val="16"/>
              </w:rPr>
              <w:t>143,861</w:t>
            </w:r>
          </w:p>
        </w:tc>
        <w:tc>
          <w:tcPr>
            <w:tcW w:w="1400" w:type="dxa"/>
          </w:tcPr>
          <w:p w14:paraId="793618E1" w14:textId="77777777" w:rsidR="00BD248F" w:rsidRDefault="003040A7">
            <w:pPr>
              <w:jc w:val="right"/>
            </w:pPr>
            <w:r>
              <w:rPr>
                <w:sz w:val="16"/>
              </w:rPr>
              <w:t>97,651</w:t>
            </w:r>
          </w:p>
        </w:tc>
        <w:tc>
          <w:tcPr>
            <w:tcW w:w="960" w:type="dxa"/>
          </w:tcPr>
          <w:p w14:paraId="2B656680" w14:textId="77777777" w:rsidR="00BD248F" w:rsidRDefault="003040A7">
            <w:pPr>
              <w:jc w:val="right"/>
            </w:pPr>
            <w:r>
              <w:rPr>
                <w:sz w:val="16"/>
              </w:rPr>
              <w:t>119,354</w:t>
            </w:r>
          </w:p>
        </w:tc>
      </w:tr>
      <w:tr w:rsidR="00BD248F" w14:paraId="092DF564" w14:textId="77777777">
        <w:trPr>
          <w:jc w:val="center"/>
        </w:trPr>
        <w:tc>
          <w:tcPr>
            <w:tcW w:w="1200" w:type="dxa"/>
          </w:tcPr>
          <w:p w14:paraId="3F481FBE" w14:textId="77777777" w:rsidR="00BD248F" w:rsidRDefault="003040A7">
            <w:r>
              <w:rPr>
                <w:sz w:val="16"/>
              </w:rPr>
              <w:t>5-Day</w:t>
            </w:r>
          </w:p>
        </w:tc>
        <w:tc>
          <w:tcPr>
            <w:tcW w:w="1000" w:type="dxa"/>
          </w:tcPr>
          <w:p w14:paraId="4CF6A3A6" w14:textId="77777777" w:rsidR="00BD248F" w:rsidRDefault="003040A7">
            <w:pPr>
              <w:jc w:val="right"/>
            </w:pPr>
            <w:r>
              <w:rPr>
                <w:sz w:val="16"/>
              </w:rPr>
              <w:t>0.01</w:t>
            </w:r>
          </w:p>
        </w:tc>
        <w:tc>
          <w:tcPr>
            <w:tcW w:w="1300" w:type="dxa"/>
          </w:tcPr>
          <w:p w14:paraId="2CF0F92A" w14:textId="77777777" w:rsidR="00BD248F" w:rsidRDefault="003040A7">
            <w:pPr>
              <w:jc w:val="right"/>
            </w:pPr>
            <w:r>
              <w:rPr>
                <w:sz w:val="16"/>
              </w:rPr>
              <w:t>0.0020</w:t>
            </w:r>
          </w:p>
        </w:tc>
        <w:tc>
          <w:tcPr>
            <w:tcW w:w="700" w:type="dxa"/>
          </w:tcPr>
          <w:p w14:paraId="33937C47" w14:textId="77777777" w:rsidR="00BD248F" w:rsidRDefault="003040A7">
            <w:pPr>
              <w:jc w:val="right"/>
            </w:pPr>
            <w:r>
              <w:rPr>
                <w:sz w:val="16"/>
              </w:rPr>
              <w:t>2.33</w:t>
            </w:r>
          </w:p>
        </w:tc>
        <w:tc>
          <w:tcPr>
            <w:tcW w:w="1400" w:type="dxa"/>
          </w:tcPr>
          <w:p w14:paraId="3C13763A" w14:textId="77777777" w:rsidR="00BD248F" w:rsidRDefault="003040A7">
            <w:pPr>
              <w:jc w:val="right"/>
            </w:pPr>
            <w:r>
              <w:rPr>
                <w:sz w:val="16"/>
              </w:rPr>
              <w:t>103,144</w:t>
            </w:r>
          </w:p>
        </w:tc>
        <w:tc>
          <w:tcPr>
            <w:tcW w:w="1400" w:type="dxa"/>
          </w:tcPr>
          <w:p w14:paraId="51AB5F05" w14:textId="77777777" w:rsidR="00BD248F" w:rsidRDefault="003040A7">
            <w:pPr>
              <w:jc w:val="right"/>
            </w:pPr>
            <w:r>
              <w:rPr>
                <w:sz w:val="16"/>
              </w:rPr>
              <w:t>125,913</w:t>
            </w:r>
          </w:p>
        </w:tc>
        <w:tc>
          <w:tcPr>
            <w:tcW w:w="1400" w:type="dxa"/>
          </w:tcPr>
          <w:p w14:paraId="36691563" w14:textId="77777777" w:rsidR="00BD248F" w:rsidRDefault="003040A7">
            <w:pPr>
              <w:jc w:val="right"/>
            </w:pPr>
            <w:r>
              <w:rPr>
                <w:sz w:val="16"/>
              </w:rPr>
              <w:t>89,882</w:t>
            </w:r>
          </w:p>
        </w:tc>
        <w:tc>
          <w:tcPr>
            <w:tcW w:w="960" w:type="dxa"/>
          </w:tcPr>
          <w:p w14:paraId="7866573F" w14:textId="77777777" w:rsidR="00BD248F" w:rsidRDefault="003040A7">
            <w:pPr>
              <w:jc w:val="right"/>
            </w:pPr>
            <w:r>
              <w:rPr>
                <w:sz w:val="16"/>
              </w:rPr>
              <w:t>106,301</w:t>
            </w:r>
          </w:p>
        </w:tc>
      </w:tr>
      <w:tr w:rsidR="00BD248F" w14:paraId="0D4422C4" w14:textId="77777777">
        <w:trPr>
          <w:jc w:val="center"/>
        </w:trPr>
        <w:tc>
          <w:tcPr>
            <w:tcW w:w="1200" w:type="dxa"/>
          </w:tcPr>
          <w:p w14:paraId="432BA737" w14:textId="77777777" w:rsidR="00BD248F" w:rsidRDefault="003040A7">
            <w:r>
              <w:rPr>
                <w:sz w:val="16"/>
              </w:rPr>
              <w:t>5-Day</w:t>
            </w:r>
          </w:p>
        </w:tc>
        <w:tc>
          <w:tcPr>
            <w:tcW w:w="1000" w:type="dxa"/>
          </w:tcPr>
          <w:p w14:paraId="7CBAB10F" w14:textId="77777777" w:rsidR="00BD248F" w:rsidRDefault="003040A7">
            <w:pPr>
              <w:jc w:val="right"/>
            </w:pPr>
            <w:r>
              <w:rPr>
                <w:sz w:val="16"/>
              </w:rPr>
              <w:t>0.02</w:t>
            </w:r>
          </w:p>
        </w:tc>
        <w:tc>
          <w:tcPr>
            <w:tcW w:w="1300" w:type="dxa"/>
          </w:tcPr>
          <w:p w14:paraId="2127829D" w14:textId="77777777" w:rsidR="00BD248F" w:rsidRDefault="003040A7">
            <w:pPr>
              <w:jc w:val="right"/>
            </w:pPr>
            <w:r>
              <w:rPr>
                <w:sz w:val="16"/>
              </w:rPr>
              <w:t>0.0015</w:t>
            </w:r>
          </w:p>
        </w:tc>
        <w:tc>
          <w:tcPr>
            <w:tcW w:w="700" w:type="dxa"/>
          </w:tcPr>
          <w:p w14:paraId="03CA85C0" w14:textId="77777777" w:rsidR="00BD248F" w:rsidRDefault="003040A7">
            <w:pPr>
              <w:jc w:val="right"/>
            </w:pPr>
            <w:r>
              <w:rPr>
                <w:sz w:val="16"/>
              </w:rPr>
              <w:t>2.05</w:t>
            </w:r>
          </w:p>
        </w:tc>
        <w:tc>
          <w:tcPr>
            <w:tcW w:w="1400" w:type="dxa"/>
          </w:tcPr>
          <w:p w14:paraId="0B79B985" w14:textId="77777777" w:rsidR="00BD248F" w:rsidRDefault="003040A7">
            <w:pPr>
              <w:jc w:val="right"/>
            </w:pPr>
            <w:r>
              <w:rPr>
                <w:sz w:val="16"/>
              </w:rPr>
              <w:t>92,301</w:t>
            </w:r>
          </w:p>
        </w:tc>
        <w:tc>
          <w:tcPr>
            <w:tcW w:w="1400" w:type="dxa"/>
          </w:tcPr>
          <w:p w14:paraId="57CEE195" w14:textId="77777777" w:rsidR="00BD248F" w:rsidRDefault="003040A7">
            <w:pPr>
              <w:jc w:val="right"/>
            </w:pPr>
            <w:r>
              <w:rPr>
                <w:sz w:val="16"/>
              </w:rPr>
              <w:t>109,270</w:t>
            </w:r>
          </w:p>
        </w:tc>
        <w:tc>
          <w:tcPr>
            <w:tcW w:w="1400" w:type="dxa"/>
          </w:tcPr>
          <w:p w14:paraId="36B0E8CC" w14:textId="77777777" w:rsidR="00BD248F" w:rsidRDefault="003040A7">
            <w:pPr>
              <w:jc w:val="right"/>
            </w:pPr>
            <w:r>
              <w:rPr>
                <w:sz w:val="16"/>
              </w:rPr>
              <w:t>81,834</w:t>
            </w:r>
          </w:p>
        </w:tc>
        <w:tc>
          <w:tcPr>
            <w:tcW w:w="960" w:type="dxa"/>
          </w:tcPr>
          <w:p w14:paraId="3BDFA184" w14:textId="77777777" w:rsidR="00BD248F" w:rsidRDefault="003040A7">
            <w:pPr>
              <w:jc w:val="right"/>
            </w:pPr>
            <w:r>
              <w:rPr>
                <w:sz w:val="16"/>
              </w:rPr>
              <w:t>94,152</w:t>
            </w:r>
          </w:p>
        </w:tc>
      </w:tr>
      <w:tr w:rsidR="00BD248F" w14:paraId="25243AFF" w14:textId="77777777">
        <w:trPr>
          <w:jc w:val="center"/>
        </w:trPr>
        <w:tc>
          <w:tcPr>
            <w:tcW w:w="1200" w:type="dxa"/>
          </w:tcPr>
          <w:p w14:paraId="09F67C91" w14:textId="77777777" w:rsidR="00BD248F" w:rsidRDefault="003040A7">
            <w:r>
              <w:rPr>
                <w:sz w:val="16"/>
              </w:rPr>
              <w:t>5-Day</w:t>
            </w:r>
          </w:p>
        </w:tc>
        <w:tc>
          <w:tcPr>
            <w:tcW w:w="1000" w:type="dxa"/>
          </w:tcPr>
          <w:p w14:paraId="50158577" w14:textId="77777777" w:rsidR="00BD248F" w:rsidRDefault="003040A7">
            <w:pPr>
              <w:jc w:val="right"/>
            </w:pPr>
            <w:r>
              <w:rPr>
                <w:sz w:val="16"/>
              </w:rPr>
              <w:t>0.05</w:t>
            </w:r>
          </w:p>
        </w:tc>
        <w:tc>
          <w:tcPr>
            <w:tcW w:w="1300" w:type="dxa"/>
          </w:tcPr>
          <w:p w14:paraId="64AE084F" w14:textId="77777777" w:rsidR="00BD248F" w:rsidRDefault="003040A7">
            <w:pPr>
              <w:jc w:val="right"/>
            </w:pPr>
            <w:r>
              <w:rPr>
                <w:sz w:val="16"/>
              </w:rPr>
              <w:t>0.0010</w:t>
            </w:r>
          </w:p>
        </w:tc>
        <w:tc>
          <w:tcPr>
            <w:tcW w:w="700" w:type="dxa"/>
          </w:tcPr>
          <w:p w14:paraId="0381B5FD" w14:textId="77777777" w:rsidR="00BD248F" w:rsidRDefault="003040A7">
            <w:pPr>
              <w:jc w:val="right"/>
            </w:pPr>
            <w:r>
              <w:rPr>
                <w:sz w:val="16"/>
              </w:rPr>
              <w:t>1.64</w:t>
            </w:r>
          </w:p>
        </w:tc>
        <w:tc>
          <w:tcPr>
            <w:tcW w:w="1400" w:type="dxa"/>
          </w:tcPr>
          <w:p w14:paraId="222F64FB" w14:textId="77777777" w:rsidR="00BD248F" w:rsidRDefault="003040A7">
            <w:pPr>
              <w:jc w:val="right"/>
            </w:pPr>
            <w:r>
              <w:rPr>
                <w:sz w:val="16"/>
              </w:rPr>
              <w:t>78,089</w:t>
            </w:r>
          </w:p>
        </w:tc>
        <w:tc>
          <w:tcPr>
            <w:tcW w:w="1400" w:type="dxa"/>
          </w:tcPr>
          <w:p w14:paraId="0F41C242" w14:textId="77777777" w:rsidR="00BD248F" w:rsidRDefault="003040A7">
            <w:pPr>
              <w:jc w:val="right"/>
            </w:pPr>
            <w:r>
              <w:rPr>
                <w:sz w:val="16"/>
              </w:rPr>
              <w:t>89,024</w:t>
            </w:r>
          </w:p>
        </w:tc>
        <w:tc>
          <w:tcPr>
            <w:tcW w:w="1400" w:type="dxa"/>
          </w:tcPr>
          <w:p w14:paraId="68C625FB" w14:textId="77777777" w:rsidR="00BD248F" w:rsidRDefault="003040A7">
            <w:pPr>
              <w:jc w:val="right"/>
            </w:pPr>
            <w:r>
              <w:rPr>
                <w:sz w:val="16"/>
              </w:rPr>
              <w:t>70,643</w:t>
            </w:r>
          </w:p>
        </w:tc>
        <w:tc>
          <w:tcPr>
            <w:tcW w:w="960" w:type="dxa"/>
          </w:tcPr>
          <w:p w14:paraId="14ABFD61" w14:textId="77777777" w:rsidR="00BD248F" w:rsidRDefault="003040A7">
            <w:pPr>
              <w:jc w:val="right"/>
            </w:pPr>
            <w:r>
              <w:rPr>
                <w:sz w:val="16"/>
              </w:rPr>
              <w:t>78,888</w:t>
            </w:r>
          </w:p>
        </w:tc>
      </w:tr>
      <w:tr w:rsidR="00BD248F" w14:paraId="3131FE34" w14:textId="77777777">
        <w:trPr>
          <w:jc w:val="center"/>
        </w:trPr>
        <w:tc>
          <w:tcPr>
            <w:tcW w:w="1200" w:type="dxa"/>
          </w:tcPr>
          <w:p w14:paraId="79F80A6C" w14:textId="77777777" w:rsidR="00BD248F" w:rsidRDefault="003040A7">
            <w:r>
              <w:rPr>
                <w:sz w:val="16"/>
              </w:rPr>
              <w:t>5-Day</w:t>
            </w:r>
          </w:p>
        </w:tc>
        <w:tc>
          <w:tcPr>
            <w:tcW w:w="1000" w:type="dxa"/>
          </w:tcPr>
          <w:p w14:paraId="3BB4BD82" w14:textId="77777777" w:rsidR="00BD248F" w:rsidRDefault="003040A7">
            <w:pPr>
              <w:jc w:val="right"/>
            </w:pPr>
            <w:r>
              <w:rPr>
                <w:sz w:val="16"/>
              </w:rPr>
              <w:t>0.1</w:t>
            </w:r>
          </w:p>
        </w:tc>
        <w:tc>
          <w:tcPr>
            <w:tcW w:w="1300" w:type="dxa"/>
          </w:tcPr>
          <w:p w14:paraId="1FD6E9D6" w14:textId="77777777" w:rsidR="00BD248F" w:rsidRDefault="003040A7">
            <w:pPr>
              <w:jc w:val="right"/>
            </w:pPr>
            <w:r>
              <w:rPr>
                <w:sz w:val="16"/>
              </w:rPr>
              <w:t>0.0007</w:t>
            </w:r>
          </w:p>
        </w:tc>
        <w:tc>
          <w:tcPr>
            <w:tcW w:w="700" w:type="dxa"/>
          </w:tcPr>
          <w:p w14:paraId="12D586C5" w14:textId="77777777" w:rsidR="00BD248F" w:rsidRDefault="003040A7">
            <w:pPr>
              <w:jc w:val="right"/>
            </w:pPr>
            <w:r>
              <w:rPr>
                <w:sz w:val="16"/>
              </w:rPr>
              <w:t>1.28</w:t>
            </w:r>
          </w:p>
        </w:tc>
        <w:tc>
          <w:tcPr>
            <w:tcW w:w="1400" w:type="dxa"/>
          </w:tcPr>
          <w:p w14:paraId="249FE6BF" w14:textId="77777777" w:rsidR="00BD248F" w:rsidRDefault="003040A7">
            <w:pPr>
              <w:jc w:val="right"/>
            </w:pPr>
            <w:r>
              <w:rPr>
                <w:sz w:val="16"/>
              </w:rPr>
              <w:t>67,267</w:t>
            </w:r>
          </w:p>
        </w:tc>
        <w:tc>
          <w:tcPr>
            <w:tcW w:w="1400" w:type="dxa"/>
          </w:tcPr>
          <w:p w14:paraId="2563E330" w14:textId="77777777" w:rsidR="00BD248F" w:rsidRDefault="003040A7">
            <w:pPr>
              <w:jc w:val="right"/>
            </w:pPr>
            <w:r>
              <w:rPr>
                <w:sz w:val="16"/>
              </w:rPr>
              <w:t>74,814</w:t>
            </w:r>
          </w:p>
        </w:tc>
        <w:tc>
          <w:tcPr>
            <w:tcW w:w="1400" w:type="dxa"/>
          </w:tcPr>
          <w:p w14:paraId="040F6BF4" w14:textId="77777777" w:rsidR="00BD248F" w:rsidRDefault="003040A7">
            <w:pPr>
              <w:jc w:val="right"/>
            </w:pPr>
            <w:r>
              <w:rPr>
                <w:sz w:val="16"/>
              </w:rPr>
              <w:t>61,613</w:t>
            </w:r>
          </w:p>
        </w:tc>
        <w:tc>
          <w:tcPr>
            <w:tcW w:w="960" w:type="dxa"/>
          </w:tcPr>
          <w:p w14:paraId="5EAD1601" w14:textId="77777777" w:rsidR="00BD248F" w:rsidRDefault="003040A7">
            <w:pPr>
              <w:jc w:val="right"/>
            </w:pPr>
            <w:r>
              <w:rPr>
                <w:sz w:val="16"/>
              </w:rPr>
              <w:t>67,651</w:t>
            </w:r>
          </w:p>
        </w:tc>
      </w:tr>
      <w:tr w:rsidR="00BD248F" w14:paraId="09B25412" w14:textId="77777777">
        <w:trPr>
          <w:jc w:val="center"/>
        </w:trPr>
        <w:tc>
          <w:tcPr>
            <w:tcW w:w="1200" w:type="dxa"/>
          </w:tcPr>
          <w:p w14:paraId="65F1E28F" w14:textId="77777777" w:rsidR="00BD248F" w:rsidRDefault="003040A7">
            <w:r>
              <w:rPr>
                <w:sz w:val="16"/>
              </w:rPr>
              <w:t>5-Day</w:t>
            </w:r>
          </w:p>
        </w:tc>
        <w:tc>
          <w:tcPr>
            <w:tcW w:w="1000" w:type="dxa"/>
          </w:tcPr>
          <w:p w14:paraId="0B8D87B5" w14:textId="77777777" w:rsidR="00BD248F" w:rsidRDefault="003040A7">
            <w:pPr>
              <w:jc w:val="right"/>
            </w:pPr>
            <w:r>
              <w:rPr>
                <w:sz w:val="16"/>
              </w:rPr>
              <w:t>0.2</w:t>
            </w:r>
          </w:p>
        </w:tc>
        <w:tc>
          <w:tcPr>
            <w:tcW w:w="1300" w:type="dxa"/>
          </w:tcPr>
          <w:p w14:paraId="4F9BD29D" w14:textId="77777777" w:rsidR="00BD248F" w:rsidRDefault="003040A7">
            <w:pPr>
              <w:jc w:val="right"/>
            </w:pPr>
            <w:r>
              <w:rPr>
                <w:sz w:val="16"/>
              </w:rPr>
              <w:t>0.0005</w:t>
            </w:r>
          </w:p>
        </w:tc>
        <w:tc>
          <w:tcPr>
            <w:tcW w:w="700" w:type="dxa"/>
          </w:tcPr>
          <w:p w14:paraId="27EBC327" w14:textId="77777777" w:rsidR="00BD248F" w:rsidRDefault="003040A7">
            <w:pPr>
              <w:jc w:val="right"/>
            </w:pPr>
            <w:r>
              <w:rPr>
                <w:sz w:val="16"/>
              </w:rPr>
              <w:t>0.84</w:t>
            </w:r>
          </w:p>
        </w:tc>
        <w:tc>
          <w:tcPr>
            <w:tcW w:w="1400" w:type="dxa"/>
          </w:tcPr>
          <w:p w14:paraId="1AAA7B26" w14:textId="77777777" w:rsidR="00BD248F" w:rsidRDefault="003040A7">
            <w:pPr>
              <w:jc w:val="right"/>
            </w:pPr>
            <w:r>
              <w:rPr>
                <w:sz w:val="16"/>
              </w:rPr>
              <w:t>56,108</w:t>
            </w:r>
          </w:p>
        </w:tc>
        <w:tc>
          <w:tcPr>
            <w:tcW w:w="1400" w:type="dxa"/>
          </w:tcPr>
          <w:p w14:paraId="19431B54" w14:textId="77777777" w:rsidR="00BD248F" w:rsidRDefault="003040A7">
            <w:pPr>
              <w:jc w:val="right"/>
            </w:pPr>
            <w:r>
              <w:rPr>
                <w:sz w:val="16"/>
              </w:rPr>
              <w:t>61,221</w:t>
            </w:r>
          </w:p>
        </w:tc>
        <w:tc>
          <w:tcPr>
            <w:tcW w:w="1400" w:type="dxa"/>
          </w:tcPr>
          <w:p w14:paraId="3E7C13AC" w14:textId="77777777" w:rsidR="00BD248F" w:rsidRDefault="003040A7">
            <w:pPr>
              <w:jc w:val="right"/>
            </w:pPr>
            <w:r>
              <w:rPr>
                <w:sz w:val="16"/>
              </w:rPr>
              <w:t>51,864</w:t>
            </w:r>
          </w:p>
        </w:tc>
        <w:tc>
          <w:tcPr>
            <w:tcW w:w="960" w:type="dxa"/>
          </w:tcPr>
          <w:p w14:paraId="390B8321" w14:textId="77777777" w:rsidR="00BD248F" w:rsidRDefault="003040A7">
            <w:pPr>
              <w:jc w:val="right"/>
            </w:pPr>
            <w:r>
              <w:rPr>
                <w:sz w:val="16"/>
              </w:rPr>
              <w:t>56,269</w:t>
            </w:r>
          </w:p>
        </w:tc>
      </w:tr>
      <w:tr w:rsidR="00BD248F" w14:paraId="4EDE1C89" w14:textId="77777777">
        <w:trPr>
          <w:jc w:val="center"/>
        </w:trPr>
        <w:tc>
          <w:tcPr>
            <w:tcW w:w="1200" w:type="dxa"/>
          </w:tcPr>
          <w:p w14:paraId="194FEA2B" w14:textId="77777777" w:rsidR="00BD248F" w:rsidRDefault="003040A7">
            <w:r>
              <w:rPr>
                <w:sz w:val="16"/>
              </w:rPr>
              <w:t>5-Day</w:t>
            </w:r>
          </w:p>
        </w:tc>
        <w:tc>
          <w:tcPr>
            <w:tcW w:w="1000" w:type="dxa"/>
          </w:tcPr>
          <w:p w14:paraId="29D72CDE" w14:textId="77777777" w:rsidR="00BD248F" w:rsidRDefault="003040A7">
            <w:pPr>
              <w:jc w:val="right"/>
            </w:pPr>
            <w:r>
              <w:rPr>
                <w:sz w:val="16"/>
              </w:rPr>
              <w:t>0.5</w:t>
            </w:r>
          </w:p>
        </w:tc>
        <w:tc>
          <w:tcPr>
            <w:tcW w:w="1300" w:type="dxa"/>
          </w:tcPr>
          <w:p w14:paraId="3EE111CC" w14:textId="77777777" w:rsidR="00BD248F" w:rsidRDefault="003040A7">
            <w:pPr>
              <w:jc w:val="right"/>
            </w:pPr>
            <w:r>
              <w:rPr>
                <w:sz w:val="16"/>
              </w:rPr>
              <w:t>0.0004</w:t>
            </w:r>
          </w:p>
        </w:tc>
        <w:tc>
          <w:tcPr>
            <w:tcW w:w="700" w:type="dxa"/>
          </w:tcPr>
          <w:p w14:paraId="5B748E15" w14:textId="77777777" w:rsidR="00BD248F" w:rsidRDefault="003040A7">
            <w:pPr>
              <w:jc w:val="right"/>
            </w:pPr>
            <w:r>
              <w:rPr>
                <w:sz w:val="16"/>
              </w:rPr>
              <w:t>0.00</w:t>
            </w:r>
          </w:p>
        </w:tc>
        <w:tc>
          <w:tcPr>
            <w:tcW w:w="1400" w:type="dxa"/>
          </w:tcPr>
          <w:p w14:paraId="217BA6B4" w14:textId="77777777" w:rsidR="00BD248F" w:rsidRDefault="003040A7">
            <w:pPr>
              <w:jc w:val="right"/>
            </w:pPr>
            <w:r>
              <w:rPr>
                <w:sz w:val="16"/>
              </w:rPr>
              <w:t>39,563</w:t>
            </w:r>
          </w:p>
        </w:tc>
        <w:tc>
          <w:tcPr>
            <w:tcW w:w="1400" w:type="dxa"/>
          </w:tcPr>
          <w:p w14:paraId="1FB71086" w14:textId="77777777" w:rsidR="00BD248F" w:rsidRDefault="003040A7">
            <w:pPr>
              <w:jc w:val="right"/>
            </w:pPr>
            <w:r>
              <w:rPr>
                <w:sz w:val="16"/>
              </w:rPr>
              <w:t>42,625</w:t>
            </w:r>
          </w:p>
        </w:tc>
        <w:tc>
          <w:tcPr>
            <w:tcW w:w="1400" w:type="dxa"/>
          </w:tcPr>
          <w:p w14:paraId="4D01A2F2" w14:textId="77777777" w:rsidR="00BD248F" w:rsidRDefault="003040A7">
            <w:pPr>
              <w:jc w:val="right"/>
            </w:pPr>
            <w:r>
              <w:rPr>
                <w:sz w:val="16"/>
              </w:rPr>
              <w:t>36,714</w:t>
            </w:r>
          </w:p>
        </w:tc>
        <w:tc>
          <w:tcPr>
            <w:tcW w:w="960" w:type="dxa"/>
          </w:tcPr>
          <w:p w14:paraId="52D4F594" w14:textId="77777777" w:rsidR="00BD248F" w:rsidRDefault="003040A7">
            <w:pPr>
              <w:jc w:val="right"/>
            </w:pPr>
            <w:r>
              <w:rPr>
                <w:sz w:val="16"/>
              </w:rPr>
              <w:t>39,551</w:t>
            </w:r>
          </w:p>
        </w:tc>
      </w:tr>
      <w:tr w:rsidR="00BD248F" w14:paraId="1DF006E5" w14:textId="77777777">
        <w:trPr>
          <w:jc w:val="center"/>
        </w:trPr>
        <w:tc>
          <w:tcPr>
            <w:tcW w:w="1200" w:type="dxa"/>
          </w:tcPr>
          <w:p w14:paraId="39F99195" w14:textId="77777777" w:rsidR="00BD248F" w:rsidRDefault="003040A7">
            <w:r>
              <w:rPr>
                <w:sz w:val="16"/>
              </w:rPr>
              <w:t>5-Day</w:t>
            </w:r>
          </w:p>
        </w:tc>
        <w:tc>
          <w:tcPr>
            <w:tcW w:w="1000" w:type="dxa"/>
          </w:tcPr>
          <w:p w14:paraId="3652C47E" w14:textId="77777777" w:rsidR="00BD248F" w:rsidRDefault="003040A7">
            <w:pPr>
              <w:jc w:val="right"/>
            </w:pPr>
            <w:r>
              <w:rPr>
                <w:sz w:val="16"/>
              </w:rPr>
              <w:t>0.8</w:t>
            </w:r>
          </w:p>
        </w:tc>
        <w:tc>
          <w:tcPr>
            <w:tcW w:w="1300" w:type="dxa"/>
          </w:tcPr>
          <w:p w14:paraId="2048D491" w14:textId="77777777" w:rsidR="00BD248F" w:rsidRDefault="003040A7">
            <w:pPr>
              <w:jc w:val="right"/>
            </w:pPr>
            <w:r>
              <w:rPr>
                <w:sz w:val="16"/>
              </w:rPr>
              <w:t>0.0005</w:t>
            </w:r>
          </w:p>
        </w:tc>
        <w:tc>
          <w:tcPr>
            <w:tcW w:w="700" w:type="dxa"/>
          </w:tcPr>
          <w:p w14:paraId="250F7A65" w14:textId="77777777" w:rsidR="00BD248F" w:rsidRDefault="003040A7">
            <w:pPr>
              <w:jc w:val="right"/>
            </w:pPr>
            <w:r>
              <w:rPr>
                <w:sz w:val="16"/>
              </w:rPr>
              <w:t>-0.84</w:t>
            </w:r>
          </w:p>
        </w:tc>
        <w:tc>
          <w:tcPr>
            <w:tcW w:w="1400" w:type="dxa"/>
          </w:tcPr>
          <w:p w14:paraId="5DD7459D" w14:textId="77777777" w:rsidR="00BD248F" w:rsidRDefault="003040A7">
            <w:pPr>
              <w:jc w:val="right"/>
            </w:pPr>
            <w:r>
              <w:rPr>
                <w:sz w:val="16"/>
              </w:rPr>
              <w:t>27,812</w:t>
            </w:r>
          </w:p>
        </w:tc>
        <w:tc>
          <w:tcPr>
            <w:tcW w:w="1400" w:type="dxa"/>
          </w:tcPr>
          <w:p w14:paraId="26967878" w14:textId="77777777" w:rsidR="00BD248F" w:rsidRDefault="003040A7">
            <w:pPr>
              <w:jc w:val="right"/>
            </w:pPr>
            <w:r>
              <w:rPr>
                <w:sz w:val="16"/>
              </w:rPr>
              <w:t>30,120</w:t>
            </w:r>
          </w:p>
        </w:tc>
        <w:tc>
          <w:tcPr>
            <w:tcW w:w="1400" w:type="dxa"/>
          </w:tcPr>
          <w:p w14:paraId="759864AA" w14:textId="77777777" w:rsidR="00BD248F" w:rsidRDefault="003040A7">
            <w:pPr>
              <w:jc w:val="right"/>
            </w:pPr>
            <w:r>
              <w:rPr>
                <w:sz w:val="16"/>
              </w:rPr>
              <w:t>25,439</w:t>
            </w:r>
          </w:p>
        </w:tc>
        <w:tc>
          <w:tcPr>
            <w:tcW w:w="960" w:type="dxa"/>
          </w:tcPr>
          <w:p w14:paraId="725ABC20" w14:textId="77777777" w:rsidR="00BD248F" w:rsidRDefault="003040A7">
            <w:pPr>
              <w:jc w:val="right"/>
            </w:pPr>
            <w:r>
              <w:rPr>
                <w:sz w:val="16"/>
              </w:rPr>
              <w:t>27,720</w:t>
            </w:r>
          </w:p>
        </w:tc>
      </w:tr>
      <w:tr w:rsidR="00BD248F" w14:paraId="63EE39B2" w14:textId="77777777">
        <w:trPr>
          <w:jc w:val="center"/>
        </w:trPr>
        <w:tc>
          <w:tcPr>
            <w:tcW w:w="1200" w:type="dxa"/>
          </w:tcPr>
          <w:p w14:paraId="1C454EFE" w14:textId="77777777" w:rsidR="00BD248F" w:rsidRDefault="003040A7">
            <w:r>
              <w:rPr>
                <w:sz w:val="16"/>
              </w:rPr>
              <w:t>5-Day</w:t>
            </w:r>
          </w:p>
        </w:tc>
        <w:tc>
          <w:tcPr>
            <w:tcW w:w="1000" w:type="dxa"/>
          </w:tcPr>
          <w:p w14:paraId="29F42AE9" w14:textId="77777777" w:rsidR="00BD248F" w:rsidRDefault="003040A7">
            <w:pPr>
              <w:jc w:val="right"/>
            </w:pPr>
            <w:r>
              <w:rPr>
                <w:sz w:val="16"/>
              </w:rPr>
              <w:t>0.9</w:t>
            </w:r>
          </w:p>
        </w:tc>
        <w:tc>
          <w:tcPr>
            <w:tcW w:w="1300" w:type="dxa"/>
          </w:tcPr>
          <w:p w14:paraId="171EEECF" w14:textId="77777777" w:rsidR="00BD248F" w:rsidRDefault="003040A7">
            <w:pPr>
              <w:jc w:val="right"/>
            </w:pPr>
            <w:r>
              <w:rPr>
                <w:sz w:val="16"/>
              </w:rPr>
              <w:t>0.0006</w:t>
            </w:r>
          </w:p>
        </w:tc>
        <w:tc>
          <w:tcPr>
            <w:tcW w:w="700" w:type="dxa"/>
          </w:tcPr>
          <w:p w14:paraId="18BC3D97" w14:textId="77777777" w:rsidR="00BD248F" w:rsidRDefault="003040A7">
            <w:pPr>
              <w:jc w:val="right"/>
            </w:pPr>
            <w:r>
              <w:rPr>
                <w:sz w:val="16"/>
              </w:rPr>
              <w:t>-1.28</w:t>
            </w:r>
          </w:p>
        </w:tc>
        <w:tc>
          <w:tcPr>
            <w:tcW w:w="1400" w:type="dxa"/>
          </w:tcPr>
          <w:p w14:paraId="08937ACA" w14:textId="77777777" w:rsidR="00BD248F" w:rsidRDefault="003040A7">
            <w:pPr>
              <w:jc w:val="right"/>
            </w:pPr>
            <w:r>
              <w:rPr>
                <w:sz w:val="16"/>
              </w:rPr>
              <w:t>23,104</w:t>
            </w:r>
          </w:p>
        </w:tc>
        <w:tc>
          <w:tcPr>
            <w:tcW w:w="1400" w:type="dxa"/>
          </w:tcPr>
          <w:p w14:paraId="1CDA3BF3" w14:textId="77777777" w:rsidR="00BD248F" w:rsidRDefault="003040A7">
            <w:pPr>
              <w:jc w:val="right"/>
            </w:pPr>
            <w:r>
              <w:rPr>
                <w:sz w:val="16"/>
              </w:rPr>
              <w:t>25,274</w:t>
            </w:r>
          </w:p>
        </w:tc>
        <w:tc>
          <w:tcPr>
            <w:tcW w:w="1400" w:type="dxa"/>
          </w:tcPr>
          <w:p w14:paraId="7B3AA554" w14:textId="77777777" w:rsidR="00BD248F" w:rsidRDefault="003040A7">
            <w:pPr>
              <w:jc w:val="right"/>
            </w:pPr>
            <w:r>
              <w:rPr>
                <w:sz w:val="16"/>
              </w:rPr>
              <w:t>20,704</w:t>
            </w:r>
          </w:p>
        </w:tc>
        <w:tc>
          <w:tcPr>
            <w:tcW w:w="960" w:type="dxa"/>
          </w:tcPr>
          <w:p w14:paraId="13E56F5F" w14:textId="77777777" w:rsidR="00BD248F" w:rsidRDefault="003040A7">
            <w:pPr>
              <w:jc w:val="right"/>
            </w:pPr>
            <w:r>
              <w:rPr>
                <w:sz w:val="16"/>
              </w:rPr>
              <w:t>22,966</w:t>
            </w:r>
          </w:p>
        </w:tc>
      </w:tr>
      <w:tr w:rsidR="00BD248F" w14:paraId="0CFBD7AB" w14:textId="77777777">
        <w:trPr>
          <w:jc w:val="center"/>
        </w:trPr>
        <w:tc>
          <w:tcPr>
            <w:tcW w:w="1200" w:type="dxa"/>
          </w:tcPr>
          <w:p w14:paraId="4528459E" w14:textId="77777777" w:rsidR="00BD248F" w:rsidRDefault="003040A7">
            <w:r>
              <w:rPr>
                <w:sz w:val="16"/>
              </w:rPr>
              <w:t>5-Day</w:t>
            </w:r>
          </w:p>
        </w:tc>
        <w:tc>
          <w:tcPr>
            <w:tcW w:w="1000" w:type="dxa"/>
          </w:tcPr>
          <w:p w14:paraId="3503A414" w14:textId="77777777" w:rsidR="00BD248F" w:rsidRDefault="003040A7">
            <w:pPr>
              <w:jc w:val="right"/>
            </w:pPr>
            <w:r>
              <w:rPr>
                <w:sz w:val="16"/>
              </w:rPr>
              <w:t>0.95</w:t>
            </w:r>
          </w:p>
        </w:tc>
        <w:tc>
          <w:tcPr>
            <w:tcW w:w="1300" w:type="dxa"/>
          </w:tcPr>
          <w:p w14:paraId="67BA5965" w14:textId="77777777" w:rsidR="00BD248F" w:rsidRDefault="003040A7">
            <w:pPr>
              <w:jc w:val="right"/>
            </w:pPr>
            <w:r>
              <w:rPr>
                <w:sz w:val="16"/>
              </w:rPr>
              <w:t>0.0008</w:t>
            </w:r>
          </w:p>
        </w:tc>
        <w:tc>
          <w:tcPr>
            <w:tcW w:w="700" w:type="dxa"/>
          </w:tcPr>
          <w:p w14:paraId="7304787E" w14:textId="77777777" w:rsidR="00BD248F" w:rsidRDefault="003040A7">
            <w:pPr>
              <w:jc w:val="right"/>
            </w:pPr>
            <w:r>
              <w:rPr>
                <w:sz w:val="16"/>
              </w:rPr>
              <w:t>-1.64</w:t>
            </w:r>
          </w:p>
        </w:tc>
        <w:tc>
          <w:tcPr>
            <w:tcW w:w="1400" w:type="dxa"/>
          </w:tcPr>
          <w:p w14:paraId="0D8F5CD5" w14:textId="77777777" w:rsidR="00BD248F" w:rsidRDefault="003040A7">
            <w:pPr>
              <w:jc w:val="right"/>
            </w:pPr>
            <w:r>
              <w:rPr>
                <w:sz w:val="16"/>
              </w:rPr>
              <w:t>19,810</w:t>
            </w:r>
          </w:p>
        </w:tc>
        <w:tc>
          <w:tcPr>
            <w:tcW w:w="1400" w:type="dxa"/>
          </w:tcPr>
          <w:p w14:paraId="4FE90FF3" w14:textId="77777777" w:rsidR="00BD248F" w:rsidRDefault="003040A7">
            <w:pPr>
              <w:jc w:val="right"/>
            </w:pPr>
            <w:r>
              <w:rPr>
                <w:sz w:val="16"/>
              </w:rPr>
              <w:t>21,961</w:t>
            </w:r>
          </w:p>
        </w:tc>
        <w:tc>
          <w:tcPr>
            <w:tcW w:w="1400" w:type="dxa"/>
          </w:tcPr>
          <w:p w14:paraId="3B15BC70" w14:textId="77777777" w:rsidR="00BD248F" w:rsidRDefault="003040A7">
            <w:pPr>
              <w:jc w:val="right"/>
            </w:pPr>
            <w:r>
              <w:rPr>
                <w:sz w:val="16"/>
              </w:rPr>
              <w:t>17,294</w:t>
            </w:r>
          </w:p>
        </w:tc>
        <w:tc>
          <w:tcPr>
            <w:tcW w:w="960" w:type="dxa"/>
          </w:tcPr>
          <w:p w14:paraId="4BEAE263" w14:textId="77777777" w:rsidR="00BD248F" w:rsidRDefault="003040A7">
            <w:pPr>
              <w:jc w:val="right"/>
            </w:pPr>
            <w:r>
              <w:rPr>
                <w:sz w:val="16"/>
              </w:rPr>
              <w:t>19,612</w:t>
            </w:r>
          </w:p>
        </w:tc>
      </w:tr>
      <w:tr w:rsidR="00BD248F" w14:paraId="5315D215" w14:textId="77777777">
        <w:trPr>
          <w:jc w:val="center"/>
        </w:trPr>
        <w:tc>
          <w:tcPr>
            <w:tcW w:w="1200" w:type="dxa"/>
          </w:tcPr>
          <w:p w14:paraId="348D7D95" w14:textId="77777777" w:rsidR="00BD248F" w:rsidRDefault="003040A7">
            <w:r>
              <w:rPr>
                <w:sz w:val="16"/>
              </w:rPr>
              <w:t>5-Day</w:t>
            </w:r>
          </w:p>
        </w:tc>
        <w:tc>
          <w:tcPr>
            <w:tcW w:w="1000" w:type="dxa"/>
          </w:tcPr>
          <w:p w14:paraId="33179B64" w14:textId="77777777" w:rsidR="00BD248F" w:rsidRDefault="003040A7">
            <w:pPr>
              <w:jc w:val="right"/>
            </w:pPr>
            <w:r>
              <w:rPr>
                <w:sz w:val="16"/>
              </w:rPr>
              <w:t>0.99</w:t>
            </w:r>
          </w:p>
        </w:tc>
        <w:tc>
          <w:tcPr>
            <w:tcW w:w="1300" w:type="dxa"/>
          </w:tcPr>
          <w:p w14:paraId="2BB11223" w14:textId="77777777" w:rsidR="00BD248F" w:rsidRDefault="003040A7">
            <w:pPr>
              <w:jc w:val="right"/>
            </w:pPr>
            <w:r>
              <w:rPr>
                <w:sz w:val="16"/>
              </w:rPr>
              <w:t>0.0018</w:t>
            </w:r>
          </w:p>
        </w:tc>
        <w:tc>
          <w:tcPr>
            <w:tcW w:w="700" w:type="dxa"/>
          </w:tcPr>
          <w:p w14:paraId="43119524" w14:textId="77777777" w:rsidR="00BD248F" w:rsidRDefault="003040A7">
            <w:pPr>
              <w:jc w:val="right"/>
            </w:pPr>
            <w:r>
              <w:rPr>
                <w:sz w:val="16"/>
              </w:rPr>
              <w:t>-2.33</w:t>
            </w:r>
          </w:p>
        </w:tc>
        <w:tc>
          <w:tcPr>
            <w:tcW w:w="1400" w:type="dxa"/>
          </w:tcPr>
          <w:p w14:paraId="14936A69" w14:textId="77777777" w:rsidR="00BD248F" w:rsidRDefault="003040A7">
            <w:pPr>
              <w:jc w:val="right"/>
            </w:pPr>
            <w:r>
              <w:rPr>
                <w:sz w:val="16"/>
              </w:rPr>
              <w:t>14,823</w:t>
            </w:r>
          </w:p>
        </w:tc>
        <w:tc>
          <w:tcPr>
            <w:tcW w:w="1400" w:type="dxa"/>
          </w:tcPr>
          <w:p w14:paraId="7665F9EF" w14:textId="77777777" w:rsidR="00BD248F" w:rsidRDefault="003040A7">
            <w:pPr>
              <w:jc w:val="right"/>
            </w:pPr>
            <w:r>
              <w:rPr>
                <w:sz w:val="16"/>
              </w:rPr>
              <w:t>17,089</w:t>
            </w:r>
          </w:p>
        </w:tc>
        <w:tc>
          <w:tcPr>
            <w:tcW w:w="1400" w:type="dxa"/>
          </w:tcPr>
          <w:p w14:paraId="41324414" w14:textId="77777777" w:rsidR="00BD248F" w:rsidRDefault="003040A7">
            <w:pPr>
              <w:jc w:val="right"/>
            </w:pPr>
            <w:r>
              <w:rPr>
                <w:sz w:val="16"/>
              </w:rPr>
              <w:t>12,041</w:t>
            </w:r>
          </w:p>
        </w:tc>
        <w:tc>
          <w:tcPr>
            <w:tcW w:w="960" w:type="dxa"/>
          </w:tcPr>
          <w:p w14:paraId="406A8FA7" w14:textId="77777777" w:rsidR="00BD248F" w:rsidRDefault="003040A7">
            <w:pPr>
              <w:jc w:val="right"/>
            </w:pPr>
            <w:r>
              <w:rPr>
                <w:sz w:val="16"/>
              </w:rPr>
              <w:t>14,367</w:t>
            </w:r>
          </w:p>
        </w:tc>
      </w:tr>
    </w:tbl>
    <w:p w14:paraId="0729565C" w14:textId="77777777" w:rsidR="00BD248F" w:rsidRDefault="003040A7">
      <w:pPr>
        <w:spacing w:before="80" w:after="240"/>
        <w:jc w:val="center"/>
      </w:pPr>
      <w:r>
        <w:rPr>
          <w:i/>
          <w:sz w:val="19"/>
        </w:rPr>
        <w:t>Table B-1. Frequency curve ordinates, all four durations.</w:t>
      </w:r>
    </w:p>
    <w:p w14:paraId="57E2BC05" w14:textId="77777777" w:rsidR="00BD248F" w:rsidRDefault="003040A7">
      <w:pPr>
        <w:pStyle w:val="Heading1"/>
        <w:spacing w:before="300" w:after="140"/>
      </w:pPr>
      <w:r>
        <w:rPr>
          <w:b/>
          <w:sz w:val="26"/>
        </w:rPr>
        <w:t>Appendix C. Unregulated Frequency Curves by Duration</w:t>
      </w:r>
    </w:p>
    <w:p w14:paraId="3053F94A" w14:textId="187EF666" w:rsidR="00BD248F" w:rsidRDefault="003040A7">
      <w:pPr>
        <w:spacing w:after="160" w:line="276" w:lineRule="auto"/>
      </w:pPr>
      <w:r>
        <w:t xml:space="preserve">Individual curves as produced by HEC-SSP: computed curve, expected probability curve, 5 and 95 percent confidence limits, and observed events at Hirsch-Stedinger plotting positions. </w:t>
      </w:r>
      <w:del w:id="256" w:author="Cahill, Ryan J CIV USARMY CENWP (USA)" w:date="2026-08-28T11:31:00Z" w16du:dateUtc="2026-08-28T18:31:00Z">
        <w:r w:rsidDel="00310A7F">
          <w:delText>The peak figure reflects the censored treatment described in Section 4.8.</w:delText>
        </w:r>
      </w:del>
    </w:p>
    <w:p w14:paraId="208F4DD2" w14:textId="77777777" w:rsidR="00BD248F" w:rsidRDefault="003040A7">
      <w:pPr>
        <w:spacing w:after="80"/>
        <w:jc w:val="center"/>
      </w:pPr>
      <w:r>
        <w:rPr>
          <w:noProof/>
        </w:rPr>
        <w:lastRenderedPageBreak/>
        <w:drawing>
          <wp:inline distT="0" distB="0" distL="0" distR="0" wp14:anchorId="0C6DA243" wp14:editId="64F69AA9">
            <wp:extent cx="5943600" cy="4622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943600" cy="4622800"/>
                    </a:xfrm>
                    <a:prstGeom prst="rect">
                      <a:avLst/>
                    </a:prstGeom>
                  </pic:spPr>
                </pic:pic>
              </a:graphicData>
            </a:graphic>
          </wp:inline>
        </w:drawing>
      </w:r>
    </w:p>
    <w:p w14:paraId="34A94523" w14:textId="77777777" w:rsidR="00BD248F" w:rsidRDefault="003040A7">
      <w:pPr>
        <w:spacing w:before="80" w:after="240"/>
        <w:jc w:val="center"/>
      </w:pPr>
      <w:r>
        <w:rPr>
          <w:i/>
          <w:sz w:val="19"/>
        </w:rPr>
        <w:t>Figure C-1. Unregulated instantaneous peak frequency curve.</w:t>
      </w:r>
    </w:p>
    <w:p w14:paraId="5CCE0D01" w14:textId="77777777" w:rsidR="00BD248F" w:rsidRDefault="003040A7">
      <w:pPr>
        <w:spacing w:after="80"/>
        <w:jc w:val="center"/>
      </w:pPr>
      <w:r>
        <w:rPr>
          <w:noProof/>
        </w:rPr>
        <w:lastRenderedPageBreak/>
        <w:drawing>
          <wp:inline distT="0" distB="0" distL="0" distR="0" wp14:anchorId="639839AE" wp14:editId="61E9C4D1">
            <wp:extent cx="5943600" cy="4622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943600" cy="4622800"/>
                    </a:xfrm>
                    <a:prstGeom prst="rect">
                      <a:avLst/>
                    </a:prstGeom>
                  </pic:spPr>
                </pic:pic>
              </a:graphicData>
            </a:graphic>
          </wp:inline>
        </w:drawing>
      </w:r>
    </w:p>
    <w:p w14:paraId="67D5CF87" w14:textId="77777777" w:rsidR="00BD248F" w:rsidRDefault="003040A7">
      <w:pPr>
        <w:spacing w:before="80" w:after="240"/>
        <w:jc w:val="center"/>
      </w:pPr>
      <w:r>
        <w:rPr>
          <w:i/>
          <w:sz w:val="19"/>
        </w:rPr>
        <w:t>Figure C-2. Unregulated 1-day frequency curve.</w:t>
      </w:r>
    </w:p>
    <w:p w14:paraId="10876B07" w14:textId="77777777" w:rsidR="00BD248F" w:rsidRDefault="003040A7">
      <w:pPr>
        <w:spacing w:after="80"/>
        <w:jc w:val="center"/>
      </w:pPr>
      <w:r>
        <w:rPr>
          <w:noProof/>
        </w:rPr>
        <w:lastRenderedPageBreak/>
        <w:drawing>
          <wp:inline distT="0" distB="0" distL="0" distR="0" wp14:anchorId="60306263" wp14:editId="3B3B4F59">
            <wp:extent cx="5943600" cy="462187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943600" cy="4621876"/>
                    </a:xfrm>
                    <a:prstGeom prst="rect">
                      <a:avLst/>
                    </a:prstGeom>
                  </pic:spPr>
                </pic:pic>
              </a:graphicData>
            </a:graphic>
          </wp:inline>
        </w:drawing>
      </w:r>
    </w:p>
    <w:p w14:paraId="36219E1F" w14:textId="77777777" w:rsidR="00BD248F" w:rsidRDefault="003040A7">
      <w:pPr>
        <w:spacing w:before="80" w:after="240"/>
        <w:jc w:val="center"/>
      </w:pPr>
      <w:r>
        <w:rPr>
          <w:i/>
          <w:sz w:val="19"/>
        </w:rPr>
        <w:t>Figure C-3. Unregulated 3-day frequency curve.</w:t>
      </w:r>
    </w:p>
    <w:p w14:paraId="42BBD60A" w14:textId="77777777" w:rsidR="00BD248F" w:rsidRDefault="003040A7">
      <w:pPr>
        <w:spacing w:after="80"/>
        <w:jc w:val="center"/>
      </w:pPr>
      <w:r>
        <w:rPr>
          <w:noProof/>
        </w:rPr>
        <w:lastRenderedPageBreak/>
        <w:drawing>
          <wp:inline distT="0" distB="0" distL="0" distR="0" wp14:anchorId="6D5FEBEF" wp14:editId="13EB3187">
            <wp:extent cx="5943600" cy="462187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943600" cy="4621876"/>
                    </a:xfrm>
                    <a:prstGeom prst="rect">
                      <a:avLst/>
                    </a:prstGeom>
                  </pic:spPr>
                </pic:pic>
              </a:graphicData>
            </a:graphic>
          </wp:inline>
        </w:drawing>
      </w:r>
    </w:p>
    <w:p w14:paraId="3B0F221D" w14:textId="77777777" w:rsidR="00BD248F" w:rsidRDefault="003040A7">
      <w:pPr>
        <w:spacing w:before="80" w:after="240"/>
        <w:jc w:val="center"/>
      </w:pPr>
      <w:r>
        <w:rPr>
          <w:i/>
          <w:sz w:val="19"/>
        </w:rPr>
        <w:t>Figure C-4. Unregulated 5-day frequency curve.</w:t>
      </w:r>
    </w:p>
    <w:p w14:paraId="4E9C7C44" w14:textId="77777777" w:rsidR="00BD248F" w:rsidRDefault="003040A7">
      <w:pPr>
        <w:pStyle w:val="Heading1"/>
        <w:spacing w:before="300" w:after="140"/>
      </w:pPr>
      <w:r>
        <w:rPr>
          <w:b/>
          <w:sz w:val="26"/>
        </w:rPr>
        <w:t>Appendix D. Adjusted Regulated Peak Record by Water Year</w:t>
      </w:r>
    </w:p>
    <w:p w14:paraId="64580C5A" w14:textId="4626EF27" w:rsidR="00BD248F" w:rsidRDefault="003040A7">
      <w:pPr>
        <w:spacing w:after="160" w:line="276" w:lineRule="auto"/>
      </w:pPr>
      <w:r>
        <w:t>Observed, simulated and adjusted regulated peaks for every shared water year, with the screening result recorded for each. Flows are in cubic feet per second.</w:t>
      </w:r>
      <w:ins w:id="257" w:author="Cahill, Ryan J CIV USARMY CENWP (USA)" w:date="2026-08-28T11:33:00Z" w16du:dateUtc="2026-08-28T18:33:00Z">
        <w:r w:rsidR="00310A7F">
          <w:t xml:space="preserve"> WCM_RC and Obs_RC start the simulation at the </w:t>
        </w:r>
      </w:ins>
      <w:ins w:id="258" w:author="Cahill, Ryan J CIV USARMY CENWP (USA)" w:date="2026-08-28T11:34:00Z" w16du:dateUtc="2026-08-28T18:34:00Z">
        <w:r w:rsidR="00310A7F">
          <w:t>water control manual rule curve and observed elevation, respectively.</w:t>
        </w:r>
      </w:ins>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900"/>
        <w:gridCol w:w="1300"/>
        <w:gridCol w:w="1300"/>
        <w:gridCol w:w="1300"/>
        <w:gridCol w:w="1300"/>
        <w:gridCol w:w="1300"/>
        <w:gridCol w:w="1960"/>
      </w:tblGrid>
      <w:tr w:rsidR="00BD248F" w14:paraId="19BB758B" w14:textId="77777777">
        <w:trPr>
          <w:jc w:val="center"/>
        </w:trPr>
        <w:tc>
          <w:tcPr>
            <w:tcW w:w="900" w:type="dxa"/>
            <w:shd w:val="clear" w:color="auto" w:fill="D9E2EC"/>
          </w:tcPr>
          <w:p w14:paraId="20DEB5C2" w14:textId="77777777" w:rsidR="00BD248F" w:rsidRDefault="003040A7">
            <w:pPr>
              <w:jc w:val="center"/>
            </w:pPr>
            <w:r>
              <w:rPr>
                <w:b/>
                <w:sz w:val="16"/>
              </w:rPr>
              <w:t>WY</w:t>
            </w:r>
          </w:p>
        </w:tc>
        <w:tc>
          <w:tcPr>
            <w:tcW w:w="1300" w:type="dxa"/>
            <w:shd w:val="clear" w:color="auto" w:fill="D9E2EC"/>
          </w:tcPr>
          <w:p w14:paraId="1AEF9DE2" w14:textId="77777777" w:rsidR="00BD248F" w:rsidRDefault="003040A7">
            <w:pPr>
              <w:jc w:val="center"/>
            </w:pPr>
            <w:r>
              <w:rPr>
                <w:b/>
                <w:sz w:val="16"/>
              </w:rPr>
              <w:t>Observed</w:t>
            </w:r>
          </w:p>
        </w:tc>
        <w:tc>
          <w:tcPr>
            <w:tcW w:w="1300" w:type="dxa"/>
            <w:shd w:val="clear" w:color="auto" w:fill="D9E2EC"/>
          </w:tcPr>
          <w:p w14:paraId="7588A8BC" w14:textId="77777777" w:rsidR="00BD248F" w:rsidRDefault="003040A7">
            <w:pPr>
              <w:jc w:val="center"/>
            </w:pPr>
            <w:r>
              <w:rPr>
                <w:b/>
                <w:sz w:val="16"/>
              </w:rPr>
              <w:t>WCM_RC</w:t>
            </w:r>
          </w:p>
        </w:tc>
        <w:tc>
          <w:tcPr>
            <w:tcW w:w="1300" w:type="dxa"/>
            <w:shd w:val="clear" w:color="auto" w:fill="D9E2EC"/>
          </w:tcPr>
          <w:p w14:paraId="16BE38FF" w14:textId="77777777" w:rsidR="00BD248F" w:rsidRDefault="003040A7">
            <w:pPr>
              <w:jc w:val="center"/>
            </w:pPr>
            <w:r>
              <w:rPr>
                <w:b/>
                <w:sz w:val="16"/>
              </w:rPr>
              <w:t>Obs_RC</w:t>
            </w:r>
          </w:p>
        </w:tc>
        <w:tc>
          <w:tcPr>
            <w:tcW w:w="1300" w:type="dxa"/>
            <w:shd w:val="clear" w:color="auto" w:fill="D9E2EC"/>
          </w:tcPr>
          <w:p w14:paraId="1A9D5C7D" w14:textId="77777777" w:rsidR="00BD248F" w:rsidRDefault="003040A7">
            <w:pPr>
              <w:jc w:val="center"/>
            </w:pPr>
            <w:r>
              <w:rPr>
                <w:b/>
                <w:sz w:val="16"/>
              </w:rPr>
              <w:t>Difference</w:t>
            </w:r>
          </w:p>
        </w:tc>
        <w:tc>
          <w:tcPr>
            <w:tcW w:w="1300" w:type="dxa"/>
            <w:shd w:val="clear" w:color="auto" w:fill="D9E2EC"/>
          </w:tcPr>
          <w:p w14:paraId="21F1F6B0" w14:textId="77777777" w:rsidR="00BD248F" w:rsidRDefault="003040A7">
            <w:pPr>
              <w:jc w:val="center"/>
            </w:pPr>
            <w:r>
              <w:rPr>
                <w:b/>
                <w:sz w:val="16"/>
              </w:rPr>
              <w:t>Adjusted</w:t>
            </w:r>
          </w:p>
        </w:tc>
        <w:tc>
          <w:tcPr>
            <w:tcW w:w="1960" w:type="dxa"/>
            <w:shd w:val="clear" w:color="auto" w:fill="D9E2EC"/>
          </w:tcPr>
          <w:p w14:paraId="5A917828" w14:textId="77777777" w:rsidR="00BD248F" w:rsidRDefault="003040A7">
            <w:pPr>
              <w:jc w:val="center"/>
            </w:pPr>
            <w:r>
              <w:rPr>
                <w:b/>
                <w:sz w:val="16"/>
              </w:rPr>
              <w:t>Screen</w:t>
            </w:r>
          </w:p>
        </w:tc>
      </w:tr>
      <w:tr w:rsidR="00BD248F" w14:paraId="5513F21C" w14:textId="77777777">
        <w:trPr>
          <w:jc w:val="center"/>
        </w:trPr>
        <w:tc>
          <w:tcPr>
            <w:tcW w:w="900" w:type="dxa"/>
          </w:tcPr>
          <w:p w14:paraId="47991543" w14:textId="77777777" w:rsidR="00BD248F" w:rsidRDefault="003040A7">
            <w:pPr>
              <w:jc w:val="right"/>
            </w:pPr>
            <w:r>
              <w:rPr>
                <w:sz w:val="16"/>
              </w:rPr>
              <w:t>1974</w:t>
            </w:r>
          </w:p>
        </w:tc>
        <w:tc>
          <w:tcPr>
            <w:tcW w:w="1300" w:type="dxa"/>
          </w:tcPr>
          <w:p w14:paraId="56D174EB" w14:textId="77777777" w:rsidR="00BD248F" w:rsidRDefault="003040A7">
            <w:pPr>
              <w:jc w:val="right"/>
            </w:pPr>
            <w:r>
              <w:rPr>
                <w:sz w:val="16"/>
              </w:rPr>
              <w:t>68,600</w:t>
            </w:r>
          </w:p>
        </w:tc>
        <w:tc>
          <w:tcPr>
            <w:tcW w:w="1300" w:type="dxa"/>
          </w:tcPr>
          <w:p w14:paraId="3C7F4372" w14:textId="77777777" w:rsidR="00BD248F" w:rsidRDefault="003040A7">
            <w:pPr>
              <w:jc w:val="right"/>
            </w:pPr>
            <w:r>
              <w:rPr>
                <w:sz w:val="16"/>
              </w:rPr>
              <w:t>33,207</w:t>
            </w:r>
          </w:p>
        </w:tc>
        <w:tc>
          <w:tcPr>
            <w:tcW w:w="1300" w:type="dxa"/>
          </w:tcPr>
          <w:p w14:paraId="794B51B7" w14:textId="77777777" w:rsidR="00BD248F" w:rsidRDefault="003040A7">
            <w:pPr>
              <w:jc w:val="right"/>
            </w:pPr>
            <w:r>
              <w:rPr>
                <w:sz w:val="16"/>
              </w:rPr>
              <w:t>19,208</w:t>
            </w:r>
          </w:p>
        </w:tc>
        <w:tc>
          <w:tcPr>
            <w:tcW w:w="1300" w:type="dxa"/>
          </w:tcPr>
          <w:p w14:paraId="598AC97F" w14:textId="77777777" w:rsidR="00BD248F" w:rsidRDefault="003040A7">
            <w:pPr>
              <w:jc w:val="right"/>
            </w:pPr>
            <w:r>
              <w:rPr>
                <w:sz w:val="16"/>
              </w:rPr>
              <w:t>13,999</w:t>
            </w:r>
          </w:p>
        </w:tc>
        <w:tc>
          <w:tcPr>
            <w:tcW w:w="1300" w:type="dxa"/>
          </w:tcPr>
          <w:p w14:paraId="3C60FC42" w14:textId="77777777" w:rsidR="00BD248F" w:rsidRDefault="003040A7">
            <w:pPr>
              <w:jc w:val="right"/>
            </w:pPr>
            <w:r>
              <w:rPr>
                <w:sz w:val="16"/>
              </w:rPr>
              <w:t>82,599</w:t>
            </w:r>
          </w:p>
        </w:tc>
        <w:tc>
          <w:tcPr>
            <w:tcW w:w="1960" w:type="dxa"/>
          </w:tcPr>
          <w:p w14:paraId="6FBA31C3" w14:textId="77777777" w:rsidR="00BD248F" w:rsidRDefault="003040A7">
            <w:r>
              <w:rPr>
                <w:sz w:val="16"/>
              </w:rPr>
              <w:t>reg_over_unreg</w:t>
            </w:r>
          </w:p>
        </w:tc>
      </w:tr>
      <w:tr w:rsidR="00BD248F" w14:paraId="3E17C00B" w14:textId="77777777">
        <w:trPr>
          <w:jc w:val="center"/>
        </w:trPr>
        <w:tc>
          <w:tcPr>
            <w:tcW w:w="900" w:type="dxa"/>
          </w:tcPr>
          <w:p w14:paraId="793C0824" w14:textId="77777777" w:rsidR="00BD248F" w:rsidRDefault="003040A7">
            <w:pPr>
              <w:jc w:val="right"/>
            </w:pPr>
            <w:r>
              <w:rPr>
                <w:sz w:val="16"/>
              </w:rPr>
              <w:t>1975</w:t>
            </w:r>
          </w:p>
        </w:tc>
        <w:tc>
          <w:tcPr>
            <w:tcW w:w="1300" w:type="dxa"/>
          </w:tcPr>
          <w:p w14:paraId="0F114378" w14:textId="77777777" w:rsidR="00BD248F" w:rsidRDefault="003040A7">
            <w:pPr>
              <w:jc w:val="right"/>
            </w:pPr>
            <w:r>
              <w:rPr>
                <w:sz w:val="16"/>
              </w:rPr>
              <w:t>58,900</w:t>
            </w:r>
          </w:p>
        </w:tc>
        <w:tc>
          <w:tcPr>
            <w:tcW w:w="1300" w:type="dxa"/>
          </w:tcPr>
          <w:p w14:paraId="245605C6" w14:textId="77777777" w:rsidR="00BD248F" w:rsidRDefault="003040A7">
            <w:pPr>
              <w:jc w:val="right"/>
            </w:pPr>
            <w:r>
              <w:rPr>
                <w:sz w:val="16"/>
              </w:rPr>
              <w:t>57,075</w:t>
            </w:r>
          </w:p>
        </w:tc>
        <w:tc>
          <w:tcPr>
            <w:tcW w:w="1300" w:type="dxa"/>
          </w:tcPr>
          <w:p w14:paraId="132832BB" w14:textId="77777777" w:rsidR="00BD248F" w:rsidRDefault="003040A7">
            <w:pPr>
              <w:jc w:val="right"/>
            </w:pPr>
            <w:r>
              <w:rPr>
                <w:sz w:val="16"/>
              </w:rPr>
              <w:t>56,714</w:t>
            </w:r>
          </w:p>
        </w:tc>
        <w:tc>
          <w:tcPr>
            <w:tcW w:w="1300" w:type="dxa"/>
          </w:tcPr>
          <w:p w14:paraId="082EF373" w14:textId="77777777" w:rsidR="00BD248F" w:rsidRDefault="003040A7">
            <w:pPr>
              <w:jc w:val="right"/>
            </w:pPr>
            <w:r>
              <w:rPr>
                <w:sz w:val="16"/>
              </w:rPr>
              <w:t>361</w:t>
            </w:r>
          </w:p>
        </w:tc>
        <w:tc>
          <w:tcPr>
            <w:tcW w:w="1300" w:type="dxa"/>
          </w:tcPr>
          <w:p w14:paraId="0C3E2925" w14:textId="77777777" w:rsidR="00BD248F" w:rsidRDefault="003040A7">
            <w:pPr>
              <w:jc w:val="right"/>
            </w:pPr>
            <w:r>
              <w:rPr>
                <w:sz w:val="16"/>
              </w:rPr>
              <w:t>59,261</w:t>
            </w:r>
          </w:p>
        </w:tc>
        <w:tc>
          <w:tcPr>
            <w:tcW w:w="1960" w:type="dxa"/>
          </w:tcPr>
          <w:p w14:paraId="47BD23EB" w14:textId="77777777" w:rsidR="00BD248F" w:rsidRDefault="003040A7">
            <w:r>
              <w:rPr>
                <w:sz w:val="16"/>
              </w:rPr>
              <w:t>ok</w:t>
            </w:r>
          </w:p>
        </w:tc>
      </w:tr>
      <w:tr w:rsidR="00BD248F" w14:paraId="5125666C" w14:textId="77777777">
        <w:trPr>
          <w:jc w:val="center"/>
        </w:trPr>
        <w:tc>
          <w:tcPr>
            <w:tcW w:w="900" w:type="dxa"/>
          </w:tcPr>
          <w:p w14:paraId="302F3F63" w14:textId="77777777" w:rsidR="00BD248F" w:rsidRDefault="003040A7">
            <w:pPr>
              <w:jc w:val="right"/>
            </w:pPr>
            <w:r>
              <w:rPr>
                <w:sz w:val="16"/>
              </w:rPr>
              <w:t>1976</w:t>
            </w:r>
          </w:p>
        </w:tc>
        <w:tc>
          <w:tcPr>
            <w:tcW w:w="1300" w:type="dxa"/>
          </w:tcPr>
          <w:p w14:paraId="1F9F8731" w14:textId="77777777" w:rsidR="00BD248F" w:rsidRDefault="003040A7">
            <w:pPr>
              <w:jc w:val="right"/>
            </w:pPr>
            <w:r>
              <w:rPr>
                <w:sz w:val="16"/>
              </w:rPr>
              <w:t>86,700</w:t>
            </w:r>
          </w:p>
        </w:tc>
        <w:tc>
          <w:tcPr>
            <w:tcW w:w="1300" w:type="dxa"/>
          </w:tcPr>
          <w:p w14:paraId="46122E8E" w14:textId="77777777" w:rsidR="00BD248F" w:rsidRDefault="003040A7">
            <w:pPr>
              <w:jc w:val="right"/>
            </w:pPr>
            <w:r>
              <w:rPr>
                <w:sz w:val="16"/>
              </w:rPr>
              <w:t>75,597</w:t>
            </w:r>
          </w:p>
        </w:tc>
        <w:tc>
          <w:tcPr>
            <w:tcW w:w="1300" w:type="dxa"/>
          </w:tcPr>
          <w:p w14:paraId="4290C990" w14:textId="77777777" w:rsidR="00BD248F" w:rsidRDefault="003040A7">
            <w:pPr>
              <w:jc w:val="right"/>
            </w:pPr>
            <w:r>
              <w:rPr>
                <w:sz w:val="16"/>
              </w:rPr>
              <w:t>105,150</w:t>
            </w:r>
          </w:p>
        </w:tc>
        <w:tc>
          <w:tcPr>
            <w:tcW w:w="1300" w:type="dxa"/>
          </w:tcPr>
          <w:p w14:paraId="47917A32" w14:textId="77777777" w:rsidR="00BD248F" w:rsidRDefault="003040A7">
            <w:pPr>
              <w:jc w:val="right"/>
            </w:pPr>
            <w:r>
              <w:rPr>
                <w:sz w:val="16"/>
              </w:rPr>
              <w:t>-29,553</w:t>
            </w:r>
          </w:p>
        </w:tc>
        <w:tc>
          <w:tcPr>
            <w:tcW w:w="1300" w:type="dxa"/>
          </w:tcPr>
          <w:p w14:paraId="3309A4AF" w14:textId="77777777" w:rsidR="00BD248F" w:rsidRDefault="003040A7">
            <w:pPr>
              <w:jc w:val="right"/>
            </w:pPr>
            <w:r>
              <w:rPr>
                <w:sz w:val="16"/>
              </w:rPr>
              <w:t>86,700</w:t>
            </w:r>
          </w:p>
        </w:tc>
        <w:tc>
          <w:tcPr>
            <w:tcW w:w="1960" w:type="dxa"/>
          </w:tcPr>
          <w:p w14:paraId="13FFA338" w14:textId="77777777" w:rsidR="00BD248F" w:rsidRDefault="003040A7">
            <w:r>
              <w:rPr>
                <w:sz w:val="16"/>
              </w:rPr>
              <w:t>ok</w:t>
            </w:r>
          </w:p>
        </w:tc>
      </w:tr>
      <w:tr w:rsidR="00BD248F" w14:paraId="3532531C" w14:textId="77777777">
        <w:trPr>
          <w:jc w:val="center"/>
        </w:trPr>
        <w:tc>
          <w:tcPr>
            <w:tcW w:w="900" w:type="dxa"/>
          </w:tcPr>
          <w:p w14:paraId="22D7173A" w14:textId="77777777" w:rsidR="00BD248F" w:rsidRDefault="003040A7">
            <w:pPr>
              <w:jc w:val="right"/>
            </w:pPr>
            <w:r>
              <w:rPr>
                <w:sz w:val="16"/>
              </w:rPr>
              <w:t>1977</w:t>
            </w:r>
          </w:p>
        </w:tc>
        <w:tc>
          <w:tcPr>
            <w:tcW w:w="1300" w:type="dxa"/>
          </w:tcPr>
          <w:p w14:paraId="30A2C551" w14:textId="77777777" w:rsidR="00BD248F" w:rsidRDefault="003040A7">
            <w:pPr>
              <w:jc w:val="right"/>
            </w:pPr>
            <w:r>
              <w:rPr>
                <w:sz w:val="16"/>
              </w:rPr>
              <w:t>15,000</w:t>
            </w:r>
          </w:p>
        </w:tc>
        <w:tc>
          <w:tcPr>
            <w:tcW w:w="1300" w:type="dxa"/>
          </w:tcPr>
          <w:p w14:paraId="6F788592" w14:textId="77777777" w:rsidR="00BD248F" w:rsidRDefault="003040A7">
            <w:pPr>
              <w:jc w:val="right"/>
            </w:pPr>
            <w:r>
              <w:rPr>
                <w:sz w:val="16"/>
              </w:rPr>
              <w:t>14,187</w:t>
            </w:r>
          </w:p>
        </w:tc>
        <w:tc>
          <w:tcPr>
            <w:tcW w:w="1300" w:type="dxa"/>
          </w:tcPr>
          <w:p w14:paraId="7DA92760" w14:textId="77777777" w:rsidR="00BD248F" w:rsidRDefault="003040A7">
            <w:pPr>
              <w:jc w:val="right"/>
            </w:pPr>
            <w:r>
              <w:rPr>
                <w:sz w:val="16"/>
              </w:rPr>
              <w:t>12,187</w:t>
            </w:r>
          </w:p>
        </w:tc>
        <w:tc>
          <w:tcPr>
            <w:tcW w:w="1300" w:type="dxa"/>
          </w:tcPr>
          <w:p w14:paraId="5D587919" w14:textId="77777777" w:rsidR="00BD248F" w:rsidRDefault="003040A7">
            <w:pPr>
              <w:jc w:val="right"/>
            </w:pPr>
            <w:r>
              <w:rPr>
                <w:sz w:val="16"/>
              </w:rPr>
              <w:t>2,000</w:t>
            </w:r>
          </w:p>
        </w:tc>
        <w:tc>
          <w:tcPr>
            <w:tcW w:w="1300" w:type="dxa"/>
          </w:tcPr>
          <w:p w14:paraId="262A8B3A" w14:textId="77777777" w:rsidR="00BD248F" w:rsidRDefault="003040A7">
            <w:pPr>
              <w:jc w:val="right"/>
            </w:pPr>
            <w:r>
              <w:rPr>
                <w:sz w:val="16"/>
              </w:rPr>
              <w:t>17,000</w:t>
            </w:r>
          </w:p>
        </w:tc>
        <w:tc>
          <w:tcPr>
            <w:tcW w:w="1960" w:type="dxa"/>
          </w:tcPr>
          <w:p w14:paraId="492BED10" w14:textId="77777777" w:rsidR="00BD248F" w:rsidRDefault="003040A7">
            <w:r>
              <w:rPr>
                <w:sz w:val="16"/>
              </w:rPr>
              <w:t>ok</w:t>
            </w:r>
          </w:p>
        </w:tc>
      </w:tr>
      <w:tr w:rsidR="00BD248F" w14:paraId="5DB60069" w14:textId="77777777">
        <w:trPr>
          <w:jc w:val="center"/>
        </w:trPr>
        <w:tc>
          <w:tcPr>
            <w:tcW w:w="900" w:type="dxa"/>
          </w:tcPr>
          <w:p w14:paraId="66AB19E8" w14:textId="77777777" w:rsidR="00BD248F" w:rsidRDefault="003040A7">
            <w:pPr>
              <w:jc w:val="right"/>
            </w:pPr>
            <w:r>
              <w:rPr>
                <w:sz w:val="16"/>
              </w:rPr>
              <w:t>1978</w:t>
            </w:r>
          </w:p>
        </w:tc>
        <w:tc>
          <w:tcPr>
            <w:tcW w:w="1300" w:type="dxa"/>
          </w:tcPr>
          <w:p w14:paraId="4D0DD716" w14:textId="77777777" w:rsidR="00BD248F" w:rsidRDefault="003040A7">
            <w:pPr>
              <w:jc w:val="right"/>
            </w:pPr>
            <w:r>
              <w:rPr>
                <w:sz w:val="16"/>
              </w:rPr>
              <w:t>86,400</w:t>
            </w:r>
          </w:p>
        </w:tc>
        <w:tc>
          <w:tcPr>
            <w:tcW w:w="1300" w:type="dxa"/>
          </w:tcPr>
          <w:p w14:paraId="27013FDC" w14:textId="77777777" w:rsidR="00BD248F" w:rsidRDefault="003040A7">
            <w:pPr>
              <w:jc w:val="right"/>
            </w:pPr>
            <w:r>
              <w:rPr>
                <w:sz w:val="16"/>
              </w:rPr>
              <w:t>79,778</w:t>
            </w:r>
          </w:p>
        </w:tc>
        <w:tc>
          <w:tcPr>
            <w:tcW w:w="1300" w:type="dxa"/>
          </w:tcPr>
          <w:p w14:paraId="75FB9EBB" w14:textId="77777777" w:rsidR="00BD248F" w:rsidRDefault="003040A7">
            <w:pPr>
              <w:jc w:val="right"/>
            </w:pPr>
            <w:r>
              <w:rPr>
                <w:sz w:val="16"/>
              </w:rPr>
              <w:t>79,778</w:t>
            </w:r>
          </w:p>
        </w:tc>
        <w:tc>
          <w:tcPr>
            <w:tcW w:w="1300" w:type="dxa"/>
          </w:tcPr>
          <w:p w14:paraId="51055488" w14:textId="77777777" w:rsidR="00BD248F" w:rsidRDefault="003040A7">
            <w:pPr>
              <w:jc w:val="right"/>
            </w:pPr>
            <w:r>
              <w:rPr>
                <w:sz w:val="16"/>
              </w:rPr>
              <w:t>0</w:t>
            </w:r>
          </w:p>
        </w:tc>
        <w:tc>
          <w:tcPr>
            <w:tcW w:w="1300" w:type="dxa"/>
          </w:tcPr>
          <w:p w14:paraId="5488D520" w14:textId="77777777" w:rsidR="00BD248F" w:rsidRDefault="003040A7">
            <w:pPr>
              <w:jc w:val="right"/>
            </w:pPr>
            <w:r>
              <w:rPr>
                <w:sz w:val="16"/>
              </w:rPr>
              <w:t>86,400</w:t>
            </w:r>
          </w:p>
        </w:tc>
        <w:tc>
          <w:tcPr>
            <w:tcW w:w="1960" w:type="dxa"/>
          </w:tcPr>
          <w:p w14:paraId="2064FFCC" w14:textId="77777777" w:rsidR="00BD248F" w:rsidRDefault="003040A7">
            <w:r>
              <w:rPr>
                <w:sz w:val="16"/>
              </w:rPr>
              <w:t>ok</w:t>
            </w:r>
          </w:p>
        </w:tc>
      </w:tr>
      <w:tr w:rsidR="00BD248F" w14:paraId="233C0E79" w14:textId="77777777">
        <w:trPr>
          <w:jc w:val="center"/>
        </w:trPr>
        <w:tc>
          <w:tcPr>
            <w:tcW w:w="900" w:type="dxa"/>
          </w:tcPr>
          <w:p w14:paraId="2A3AAB0A" w14:textId="77777777" w:rsidR="00BD248F" w:rsidRDefault="003040A7">
            <w:pPr>
              <w:jc w:val="right"/>
            </w:pPr>
            <w:r>
              <w:rPr>
                <w:sz w:val="16"/>
              </w:rPr>
              <w:t>1979</w:t>
            </w:r>
          </w:p>
        </w:tc>
        <w:tc>
          <w:tcPr>
            <w:tcW w:w="1300" w:type="dxa"/>
          </w:tcPr>
          <w:p w14:paraId="27C071E1" w14:textId="77777777" w:rsidR="00BD248F" w:rsidRDefault="003040A7">
            <w:pPr>
              <w:jc w:val="right"/>
            </w:pPr>
            <w:r>
              <w:rPr>
                <w:sz w:val="16"/>
              </w:rPr>
              <w:t>39,400</w:t>
            </w:r>
          </w:p>
        </w:tc>
        <w:tc>
          <w:tcPr>
            <w:tcW w:w="1300" w:type="dxa"/>
          </w:tcPr>
          <w:p w14:paraId="1CDD9703" w14:textId="77777777" w:rsidR="00BD248F" w:rsidRDefault="003040A7">
            <w:pPr>
              <w:jc w:val="right"/>
            </w:pPr>
            <w:r>
              <w:rPr>
                <w:sz w:val="16"/>
              </w:rPr>
              <w:t>42,972</w:t>
            </w:r>
          </w:p>
        </w:tc>
        <w:tc>
          <w:tcPr>
            <w:tcW w:w="1300" w:type="dxa"/>
          </w:tcPr>
          <w:p w14:paraId="7BF7127F" w14:textId="77777777" w:rsidR="00BD248F" w:rsidRDefault="003040A7">
            <w:pPr>
              <w:jc w:val="right"/>
            </w:pPr>
            <w:r>
              <w:rPr>
                <w:sz w:val="16"/>
              </w:rPr>
              <w:t>40,972</w:t>
            </w:r>
          </w:p>
        </w:tc>
        <w:tc>
          <w:tcPr>
            <w:tcW w:w="1300" w:type="dxa"/>
          </w:tcPr>
          <w:p w14:paraId="508D8C1F" w14:textId="77777777" w:rsidR="00BD248F" w:rsidRDefault="003040A7">
            <w:pPr>
              <w:jc w:val="right"/>
            </w:pPr>
            <w:r>
              <w:rPr>
                <w:sz w:val="16"/>
              </w:rPr>
              <w:t>2,000</w:t>
            </w:r>
          </w:p>
        </w:tc>
        <w:tc>
          <w:tcPr>
            <w:tcW w:w="1300" w:type="dxa"/>
          </w:tcPr>
          <w:p w14:paraId="61455002" w14:textId="77777777" w:rsidR="00BD248F" w:rsidRDefault="003040A7">
            <w:pPr>
              <w:jc w:val="right"/>
            </w:pPr>
            <w:r>
              <w:rPr>
                <w:sz w:val="16"/>
              </w:rPr>
              <w:t>41,400</w:t>
            </w:r>
          </w:p>
        </w:tc>
        <w:tc>
          <w:tcPr>
            <w:tcW w:w="1960" w:type="dxa"/>
          </w:tcPr>
          <w:p w14:paraId="3B1B5942" w14:textId="77777777" w:rsidR="00BD248F" w:rsidRDefault="003040A7">
            <w:r>
              <w:rPr>
                <w:sz w:val="16"/>
              </w:rPr>
              <w:t>ok</w:t>
            </w:r>
          </w:p>
        </w:tc>
      </w:tr>
      <w:tr w:rsidR="00BD248F" w14:paraId="28919055" w14:textId="77777777">
        <w:trPr>
          <w:jc w:val="center"/>
        </w:trPr>
        <w:tc>
          <w:tcPr>
            <w:tcW w:w="900" w:type="dxa"/>
          </w:tcPr>
          <w:p w14:paraId="5203F519" w14:textId="77777777" w:rsidR="00BD248F" w:rsidRDefault="003040A7">
            <w:pPr>
              <w:jc w:val="right"/>
            </w:pPr>
            <w:r>
              <w:rPr>
                <w:sz w:val="16"/>
              </w:rPr>
              <w:t>1980</w:t>
            </w:r>
          </w:p>
        </w:tc>
        <w:tc>
          <w:tcPr>
            <w:tcW w:w="1300" w:type="dxa"/>
          </w:tcPr>
          <w:p w14:paraId="7CDEA24F" w14:textId="77777777" w:rsidR="00BD248F" w:rsidRDefault="003040A7">
            <w:pPr>
              <w:jc w:val="right"/>
            </w:pPr>
            <w:r>
              <w:rPr>
                <w:sz w:val="16"/>
              </w:rPr>
              <w:t>97,000</w:t>
            </w:r>
          </w:p>
        </w:tc>
        <w:tc>
          <w:tcPr>
            <w:tcW w:w="1300" w:type="dxa"/>
          </w:tcPr>
          <w:p w14:paraId="0405B5ED" w14:textId="77777777" w:rsidR="00BD248F" w:rsidRDefault="003040A7">
            <w:pPr>
              <w:jc w:val="right"/>
            </w:pPr>
            <w:r>
              <w:rPr>
                <w:sz w:val="16"/>
              </w:rPr>
              <w:t>—</w:t>
            </w:r>
          </w:p>
        </w:tc>
        <w:tc>
          <w:tcPr>
            <w:tcW w:w="1300" w:type="dxa"/>
          </w:tcPr>
          <w:p w14:paraId="6A20F713" w14:textId="77777777" w:rsidR="00BD248F" w:rsidRDefault="003040A7">
            <w:pPr>
              <w:jc w:val="right"/>
            </w:pPr>
            <w:r>
              <w:rPr>
                <w:sz w:val="16"/>
              </w:rPr>
              <w:t>—</w:t>
            </w:r>
          </w:p>
        </w:tc>
        <w:tc>
          <w:tcPr>
            <w:tcW w:w="1300" w:type="dxa"/>
          </w:tcPr>
          <w:p w14:paraId="0DB373AA" w14:textId="77777777" w:rsidR="00BD248F" w:rsidRDefault="003040A7">
            <w:pPr>
              <w:jc w:val="right"/>
            </w:pPr>
            <w:r>
              <w:rPr>
                <w:sz w:val="16"/>
              </w:rPr>
              <w:t>—</w:t>
            </w:r>
          </w:p>
        </w:tc>
        <w:tc>
          <w:tcPr>
            <w:tcW w:w="1300" w:type="dxa"/>
          </w:tcPr>
          <w:p w14:paraId="3868F97B" w14:textId="77777777" w:rsidR="00BD248F" w:rsidRDefault="003040A7">
            <w:pPr>
              <w:jc w:val="right"/>
            </w:pPr>
            <w:r>
              <w:rPr>
                <w:sz w:val="16"/>
              </w:rPr>
              <w:t>97,000</w:t>
            </w:r>
          </w:p>
        </w:tc>
        <w:tc>
          <w:tcPr>
            <w:tcW w:w="1960" w:type="dxa"/>
          </w:tcPr>
          <w:p w14:paraId="2E37AA6B" w14:textId="77777777" w:rsidR="00BD248F" w:rsidRDefault="003040A7">
            <w:r>
              <w:rPr>
                <w:sz w:val="16"/>
              </w:rPr>
              <w:t>both</w:t>
            </w:r>
          </w:p>
        </w:tc>
      </w:tr>
      <w:tr w:rsidR="00BD248F" w14:paraId="0E35DC28" w14:textId="77777777">
        <w:trPr>
          <w:jc w:val="center"/>
        </w:trPr>
        <w:tc>
          <w:tcPr>
            <w:tcW w:w="900" w:type="dxa"/>
          </w:tcPr>
          <w:p w14:paraId="735ACEF6" w14:textId="77777777" w:rsidR="00BD248F" w:rsidRDefault="003040A7">
            <w:pPr>
              <w:jc w:val="right"/>
            </w:pPr>
            <w:r>
              <w:rPr>
                <w:sz w:val="16"/>
              </w:rPr>
              <w:t>1981</w:t>
            </w:r>
          </w:p>
        </w:tc>
        <w:tc>
          <w:tcPr>
            <w:tcW w:w="1300" w:type="dxa"/>
          </w:tcPr>
          <w:p w14:paraId="7DC2BB82" w14:textId="77777777" w:rsidR="00BD248F" w:rsidRDefault="003040A7">
            <w:pPr>
              <w:jc w:val="right"/>
            </w:pPr>
            <w:r>
              <w:rPr>
                <w:sz w:val="16"/>
              </w:rPr>
              <w:t>46,900</w:t>
            </w:r>
          </w:p>
        </w:tc>
        <w:tc>
          <w:tcPr>
            <w:tcW w:w="1300" w:type="dxa"/>
          </w:tcPr>
          <w:p w14:paraId="32A06C14" w14:textId="77777777" w:rsidR="00BD248F" w:rsidRDefault="003040A7">
            <w:pPr>
              <w:jc w:val="right"/>
            </w:pPr>
            <w:r>
              <w:rPr>
                <w:sz w:val="16"/>
              </w:rPr>
              <w:t>50,909</w:t>
            </w:r>
          </w:p>
        </w:tc>
        <w:tc>
          <w:tcPr>
            <w:tcW w:w="1300" w:type="dxa"/>
          </w:tcPr>
          <w:p w14:paraId="4F5F0CDD" w14:textId="77777777" w:rsidR="00BD248F" w:rsidRDefault="003040A7">
            <w:pPr>
              <w:jc w:val="right"/>
            </w:pPr>
            <w:r>
              <w:rPr>
                <w:sz w:val="16"/>
              </w:rPr>
              <w:t>39,206</w:t>
            </w:r>
          </w:p>
        </w:tc>
        <w:tc>
          <w:tcPr>
            <w:tcW w:w="1300" w:type="dxa"/>
          </w:tcPr>
          <w:p w14:paraId="0C7D4CB6" w14:textId="77777777" w:rsidR="00BD248F" w:rsidRDefault="003040A7">
            <w:pPr>
              <w:jc w:val="right"/>
            </w:pPr>
            <w:r>
              <w:rPr>
                <w:sz w:val="16"/>
              </w:rPr>
              <w:t>11,703</w:t>
            </w:r>
          </w:p>
        </w:tc>
        <w:tc>
          <w:tcPr>
            <w:tcW w:w="1300" w:type="dxa"/>
          </w:tcPr>
          <w:p w14:paraId="3DF48E1A" w14:textId="77777777" w:rsidR="00BD248F" w:rsidRDefault="003040A7">
            <w:pPr>
              <w:jc w:val="right"/>
            </w:pPr>
            <w:r>
              <w:rPr>
                <w:sz w:val="16"/>
              </w:rPr>
              <w:t>58,603</w:t>
            </w:r>
          </w:p>
        </w:tc>
        <w:tc>
          <w:tcPr>
            <w:tcW w:w="1960" w:type="dxa"/>
          </w:tcPr>
          <w:p w14:paraId="69FC46D2" w14:textId="77777777" w:rsidR="00BD248F" w:rsidRDefault="003040A7">
            <w:r>
              <w:rPr>
                <w:sz w:val="16"/>
              </w:rPr>
              <w:t>ok</w:t>
            </w:r>
          </w:p>
        </w:tc>
      </w:tr>
      <w:tr w:rsidR="00BD248F" w14:paraId="1A252992" w14:textId="77777777">
        <w:trPr>
          <w:jc w:val="center"/>
        </w:trPr>
        <w:tc>
          <w:tcPr>
            <w:tcW w:w="900" w:type="dxa"/>
          </w:tcPr>
          <w:p w14:paraId="434B934B" w14:textId="77777777" w:rsidR="00BD248F" w:rsidRDefault="003040A7">
            <w:pPr>
              <w:jc w:val="right"/>
            </w:pPr>
            <w:r>
              <w:rPr>
                <w:sz w:val="16"/>
              </w:rPr>
              <w:t>1982</w:t>
            </w:r>
          </w:p>
        </w:tc>
        <w:tc>
          <w:tcPr>
            <w:tcW w:w="1300" w:type="dxa"/>
          </w:tcPr>
          <w:p w14:paraId="455E76E4" w14:textId="77777777" w:rsidR="00BD248F" w:rsidRDefault="003040A7">
            <w:pPr>
              <w:jc w:val="right"/>
            </w:pPr>
            <w:r>
              <w:rPr>
                <w:sz w:val="16"/>
              </w:rPr>
              <w:t>65,500</w:t>
            </w:r>
          </w:p>
        </w:tc>
        <w:tc>
          <w:tcPr>
            <w:tcW w:w="1300" w:type="dxa"/>
          </w:tcPr>
          <w:p w14:paraId="5403F014" w14:textId="77777777" w:rsidR="00BD248F" w:rsidRDefault="003040A7">
            <w:pPr>
              <w:jc w:val="right"/>
            </w:pPr>
            <w:r>
              <w:rPr>
                <w:sz w:val="16"/>
              </w:rPr>
              <w:t>64,483</w:t>
            </w:r>
          </w:p>
        </w:tc>
        <w:tc>
          <w:tcPr>
            <w:tcW w:w="1300" w:type="dxa"/>
          </w:tcPr>
          <w:p w14:paraId="361E14A5" w14:textId="77777777" w:rsidR="00BD248F" w:rsidRDefault="003040A7">
            <w:pPr>
              <w:jc w:val="right"/>
            </w:pPr>
            <w:r>
              <w:rPr>
                <w:sz w:val="16"/>
              </w:rPr>
              <w:t>63,822</w:t>
            </w:r>
          </w:p>
        </w:tc>
        <w:tc>
          <w:tcPr>
            <w:tcW w:w="1300" w:type="dxa"/>
          </w:tcPr>
          <w:p w14:paraId="3B0ACE91" w14:textId="77777777" w:rsidR="00BD248F" w:rsidRDefault="003040A7">
            <w:pPr>
              <w:jc w:val="right"/>
            </w:pPr>
            <w:r>
              <w:rPr>
                <w:sz w:val="16"/>
              </w:rPr>
              <w:t>661</w:t>
            </w:r>
          </w:p>
        </w:tc>
        <w:tc>
          <w:tcPr>
            <w:tcW w:w="1300" w:type="dxa"/>
          </w:tcPr>
          <w:p w14:paraId="28A3553D" w14:textId="77777777" w:rsidR="00BD248F" w:rsidRDefault="003040A7">
            <w:pPr>
              <w:jc w:val="right"/>
            </w:pPr>
            <w:r>
              <w:rPr>
                <w:sz w:val="16"/>
              </w:rPr>
              <w:t>66,161</w:t>
            </w:r>
          </w:p>
        </w:tc>
        <w:tc>
          <w:tcPr>
            <w:tcW w:w="1960" w:type="dxa"/>
          </w:tcPr>
          <w:p w14:paraId="1D09C05B" w14:textId="77777777" w:rsidR="00BD248F" w:rsidRDefault="003040A7">
            <w:r>
              <w:rPr>
                <w:sz w:val="16"/>
              </w:rPr>
              <w:t>ok</w:t>
            </w:r>
          </w:p>
        </w:tc>
      </w:tr>
      <w:tr w:rsidR="00BD248F" w14:paraId="432E893C" w14:textId="77777777">
        <w:trPr>
          <w:jc w:val="center"/>
        </w:trPr>
        <w:tc>
          <w:tcPr>
            <w:tcW w:w="900" w:type="dxa"/>
          </w:tcPr>
          <w:p w14:paraId="1EB87698" w14:textId="77777777" w:rsidR="00BD248F" w:rsidRDefault="003040A7">
            <w:pPr>
              <w:jc w:val="right"/>
            </w:pPr>
            <w:r>
              <w:rPr>
                <w:sz w:val="16"/>
              </w:rPr>
              <w:t>1983</w:t>
            </w:r>
          </w:p>
        </w:tc>
        <w:tc>
          <w:tcPr>
            <w:tcW w:w="1300" w:type="dxa"/>
          </w:tcPr>
          <w:p w14:paraId="25AA73AC" w14:textId="77777777" w:rsidR="00BD248F" w:rsidRDefault="003040A7">
            <w:pPr>
              <w:jc w:val="right"/>
            </w:pPr>
            <w:r>
              <w:rPr>
                <w:sz w:val="16"/>
              </w:rPr>
              <w:t>67,300</w:t>
            </w:r>
          </w:p>
        </w:tc>
        <w:tc>
          <w:tcPr>
            <w:tcW w:w="1300" w:type="dxa"/>
          </w:tcPr>
          <w:p w14:paraId="172447C8" w14:textId="77777777" w:rsidR="00BD248F" w:rsidRDefault="003040A7">
            <w:pPr>
              <w:jc w:val="right"/>
            </w:pPr>
            <w:r>
              <w:rPr>
                <w:sz w:val="16"/>
              </w:rPr>
              <w:t>59,457</w:t>
            </w:r>
          </w:p>
        </w:tc>
        <w:tc>
          <w:tcPr>
            <w:tcW w:w="1300" w:type="dxa"/>
          </w:tcPr>
          <w:p w14:paraId="65E28345" w14:textId="77777777" w:rsidR="00BD248F" w:rsidRDefault="003040A7">
            <w:pPr>
              <w:jc w:val="right"/>
            </w:pPr>
            <w:r>
              <w:rPr>
                <w:sz w:val="16"/>
              </w:rPr>
              <w:t>59,457</w:t>
            </w:r>
          </w:p>
        </w:tc>
        <w:tc>
          <w:tcPr>
            <w:tcW w:w="1300" w:type="dxa"/>
          </w:tcPr>
          <w:p w14:paraId="3DD2D013" w14:textId="77777777" w:rsidR="00BD248F" w:rsidRDefault="003040A7">
            <w:pPr>
              <w:jc w:val="right"/>
            </w:pPr>
            <w:r>
              <w:rPr>
                <w:sz w:val="16"/>
              </w:rPr>
              <w:t>0</w:t>
            </w:r>
          </w:p>
        </w:tc>
        <w:tc>
          <w:tcPr>
            <w:tcW w:w="1300" w:type="dxa"/>
          </w:tcPr>
          <w:p w14:paraId="5B8532DB" w14:textId="77777777" w:rsidR="00BD248F" w:rsidRDefault="003040A7">
            <w:pPr>
              <w:jc w:val="right"/>
            </w:pPr>
            <w:r>
              <w:rPr>
                <w:sz w:val="16"/>
              </w:rPr>
              <w:t>67,300</w:t>
            </w:r>
          </w:p>
        </w:tc>
        <w:tc>
          <w:tcPr>
            <w:tcW w:w="1960" w:type="dxa"/>
          </w:tcPr>
          <w:p w14:paraId="1FFCE01D" w14:textId="77777777" w:rsidR="00BD248F" w:rsidRDefault="003040A7">
            <w:r>
              <w:rPr>
                <w:sz w:val="16"/>
              </w:rPr>
              <w:t>ok</w:t>
            </w:r>
          </w:p>
        </w:tc>
      </w:tr>
      <w:tr w:rsidR="00BD248F" w14:paraId="2FF769BE" w14:textId="77777777">
        <w:trPr>
          <w:jc w:val="center"/>
        </w:trPr>
        <w:tc>
          <w:tcPr>
            <w:tcW w:w="900" w:type="dxa"/>
          </w:tcPr>
          <w:p w14:paraId="6B538E53" w14:textId="77777777" w:rsidR="00BD248F" w:rsidRDefault="003040A7">
            <w:pPr>
              <w:jc w:val="right"/>
            </w:pPr>
            <w:r>
              <w:rPr>
                <w:sz w:val="16"/>
              </w:rPr>
              <w:t>1984</w:t>
            </w:r>
          </w:p>
        </w:tc>
        <w:tc>
          <w:tcPr>
            <w:tcW w:w="1300" w:type="dxa"/>
          </w:tcPr>
          <w:p w14:paraId="7F87E396" w14:textId="77777777" w:rsidR="00BD248F" w:rsidRDefault="003040A7">
            <w:pPr>
              <w:jc w:val="right"/>
            </w:pPr>
            <w:r>
              <w:rPr>
                <w:sz w:val="16"/>
              </w:rPr>
              <w:t>49,600</w:t>
            </w:r>
          </w:p>
        </w:tc>
        <w:tc>
          <w:tcPr>
            <w:tcW w:w="1300" w:type="dxa"/>
          </w:tcPr>
          <w:p w14:paraId="1B32DED1" w14:textId="77777777" w:rsidR="00BD248F" w:rsidRDefault="003040A7">
            <w:pPr>
              <w:jc w:val="right"/>
            </w:pPr>
            <w:r>
              <w:rPr>
                <w:sz w:val="16"/>
              </w:rPr>
              <w:t>—</w:t>
            </w:r>
          </w:p>
        </w:tc>
        <w:tc>
          <w:tcPr>
            <w:tcW w:w="1300" w:type="dxa"/>
          </w:tcPr>
          <w:p w14:paraId="099AAC01" w14:textId="77777777" w:rsidR="00BD248F" w:rsidRDefault="003040A7">
            <w:pPr>
              <w:jc w:val="right"/>
            </w:pPr>
            <w:r>
              <w:rPr>
                <w:sz w:val="16"/>
              </w:rPr>
              <w:t>—</w:t>
            </w:r>
          </w:p>
        </w:tc>
        <w:tc>
          <w:tcPr>
            <w:tcW w:w="1300" w:type="dxa"/>
          </w:tcPr>
          <w:p w14:paraId="0DC55F0F" w14:textId="77777777" w:rsidR="00BD248F" w:rsidRDefault="003040A7">
            <w:pPr>
              <w:jc w:val="right"/>
            </w:pPr>
            <w:r>
              <w:rPr>
                <w:sz w:val="16"/>
              </w:rPr>
              <w:t>—</w:t>
            </w:r>
          </w:p>
        </w:tc>
        <w:tc>
          <w:tcPr>
            <w:tcW w:w="1300" w:type="dxa"/>
          </w:tcPr>
          <w:p w14:paraId="67DC7ADE" w14:textId="77777777" w:rsidR="00BD248F" w:rsidRDefault="003040A7">
            <w:pPr>
              <w:jc w:val="right"/>
            </w:pPr>
            <w:r>
              <w:rPr>
                <w:sz w:val="16"/>
              </w:rPr>
              <w:t>49,600</w:t>
            </w:r>
          </w:p>
        </w:tc>
        <w:tc>
          <w:tcPr>
            <w:tcW w:w="1960" w:type="dxa"/>
          </w:tcPr>
          <w:p w14:paraId="10628E3D" w14:textId="77777777" w:rsidR="00BD248F" w:rsidRDefault="003040A7">
            <w:r>
              <w:rPr>
                <w:sz w:val="16"/>
              </w:rPr>
              <w:t>different_event</w:t>
            </w:r>
          </w:p>
        </w:tc>
      </w:tr>
      <w:tr w:rsidR="00BD248F" w14:paraId="44F49273" w14:textId="77777777">
        <w:trPr>
          <w:jc w:val="center"/>
        </w:trPr>
        <w:tc>
          <w:tcPr>
            <w:tcW w:w="900" w:type="dxa"/>
          </w:tcPr>
          <w:p w14:paraId="41A05E9D" w14:textId="77777777" w:rsidR="00BD248F" w:rsidRDefault="003040A7">
            <w:pPr>
              <w:jc w:val="right"/>
            </w:pPr>
            <w:r>
              <w:rPr>
                <w:sz w:val="16"/>
              </w:rPr>
              <w:t>1985</w:t>
            </w:r>
          </w:p>
        </w:tc>
        <w:tc>
          <w:tcPr>
            <w:tcW w:w="1300" w:type="dxa"/>
          </w:tcPr>
          <w:p w14:paraId="405A768A" w14:textId="77777777" w:rsidR="00BD248F" w:rsidRDefault="003040A7">
            <w:pPr>
              <w:jc w:val="right"/>
            </w:pPr>
            <w:r>
              <w:rPr>
                <w:sz w:val="16"/>
              </w:rPr>
              <w:t>23,600</w:t>
            </w:r>
          </w:p>
        </w:tc>
        <w:tc>
          <w:tcPr>
            <w:tcW w:w="1300" w:type="dxa"/>
          </w:tcPr>
          <w:p w14:paraId="69826D3D" w14:textId="77777777" w:rsidR="00BD248F" w:rsidRDefault="003040A7">
            <w:pPr>
              <w:jc w:val="right"/>
            </w:pPr>
            <w:r>
              <w:rPr>
                <w:sz w:val="16"/>
              </w:rPr>
              <w:t>24,934</w:t>
            </w:r>
          </w:p>
        </w:tc>
        <w:tc>
          <w:tcPr>
            <w:tcW w:w="1300" w:type="dxa"/>
          </w:tcPr>
          <w:p w14:paraId="4BA5A695" w14:textId="77777777" w:rsidR="00BD248F" w:rsidRDefault="003040A7">
            <w:pPr>
              <w:jc w:val="right"/>
            </w:pPr>
            <w:r>
              <w:rPr>
                <w:sz w:val="16"/>
              </w:rPr>
              <w:t>13,724</w:t>
            </w:r>
          </w:p>
        </w:tc>
        <w:tc>
          <w:tcPr>
            <w:tcW w:w="1300" w:type="dxa"/>
          </w:tcPr>
          <w:p w14:paraId="2CF491C6" w14:textId="77777777" w:rsidR="00BD248F" w:rsidRDefault="003040A7">
            <w:pPr>
              <w:jc w:val="right"/>
            </w:pPr>
            <w:r>
              <w:rPr>
                <w:sz w:val="16"/>
              </w:rPr>
              <w:t>11,210</w:t>
            </w:r>
          </w:p>
        </w:tc>
        <w:tc>
          <w:tcPr>
            <w:tcW w:w="1300" w:type="dxa"/>
          </w:tcPr>
          <w:p w14:paraId="3D892522" w14:textId="77777777" w:rsidR="00BD248F" w:rsidRDefault="003040A7">
            <w:pPr>
              <w:jc w:val="right"/>
            </w:pPr>
            <w:r>
              <w:rPr>
                <w:sz w:val="16"/>
              </w:rPr>
              <w:t>23,600</w:t>
            </w:r>
          </w:p>
        </w:tc>
        <w:tc>
          <w:tcPr>
            <w:tcW w:w="1960" w:type="dxa"/>
          </w:tcPr>
          <w:p w14:paraId="516258C6" w14:textId="77777777" w:rsidR="00BD248F" w:rsidRDefault="003040A7">
            <w:r>
              <w:rPr>
                <w:sz w:val="16"/>
              </w:rPr>
              <w:t>different_event</w:t>
            </w:r>
          </w:p>
        </w:tc>
      </w:tr>
      <w:tr w:rsidR="00BD248F" w14:paraId="3A6990B9" w14:textId="77777777">
        <w:trPr>
          <w:jc w:val="center"/>
        </w:trPr>
        <w:tc>
          <w:tcPr>
            <w:tcW w:w="900" w:type="dxa"/>
          </w:tcPr>
          <w:p w14:paraId="75A31C8B" w14:textId="77777777" w:rsidR="00BD248F" w:rsidRDefault="003040A7">
            <w:pPr>
              <w:jc w:val="right"/>
            </w:pPr>
            <w:r>
              <w:rPr>
                <w:sz w:val="16"/>
              </w:rPr>
              <w:t>1986</w:t>
            </w:r>
          </w:p>
        </w:tc>
        <w:tc>
          <w:tcPr>
            <w:tcW w:w="1300" w:type="dxa"/>
          </w:tcPr>
          <w:p w14:paraId="0D8AE760" w14:textId="77777777" w:rsidR="00BD248F" w:rsidRDefault="003040A7">
            <w:pPr>
              <w:jc w:val="right"/>
            </w:pPr>
            <w:r>
              <w:rPr>
                <w:sz w:val="16"/>
              </w:rPr>
              <w:t>62,700</w:t>
            </w:r>
          </w:p>
        </w:tc>
        <w:tc>
          <w:tcPr>
            <w:tcW w:w="1300" w:type="dxa"/>
          </w:tcPr>
          <w:p w14:paraId="24DB107D" w14:textId="77777777" w:rsidR="00BD248F" w:rsidRDefault="003040A7">
            <w:pPr>
              <w:jc w:val="right"/>
            </w:pPr>
            <w:r>
              <w:rPr>
                <w:sz w:val="16"/>
              </w:rPr>
              <w:t>62,206</w:t>
            </w:r>
          </w:p>
        </w:tc>
        <w:tc>
          <w:tcPr>
            <w:tcW w:w="1300" w:type="dxa"/>
          </w:tcPr>
          <w:p w14:paraId="0314513F" w14:textId="77777777" w:rsidR="00BD248F" w:rsidRDefault="003040A7">
            <w:pPr>
              <w:jc w:val="right"/>
            </w:pPr>
            <w:r>
              <w:rPr>
                <w:sz w:val="16"/>
              </w:rPr>
              <w:t>60,657</w:t>
            </w:r>
          </w:p>
        </w:tc>
        <w:tc>
          <w:tcPr>
            <w:tcW w:w="1300" w:type="dxa"/>
          </w:tcPr>
          <w:p w14:paraId="3D7D9C74" w14:textId="77777777" w:rsidR="00BD248F" w:rsidRDefault="003040A7">
            <w:pPr>
              <w:jc w:val="right"/>
            </w:pPr>
            <w:r>
              <w:rPr>
                <w:sz w:val="16"/>
              </w:rPr>
              <w:t>1,549</w:t>
            </w:r>
          </w:p>
        </w:tc>
        <w:tc>
          <w:tcPr>
            <w:tcW w:w="1300" w:type="dxa"/>
          </w:tcPr>
          <w:p w14:paraId="16E7DB52" w14:textId="77777777" w:rsidR="00BD248F" w:rsidRDefault="003040A7">
            <w:pPr>
              <w:jc w:val="right"/>
            </w:pPr>
            <w:r>
              <w:rPr>
                <w:sz w:val="16"/>
              </w:rPr>
              <w:t>64,249</w:t>
            </w:r>
          </w:p>
        </w:tc>
        <w:tc>
          <w:tcPr>
            <w:tcW w:w="1960" w:type="dxa"/>
          </w:tcPr>
          <w:p w14:paraId="57D5A6B7" w14:textId="77777777" w:rsidR="00BD248F" w:rsidRDefault="003040A7">
            <w:r>
              <w:rPr>
                <w:sz w:val="16"/>
              </w:rPr>
              <w:t>ok</w:t>
            </w:r>
          </w:p>
        </w:tc>
      </w:tr>
      <w:tr w:rsidR="00BD248F" w14:paraId="635CB271" w14:textId="77777777">
        <w:trPr>
          <w:jc w:val="center"/>
        </w:trPr>
        <w:tc>
          <w:tcPr>
            <w:tcW w:w="900" w:type="dxa"/>
          </w:tcPr>
          <w:p w14:paraId="7EE1E5AA" w14:textId="77777777" w:rsidR="00BD248F" w:rsidRDefault="003040A7">
            <w:pPr>
              <w:jc w:val="right"/>
            </w:pPr>
            <w:r>
              <w:rPr>
                <w:sz w:val="16"/>
              </w:rPr>
              <w:t>1987</w:t>
            </w:r>
          </w:p>
        </w:tc>
        <w:tc>
          <w:tcPr>
            <w:tcW w:w="1300" w:type="dxa"/>
          </w:tcPr>
          <w:p w14:paraId="3B34B081" w14:textId="77777777" w:rsidR="00BD248F" w:rsidRDefault="003040A7">
            <w:pPr>
              <w:jc w:val="right"/>
            </w:pPr>
            <w:r>
              <w:rPr>
                <w:sz w:val="16"/>
              </w:rPr>
              <w:t>77,600</w:t>
            </w:r>
          </w:p>
        </w:tc>
        <w:tc>
          <w:tcPr>
            <w:tcW w:w="1300" w:type="dxa"/>
          </w:tcPr>
          <w:p w14:paraId="6F64278B" w14:textId="77777777" w:rsidR="00BD248F" w:rsidRDefault="003040A7">
            <w:pPr>
              <w:jc w:val="right"/>
            </w:pPr>
            <w:r>
              <w:rPr>
                <w:sz w:val="16"/>
              </w:rPr>
              <w:t>73,775</w:t>
            </w:r>
          </w:p>
        </w:tc>
        <w:tc>
          <w:tcPr>
            <w:tcW w:w="1300" w:type="dxa"/>
          </w:tcPr>
          <w:p w14:paraId="704DE1CD" w14:textId="77777777" w:rsidR="00BD248F" w:rsidRDefault="003040A7">
            <w:pPr>
              <w:jc w:val="right"/>
            </w:pPr>
            <w:r>
              <w:rPr>
                <w:sz w:val="16"/>
              </w:rPr>
              <w:t>73,059</w:t>
            </w:r>
          </w:p>
        </w:tc>
        <w:tc>
          <w:tcPr>
            <w:tcW w:w="1300" w:type="dxa"/>
          </w:tcPr>
          <w:p w14:paraId="76DC5B4C" w14:textId="77777777" w:rsidR="00BD248F" w:rsidRDefault="003040A7">
            <w:pPr>
              <w:jc w:val="right"/>
            </w:pPr>
            <w:r>
              <w:rPr>
                <w:sz w:val="16"/>
              </w:rPr>
              <w:t>716</w:t>
            </w:r>
          </w:p>
        </w:tc>
        <w:tc>
          <w:tcPr>
            <w:tcW w:w="1300" w:type="dxa"/>
          </w:tcPr>
          <w:p w14:paraId="7EA76D1D" w14:textId="77777777" w:rsidR="00BD248F" w:rsidRDefault="003040A7">
            <w:pPr>
              <w:jc w:val="right"/>
            </w:pPr>
            <w:r>
              <w:rPr>
                <w:sz w:val="16"/>
              </w:rPr>
              <w:t>78,316</w:t>
            </w:r>
          </w:p>
        </w:tc>
        <w:tc>
          <w:tcPr>
            <w:tcW w:w="1960" w:type="dxa"/>
          </w:tcPr>
          <w:p w14:paraId="7811F123" w14:textId="77777777" w:rsidR="00BD248F" w:rsidRDefault="003040A7">
            <w:r>
              <w:rPr>
                <w:sz w:val="16"/>
              </w:rPr>
              <w:t>ok</w:t>
            </w:r>
          </w:p>
        </w:tc>
      </w:tr>
      <w:tr w:rsidR="00BD248F" w14:paraId="11A35915" w14:textId="77777777">
        <w:trPr>
          <w:jc w:val="center"/>
        </w:trPr>
        <w:tc>
          <w:tcPr>
            <w:tcW w:w="900" w:type="dxa"/>
          </w:tcPr>
          <w:p w14:paraId="76367416" w14:textId="77777777" w:rsidR="00BD248F" w:rsidRDefault="003040A7">
            <w:pPr>
              <w:jc w:val="right"/>
            </w:pPr>
            <w:r>
              <w:rPr>
                <w:sz w:val="16"/>
              </w:rPr>
              <w:t>1988</w:t>
            </w:r>
          </w:p>
        </w:tc>
        <w:tc>
          <w:tcPr>
            <w:tcW w:w="1300" w:type="dxa"/>
          </w:tcPr>
          <w:p w14:paraId="2210646F" w14:textId="77777777" w:rsidR="00BD248F" w:rsidRDefault="003040A7">
            <w:pPr>
              <w:jc w:val="right"/>
            </w:pPr>
            <w:r>
              <w:rPr>
                <w:sz w:val="16"/>
              </w:rPr>
              <w:t>42,100</w:t>
            </w:r>
          </w:p>
        </w:tc>
        <w:tc>
          <w:tcPr>
            <w:tcW w:w="1300" w:type="dxa"/>
          </w:tcPr>
          <w:p w14:paraId="69E9B44A" w14:textId="77777777" w:rsidR="00BD248F" w:rsidRDefault="003040A7">
            <w:pPr>
              <w:jc w:val="right"/>
            </w:pPr>
            <w:r>
              <w:rPr>
                <w:sz w:val="16"/>
              </w:rPr>
              <w:t>52,818</w:t>
            </w:r>
          </w:p>
        </w:tc>
        <w:tc>
          <w:tcPr>
            <w:tcW w:w="1300" w:type="dxa"/>
          </w:tcPr>
          <w:p w14:paraId="45B65D0A" w14:textId="77777777" w:rsidR="00BD248F" w:rsidRDefault="003040A7">
            <w:pPr>
              <w:jc w:val="right"/>
            </w:pPr>
            <w:r>
              <w:rPr>
                <w:sz w:val="16"/>
              </w:rPr>
              <w:t>38,880</w:t>
            </w:r>
          </w:p>
        </w:tc>
        <w:tc>
          <w:tcPr>
            <w:tcW w:w="1300" w:type="dxa"/>
          </w:tcPr>
          <w:p w14:paraId="001C2087" w14:textId="77777777" w:rsidR="00BD248F" w:rsidRDefault="003040A7">
            <w:pPr>
              <w:jc w:val="right"/>
            </w:pPr>
            <w:r>
              <w:rPr>
                <w:sz w:val="16"/>
              </w:rPr>
              <w:t>13,938</w:t>
            </w:r>
          </w:p>
        </w:tc>
        <w:tc>
          <w:tcPr>
            <w:tcW w:w="1300" w:type="dxa"/>
          </w:tcPr>
          <w:p w14:paraId="521890FE" w14:textId="77777777" w:rsidR="00BD248F" w:rsidRDefault="003040A7">
            <w:pPr>
              <w:jc w:val="right"/>
            </w:pPr>
            <w:r>
              <w:rPr>
                <w:sz w:val="16"/>
              </w:rPr>
              <w:t>56,038</w:t>
            </w:r>
          </w:p>
        </w:tc>
        <w:tc>
          <w:tcPr>
            <w:tcW w:w="1960" w:type="dxa"/>
          </w:tcPr>
          <w:p w14:paraId="137F31BA" w14:textId="77777777" w:rsidR="00BD248F" w:rsidRDefault="003040A7">
            <w:r>
              <w:rPr>
                <w:sz w:val="16"/>
              </w:rPr>
              <w:t>ok</w:t>
            </w:r>
          </w:p>
        </w:tc>
      </w:tr>
      <w:tr w:rsidR="00BD248F" w14:paraId="5EFA0CF5" w14:textId="77777777">
        <w:trPr>
          <w:jc w:val="center"/>
        </w:trPr>
        <w:tc>
          <w:tcPr>
            <w:tcW w:w="900" w:type="dxa"/>
          </w:tcPr>
          <w:p w14:paraId="429D2A0F" w14:textId="77777777" w:rsidR="00BD248F" w:rsidRDefault="003040A7">
            <w:pPr>
              <w:jc w:val="right"/>
            </w:pPr>
            <w:r>
              <w:rPr>
                <w:sz w:val="16"/>
              </w:rPr>
              <w:t>1989</w:t>
            </w:r>
          </w:p>
        </w:tc>
        <w:tc>
          <w:tcPr>
            <w:tcW w:w="1300" w:type="dxa"/>
          </w:tcPr>
          <w:p w14:paraId="22635A77" w14:textId="77777777" w:rsidR="00BD248F" w:rsidRDefault="003040A7">
            <w:pPr>
              <w:jc w:val="right"/>
            </w:pPr>
            <w:r>
              <w:rPr>
                <w:sz w:val="16"/>
              </w:rPr>
              <w:t>23,600</w:t>
            </w:r>
          </w:p>
        </w:tc>
        <w:tc>
          <w:tcPr>
            <w:tcW w:w="1300" w:type="dxa"/>
          </w:tcPr>
          <w:p w14:paraId="589258FA" w14:textId="77777777" w:rsidR="00BD248F" w:rsidRDefault="003040A7">
            <w:pPr>
              <w:jc w:val="right"/>
            </w:pPr>
            <w:r>
              <w:rPr>
                <w:sz w:val="16"/>
              </w:rPr>
              <w:t>27,470</w:t>
            </w:r>
          </w:p>
        </w:tc>
        <w:tc>
          <w:tcPr>
            <w:tcW w:w="1300" w:type="dxa"/>
          </w:tcPr>
          <w:p w14:paraId="016C4F2F" w14:textId="77777777" w:rsidR="00BD248F" w:rsidRDefault="003040A7">
            <w:pPr>
              <w:jc w:val="right"/>
            </w:pPr>
            <w:r>
              <w:rPr>
                <w:sz w:val="16"/>
              </w:rPr>
              <w:t>13,443</w:t>
            </w:r>
          </w:p>
        </w:tc>
        <w:tc>
          <w:tcPr>
            <w:tcW w:w="1300" w:type="dxa"/>
          </w:tcPr>
          <w:p w14:paraId="332661D1" w14:textId="77777777" w:rsidR="00BD248F" w:rsidRDefault="003040A7">
            <w:pPr>
              <w:jc w:val="right"/>
            </w:pPr>
            <w:r>
              <w:rPr>
                <w:sz w:val="16"/>
              </w:rPr>
              <w:t>14,026</w:t>
            </w:r>
          </w:p>
        </w:tc>
        <w:tc>
          <w:tcPr>
            <w:tcW w:w="1300" w:type="dxa"/>
          </w:tcPr>
          <w:p w14:paraId="62835B0D" w14:textId="77777777" w:rsidR="00BD248F" w:rsidRDefault="003040A7">
            <w:pPr>
              <w:jc w:val="right"/>
            </w:pPr>
            <w:r>
              <w:rPr>
                <w:sz w:val="16"/>
              </w:rPr>
              <w:t>37,626</w:t>
            </w:r>
          </w:p>
        </w:tc>
        <w:tc>
          <w:tcPr>
            <w:tcW w:w="1960" w:type="dxa"/>
          </w:tcPr>
          <w:p w14:paraId="6448FC0B" w14:textId="77777777" w:rsidR="00BD248F" w:rsidRDefault="003040A7">
            <w:r>
              <w:rPr>
                <w:sz w:val="16"/>
              </w:rPr>
              <w:t>ok</w:t>
            </w:r>
          </w:p>
        </w:tc>
      </w:tr>
      <w:tr w:rsidR="00BD248F" w14:paraId="1EC11459" w14:textId="77777777">
        <w:trPr>
          <w:jc w:val="center"/>
        </w:trPr>
        <w:tc>
          <w:tcPr>
            <w:tcW w:w="900" w:type="dxa"/>
          </w:tcPr>
          <w:p w14:paraId="39D0007A" w14:textId="77777777" w:rsidR="00BD248F" w:rsidRDefault="003040A7">
            <w:pPr>
              <w:jc w:val="right"/>
            </w:pPr>
            <w:r>
              <w:rPr>
                <w:sz w:val="16"/>
              </w:rPr>
              <w:t>1990</w:t>
            </w:r>
          </w:p>
        </w:tc>
        <w:tc>
          <w:tcPr>
            <w:tcW w:w="1300" w:type="dxa"/>
          </w:tcPr>
          <w:p w14:paraId="7BAF0A41" w14:textId="77777777" w:rsidR="00BD248F" w:rsidRDefault="003040A7">
            <w:pPr>
              <w:jc w:val="right"/>
            </w:pPr>
            <w:r>
              <w:rPr>
                <w:sz w:val="16"/>
              </w:rPr>
              <w:t>89,200</w:t>
            </w:r>
          </w:p>
        </w:tc>
        <w:tc>
          <w:tcPr>
            <w:tcW w:w="1300" w:type="dxa"/>
          </w:tcPr>
          <w:p w14:paraId="052959D3" w14:textId="77777777" w:rsidR="00BD248F" w:rsidRDefault="003040A7">
            <w:pPr>
              <w:jc w:val="right"/>
            </w:pPr>
            <w:r>
              <w:rPr>
                <w:sz w:val="16"/>
              </w:rPr>
              <w:t>84,639</w:t>
            </w:r>
          </w:p>
        </w:tc>
        <w:tc>
          <w:tcPr>
            <w:tcW w:w="1300" w:type="dxa"/>
          </w:tcPr>
          <w:p w14:paraId="1E67B105" w14:textId="77777777" w:rsidR="00BD248F" w:rsidRDefault="003040A7">
            <w:pPr>
              <w:jc w:val="right"/>
            </w:pPr>
            <w:r>
              <w:rPr>
                <w:sz w:val="16"/>
              </w:rPr>
              <w:t>83,907</w:t>
            </w:r>
          </w:p>
        </w:tc>
        <w:tc>
          <w:tcPr>
            <w:tcW w:w="1300" w:type="dxa"/>
          </w:tcPr>
          <w:p w14:paraId="0AFEDD98" w14:textId="77777777" w:rsidR="00BD248F" w:rsidRDefault="003040A7">
            <w:pPr>
              <w:jc w:val="right"/>
            </w:pPr>
            <w:r>
              <w:rPr>
                <w:sz w:val="16"/>
              </w:rPr>
              <w:t>732</w:t>
            </w:r>
          </w:p>
        </w:tc>
        <w:tc>
          <w:tcPr>
            <w:tcW w:w="1300" w:type="dxa"/>
          </w:tcPr>
          <w:p w14:paraId="6E87BC59" w14:textId="77777777" w:rsidR="00BD248F" w:rsidRDefault="003040A7">
            <w:pPr>
              <w:jc w:val="right"/>
            </w:pPr>
            <w:r>
              <w:rPr>
                <w:sz w:val="16"/>
              </w:rPr>
              <w:t>89,932</w:t>
            </w:r>
          </w:p>
        </w:tc>
        <w:tc>
          <w:tcPr>
            <w:tcW w:w="1960" w:type="dxa"/>
          </w:tcPr>
          <w:p w14:paraId="6851A202" w14:textId="77777777" w:rsidR="00BD248F" w:rsidRDefault="003040A7">
            <w:r>
              <w:rPr>
                <w:sz w:val="16"/>
              </w:rPr>
              <w:t>ok</w:t>
            </w:r>
          </w:p>
        </w:tc>
      </w:tr>
      <w:tr w:rsidR="00BD248F" w14:paraId="4E238C84" w14:textId="77777777">
        <w:trPr>
          <w:jc w:val="center"/>
        </w:trPr>
        <w:tc>
          <w:tcPr>
            <w:tcW w:w="900" w:type="dxa"/>
          </w:tcPr>
          <w:p w14:paraId="70366A34" w14:textId="77777777" w:rsidR="00BD248F" w:rsidRDefault="003040A7">
            <w:pPr>
              <w:jc w:val="right"/>
            </w:pPr>
            <w:r>
              <w:rPr>
                <w:sz w:val="16"/>
              </w:rPr>
              <w:t>1991</w:t>
            </w:r>
          </w:p>
        </w:tc>
        <w:tc>
          <w:tcPr>
            <w:tcW w:w="1300" w:type="dxa"/>
          </w:tcPr>
          <w:p w14:paraId="72953EDB" w14:textId="77777777" w:rsidR="00BD248F" w:rsidRDefault="003040A7">
            <w:pPr>
              <w:jc w:val="right"/>
            </w:pPr>
            <w:r>
              <w:rPr>
                <w:sz w:val="16"/>
              </w:rPr>
              <w:t>76,000</w:t>
            </w:r>
          </w:p>
        </w:tc>
        <w:tc>
          <w:tcPr>
            <w:tcW w:w="1300" w:type="dxa"/>
          </w:tcPr>
          <w:p w14:paraId="62993C09" w14:textId="77777777" w:rsidR="00BD248F" w:rsidRDefault="003040A7">
            <w:pPr>
              <w:jc w:val="right"/>
            </w:pPr>
            <w:r>
              <w:rPr>
                <w:sz w:val="16"/>
              </w:rPr>
              <w:t>62,368</w:t>
            </w:r>
          </w:p>
        </w:tc>
        <w:tc>
          <w:tcPr>
            <w:tcW w:w="1300" w:type="dxa"/>
          </w:tcPr>
          <w:p w14:paraId="2BA11570" w14:textId="77777777" w:rsidR="00BD248F" w:rsidRDefault="003040A7">
            <w:pPr>
              <w:jc w:val="right"/>
            </w:pPr>
            <w:r>
              <w:rPr>
                <w:sz w:val="16"/>
              </w:rPr>
              <w:t>61,083</w:t>
            </w:r>
          </w:p>
        </w:tc>
        <w:tc>
          <w:tcPr>
            <w:tcW w:w="1300" w:type="dxa"/>
          </w:tcPr>
          <w:p w14:paraId="5DC0404E" w14:textId="77777777" w:rsidR="00BD248F" w:rsidRDefault="003040A7">
            <w:pPr>
              <w:jc w:val="right"/>
            </w:pPr>
            <w:r>
              <w:rPr>
                <w:sz w:val="16"/>
              </w:rPr>
              <w:t>1,286</w:t>
            </w:r>
          </w:p>
        </w:tc>
        <w:tc>
          <w:tcPr>
            <w:tcW w:w="1300" w:type="dxa"/>
          </w:tcPr>
          <w:p w14:paraId="336FC947" w14:textId="77777777" w:rsidR="00BD248F" w:rsidRDefault="003040A7">
            <w:pPr>
              <w:jc w:val="right"/>
            </w:pPr>
            <w:r>
              <w:rPr>
                <w:sz w:val="16"/>
              </w:rPr>
              <w:t>77,286</w:t>
            </w:r>
          </w:p>
        </w:tc>
        <w:tc>
          <w:tcPr>
            <w:tcW w:w="1960" w:type="dxa"/>
          </w:tcPr>
          <w:p w14:paraId="62897392" w14:textId="77777777" w:rsidR="00BD248F" w:rsidRDefault="003040A7">
            <w:r>
              <w:rPr>
                <w:sz w:val="16"/>
              </w:rPr>
              <w:t>ok</w:t>
            </w:r>
          </w:p>
        </w:tc>
      </w:tr>
      <w:tr w:rsidR="00BD248F" w14:paraId="71B5C238" w14:textId="77777777">
        <w:trPr>
          <w:jc w:val="center"/>
        </w:trPr>
        <w:tc>
          <w:tcPr>
            <w:tcW w:w="900" w:type="dxa"/>
          </w:tcPr>
          <w:p w14:paraId="44D2940C" w14:textId="77777777" w:rsidR="00BD248F" w:rsidRDefault="003040A7">
            <w:pPr>
              <w:jc w:val="right"/>
            </w:pPr>
            <w:r>
              <w:rPr>
                <w:sz w:val="16"/>
              </w:rPr>
              <w:lastRenderedPageBreak/>
              <w:t>1992</w:t>
            </w:r>
          </w:p>
        </w:tc>
        <w:tc>
          <w:tcPr>
            <w:tcW w:w="1300" w:type="dxa"/>
          </w:tcPr>
          <w:p w14:paraId="5D866002" w14:textId="77777777" w:rsidR="00BD248F" w:rsidRDefault="003040A7">
            <w:pPr>
              <w:jc w:val="right"/>
            </w:pPr>
            <w:r>
              <w:rPr>
                <w:sz w:val="16"/>
              </w:rPr>
              <w:t>27,000</w:t>
            </w:r>
          </w:p>
        </w:tc>
        <w:tc>
          <w:tcPr>
            <w:tcW w:w="1300" w:type="dxa"/>
          </w:tcPr>
          <w:p w14:paraId="071E09CB" w14:textId="77777777" w:rsidR="00BD248F" w:rsidRDefault="003040A7">
            <w:pPr>
              <w:jc w:val="right"/>
            </w:pPr>
            <w:r>
              <w:rPr>
                <w:sz w:val="16"/>
              </w:rPr>
              <w:t>35,102</w:t>
            </w:r>
          </w:p>
        </w:tc>
        <w:tc>
          <w:tcPr>
            <w:tcW w:w="1300" w:type="dxa"/>
          </w:tcPr>
          <w:p w14:paraId="266A54CA" w14:textId="77777777" w:rsidR="00BD248F" w:rsidRDefault="003040A7">
            <w:pPr>
              <w:jc w:val="right"/>
            </w:pPr>
            <w:r>
              <w:rPr>
                <w:sz w:val="16"/>
              </w:rPr>
              <w:t>21,102</w:t>
            </w:r>
          </w:p>
        </w:tc>
        <w:tc>
          <w:tcPr>
            <w:tcW w:w="1300" w:type="dxa"/>
          </w:tcPr>
          <w:p w14:paraId="58438B05" w14:textId="77777777" w:rsidR="00BD248F" w:rsidRDefault="003040A7">
            <w:pPr>
              <w:jc w:val="right"/>
            </w:pPr>
            <w:r>
              <w:rPr>
                <w:sz w:val="16"/>
              </w:rPr>
              <w:t>14,000</w:t>
            </w:r>
          </w:p>
        </w:tc>
        <w:tc>
          <w:tcPr>
            <w:tcW w:w="1300" w:type="dxa"/>
          </w:tcPr>
          <w:p w14:paraId="32391D27" w14:textId="77777777" w:rsidR="00BD248F" w:rsidRDefault="003040A7">
            <w:pPr>
              <w:jc w:val="right"/>
            </w:pPr>
            <w:r>
              <w:rPr>
                <w:sz w:val="16"/>
              </w:rPr>
              <w:t>41,000</w:t>
            </w:r>
          </w:p>
        </w:tc>
        <w:tc>
          <w:tcPr>
            <w:tcW w:w="1960" w:type="dxa"/>
          </w:tcPr>
          <w:p w14:paraId="54202EF1" w14:textId="77777777" w:rsidR="00BD248F" w:rsidRDefault="003040A7">
            <w:r>
              <w:rPr>
                <w:sz w:val="16"/>
              </w:rPr>
              <w:t>ok</w:t>
            </w:r>
          </w:p>
        </w:tc>
      </w:tr>
      <w:tr w:rsidR="00BD248F" w14:paraId="14419BFC" w14:textId="77777777">
        <w:trPr>
          <w:jc w:val="center"/>
        </w:trPr>
        <w:tc>
          <w:tcPr>
            <w:tcW w:w="900" w:type="dxa"/>
          </w:tcPr>
          <w:p w14:paraId="64E8C30C" w14:textId="77777777" w:rsidR="00BD248F" w:rsidRDefault="003040A7">
            <w:pPr>
              <w:jc w:val="right"/>
            </w:pPr>
            <w:r>
              <w:rPr>
                <w:sz w:val="16"/>
              </w:rPr>
              <w:t>1993</w:t>
            </w:r>
          </w:p>
        </w:tc>
        <w:tc>
          <w:tcPr>
            <w:tcW w:w="1300" w:type="dxa"/>
          </w:tcPr>
          <w:p w14:paraId="508F81FE" w14:textId="77777777" w:rsidR="00BD248F" w:rsidRDefault="003040A7">
            <w:pPr>
              <w:jc w:val="right"/>
            </w:pPr>
            <w:r>
              <w:rPr>
                <w:sz w:val="16"/>
              </w:rPr>
              <w:t>14,700</w:t>
            </w:r>
          </w:p>
        </w:tc>
        <w:tc>
          <w:tcPr>
            <w:tcW w:w="1300" w:type="dxa"/>
          </w:tcPr>
          <w:p w14:paraId="2C7AD6ED" w14:textId="77777777" w:rsidR="00BD248F" w:rsidRDefault="003040A7">
            <w:pPr>
              <w:jc w:val="right"/>
            </w:pPr>
            <w:r>
              <w:rPr>
                <w:sz w:val="16"/>
              </w:rPr>
              <w:t>25,147</w:t>
            </w:r>
          </w:p>
        </w:tc>
        <w:tc>
          <w:tcPr>
            <w:tcW w:w="1300" w:type="dxa"/>
          </w:tcPr>
          <w:p w14:paraId="7F93F9EA" w14:textId="77777777" w:rsidR="00BD248F" w:rsidRDefault="003040A7">
            <w:pPr>
              <w:jc w:val="right"/>
            </w:pPr>
            <w:r>
              <w:rPr>
                <w:sz w:val="16"/>
              </w:rPr>
              <w:t>11,148</w:t>
            </w:r>
          </w:p>
        </w:tc>
        <w:tc>
          <w:tcPr>
            <w:tcW w:w="1300" w:type="dxa"/>
          </w:tcPr>
          <w:p w14:paraId="6AE79292" w14:textId="77777777" w:rsidR="00BD248F" w:rsidRDefault="003040A7">
            <w:pPr>
              <w:jc w:val="right"/>
            </w:pPr>
            <w:r>
              <w:rPr>
                <w:sz w:val="16"/>
              </w:rPr>
              <w:t>14,000</w:t>
            </w:r>
          </w:p>
        </w:tc>
        <w:tc>
          <w:tcPr>
            <w:tcW w:w="1300" w:type="dxa"/>
          </w:tcPr>
          <w:p w14:paraId="50EEE1F3" w14:textId="77777777" w:rsidR="00BD248F" w:rsidRDefault="003040A7">
            <w:pPr>
              <w:jc w:val="right"/>
            </w:pPr>
            <w:r>
              <w:rPr>
                <w:sz w:val="16"/>
              </w:rPr>
              <w:t>28,700</w:t>
            </w:r>
          </w:p>
        </w:tc>
        <w:tc>
          <w:tcPr>
            <w:tcW w:w="1960" w:type="dxa"/>
          </w:tcPr>
          <w:p w14:paraId="775F0B4E" w14:textId="77777777" w:rsidR="00BD248F" w:rsidRDefault="003040A7">
            <w:r>
              <w:rPr>
                <w:sz w:val="16"/>
              </w:rPr>
              <w:t>ok</w:t>
            </w:r>
          </w:p>
        </w:tc>
      </w:tr>
      <w:tr w:rsidR="00BD248F" w14:paraId="1DECFA7F" w14:textId="77777777">
        <w:trPr>
          <w:jc w:val="center"/>
        </w:trPr>
        <w:tc>
          <w:tcPr>
            <w:tcW w:w="900" w:type="dxa"/>
          </w:tcPr>
          <w:p w14:paraId="3409D4B6" w14:textId="77777777" w:rsidR="00BD248F" w:rsidRDefault="003040A7">
            <w:pPr>
              <w:jc w:val="right"/>
            </w:pPr>
            <w:r>
              <w:rPr>
                <w:sz w:val="16"/>
              </w:rPr>
              <w:t>1994</w:t>
            </w:r>
          </w:p>
        </w:tc>
        <w:tc>
          <w:tcPr>
            <w:tcW w:w="1300" w:type="dxa"/>
          </w:tcPr>
          <w:p w14:paraId="78320C80" w14:textId="77777777" w:rsidR="00BD248F" w:rsidRDefault="003040A7">
            <w:pPr>
              <w:jc w:val="right"/>
            </w:pPr>
            <w:r>
              <w:rPr>
                <w:sz w:val="16"/>
              </w:rPr>
              <w:t>17,300</w:t>
            </w:r>
          </w:p>
        </w:tc>
        <w:tc>
          <w:tcPr>
            <w:tcW w:w="1300" w:type="dxa"/>
          </w:tcPr>
          <w:p w14:paraId="33168828" w14:textId="77777777" w:rsidR="00BD248F" w:rsidRDefault="003040A7">
            <w:pPr>
              <w:jc w:val="right"/>
            </w:pPr>
            <w:r>
              <w:rPr>
                <w:sz w:val="16"/>
              </w:rPr>
              <w:t>—</w:t>
            </w:r>
          </w:p>
        </w:tc>
        <w:tc>
          <w:tcPr>
            <w:tcW w:w="1300" w:type="dxa"/>
          </w:tcPr>
          <w:p w14:paraId="0272318A" w14:textId="77777777" w:rsidR="00BD248F" w:rsidRDefault="003040A7">
            <w:pPr>
              <w:jc w:val="right"/>
            </w:pPr>
            <w:r>
              <w:rPr>
                <w:sz w:val="16"/>
              </w:rPr>
              <w:t>—</w:t>
            </w:r>
          </w:p>
        </w:tc>
        <w:tc>
          <w:tcPr>
            <w:tcW w:w="1300" w:type="dxa"/>
          </w:tcPr>
          <w:p w14:paraId="71E327CA" w14:textId="77777777" w:rsidR="00BD248F" w:rsidRDefault="003040A7">
            <w:pPr>
              <w:jc w:val="right"/>
            </w:pPr>
            <w:r>
              <w:rPr>
                <w:sz w:val="16"/>
              </w:rPr>
              <w:t>—</w:t>
            </w:r>
          </w:p>
        </w:tc>
        <w:tc>
          <w:tcPr>
            <w:tcW w:w="1300" w:type="dxa"/>
          </w:tcPr>
          <w:p w14:paraId="327A541E" w14:textId="77777777" w:rsidR="00BD248F" w:rsidRDefault="003040A7">
            <w:pPr>
              <w:jc w:val="right"/>
            </w:pPr>
            <w:r>
              <w:rPr>
                <w:sz w:val="16"/>
              </w:rPr>
              <w:t>17,300</w:t>
            </w:r>
          </w:p>
        </w:tc>
        <w:tc>
          <w:tcPr>
            <w:tcW w:w="1960" w:type="dxa"/>
          </w:tcPr>
          <w:p w14:paraId="19F9C450" w14:textId="77777777" w:rsidR="00BD248F" w:rsidRDefault="003040A7">
            <w:r>
              <w:rPr>
                <w:sz w:val="16"/>
              </w:rPr>
              <w:t>different_event</w:t>
            </w:r>
          </w:p>
        </w:tc>
      </w:tr>
      <w:tr w:rsidR="00BD248F" w14:paraId="2D27F1FB" w14:textId="77777777">
        <w:trPr>
          <w:jc w:val="center"/>
        </w:trPr>
        <w:tc>
          <w:tcPr>
            <w:tcW w:w="900" w:type="dxa"/>
          </w:tcPr>
          <w:p w14:paraId="27528DEA" w14:textId="77777777" w:rsidR="00BD248F" w:rsidRDefault="003040A7">
            <w:pPr>
              <w:jc w:val="right"/>
            </w:pPr>
            <w:r>
              <w:rPr>
                <w:sz w:val="16"/>
              </w:rPr>
              <w:t>1995</w:t>
            </w:r>
          </w:p>
        </w:tc>
        <w:tc>
          <w:tcPr>
            <w:tcW w:w="1300" w:type="dxa"/>
          </w:tcPr>
          <w:p w14:paraId="251B1131" w14:textId="77777777" w:rsidR="00BD248F" w:rsidRDefault="003040A7">
            <w:pPr>
              <w:jc w:val="right"/>
            </w:pPr>
            <w:r>
              <w:rPr>
                <w:sz w:val="16"/>
              </w:rPr>
              <w:t>47,500</w:t>
            </w:r>
          </w:p>
        </w:tc>
        <w:tc>
          <w:tcPr>
            <w:tcW w:w="1300" w:type="dxa"/>
          </w:tcPr>
          <w:p w14:paraId="1A6F4DB5" w14:textId="77777777" w:rsidR="00BD248F" w:rsidRDefault="003040A7">
            <w:pPr>
              <w:jc w:val="right"/>
            </w:pPr>
            <w:r>
              <w:rPr>
                <w:sz w:val="16"/>
              </w:rPr>
              <w:t>—</w:t>
            </w:r>
          </w:p>
        </w:tc>
        <w:tc>
          <w:tcPr>
            <w:tcW w:w="1300" w:type="dxa"/>
          </w:tcPr>
          <w:p w14:paraId="3B04E87A" w14:textId="77777777" w:rsidR="00BD248F" w:rsidRDefault="003040A7">
            <w:pPr>
              <w:jc w:val="right"/>
            </w:pPr>
            <w:r>
              <w:rPr>
                <w:sz w:val="16"/>
              </w:rPr>
              <w:t>—</w:t>
            </w:r>
          </w:p>
        </w:tc>
        <w:tc>
          <w:tcPr>
            <w:tcW w:w="1300" w:type="dxa"/>
          </w:tcPr>
          <w:p w14:paraId="46577459" w14:textId="77777777" w:rsidR="00BD248F" w:rsidRDefault="003040A7">
            <w:pPr>
              <w:jc w:val="right"/>
            </w:pPr>
            <w:r>
              <w:rPr>
                <w:sz w:val="16"/>
              </w:rPr>
              <w:t>—</w:t>
            </w:r>
          </w:p>
        </w:tc>
        <w:tc>
          <w:tcPr>
            <w:tcW w:w="1300" w:type="dxa"/>
          </w:tcPr>
          <w:p w14:paraId="241766FB" w14:textId="77777777" w:rsidR="00BD248F" w:rsidRDefault="003040A7">
            <w:pPr>
              <w:jc w:val="right"/>
            </w:pPr>
            <w:r>
              <w:rPr>
                <w:sz w:val="16"/>
              </w:rPr>
              <w:t>47,500</w:t>
            </w:r>
          </w:p>
        </w:tc>
        <w:tc>
          <w:tcPr>
            <w:tcW w:w="1960" w:type="dxa"/>
          </w:tcPr>
          <w:p w14:paraId="30D66D32" w14:textId="77777777" w:rsidR="00BD248F" w:rsidRDefault="003040A7">
            <w:r>
              <w:rPr>
                <w:sz w:val="16"/>
              </w:rPr>
              <w:t>different_event</w:t>
            </w:r>
          </w:p>
        </w:tc>
      </w:tr>
      <w:tr w:rsidR="00BD248F" w14:paraId="3D5F5F3D" w14:textId="77777777">
        <w:trPr>
          <w:jc w:val="center"/>
        </w:trPr>
        <w:tc>
          <w:tcPr>
            <w:tcW w:w="900" w:type="dxa"/>
          </w:tcPr>
          <w:p w14:paraId="707AE35A" w14:textId="77777777" w:rsidR="00BD248F" w:rsidRDefault="003040A7">
            <w:pPr>
              <w:jc w:val="right"/>
            </w:pPr>
            <w:r>
              <w:rPr>
                <w:sz w:val="16"/>
              </w:rPr>
              <w:t>1996</w:t>
            </w:r>
          </w:p>
        </w:tc>
        <w:tc>
          <w:tcPr>
            <w:tcW w:w="1300" w:type="dxa"/>
          </w:tcPr>
          <w:p w14:paraId="3570E43D" w14:textId="77777777" w:rsidR="00BD248F" w:rsidRDefault="003040A7">
            <w:pPr>
              <w:jc w:val="right"/>
            </w:pPr>
            <w:r>
              <w:rPr>
                <w:sz w:val="16"/>
              </w:rPr>
              <w:t>112,000</w:t>
            </w:r>
          </w:p>
        </w:tc>
        <w:tc>
          <w:tcPr>
            <w:tcW w:w="1300" w:type="dxa"/>
          </w:tcPr>
          <w:p w14:paraId="46F0CB68" w14:textId="77777777" w:rsidR="00BD248F" w:rsidRDefault="003040A7">
            <w:pPr>
              <w:jc w:val="right"/>
            </w:pPr>
            <w:r>
              <w:rPr>
                <w:sz w:val="16"/>
              </w:rPr>
              <w:t>132,172</w:t>
            </w:r>
          </w:p>
        </w:tc>
        <w:tc>
          <w:tcPr>
            <w:tcW w:w="1300" w:type="dxa"/>
          </w:tcPr>
          <w:p w14:paraId="1EB8270E" w14:textId="77777777" w:rsidR="00BD248F" w:rsidRDefault="003040A7">
            <w:pPr>
              <w:jc w:val="right"/>
            </w:pPr>
            <w:r>
              <w:rPr>
                <w:sz w:val="16"/>
              </w:rPr>
              <w:t>108,967</w:t>
            </w:r>
          </w:p>
        </w:tc>
        <w:tc>
          <w:tcPr>
            <w:tcW w:w="1300" w:type="dxa"/>
          </w:tcPr>
          <w:p w14:paraId="19BF0880" w14:textId="77777777" w:rsidR="00BD248F" w:rsidRDefault="003040A7">
            <w:pPr>
              <w:jc w:val="right"/>
            </w:pPr>
            <w:r>
              <w:rPr>
                <w:sz w:val="16"/>
              </w:rPr>
              <w:t>23,205</w:t>
            </w:r>
          </w:p>
        </w:tc>
        <w:tc>
          <w:tcPr>
            <w:tcW w:w="1300" w:type="dxa"/>
          </w:tcPr>
          <w:p w14:paraId="50B5C3C2" w14:textId="77777777" w:rsidR="00BD248F" w:rsidRDefault="003040A7">
            <w:pPr>
              <w:jc w:val="right"/>
            </w:pPr>
            <w:r>
              <w:rPr>
                <w:sz w:val="16"/>
              </w:rPr>
              <w:t>135,205</w:t>
            </w:r>
          </w:p>
        </w:tc>
        <w:tc>
          <w:tcPr>
            <w:tcW w:w="1960" w:type="dxa"/>
          </w:tcPr>
          <w:p w14:paraId="6823B839" w14:textId="77777777" w:rsidR="00BD248F" w:rsidRDefault="003040A7">
            <w:r>
              <w:rPr>
                <w:sz w:val="16"/>
              </w:rPr>
              <w:t>ok</w:t>
            </w:r>
          </w:p>
        </w:tc>
      </w:tr>
      <w:tr w:rsidR="00BD248F" w14:paraId="746D6113" w14:textId="77777777">
        <w:trPr>
          <w:jc w:val="center"/>
        </w:trPr>
        <w:tc>
          <w:tcPr>
            <w:tcW w:w="900" w:type="dxa"/>
          </w:tcPr>
          <w:p w14:paraId="0ED57CA8" w14:textId="77777777" w:rsidR="00BD248F" w:rsidRDefault="003040A7">
            <w:pPr>
              <w:jc w:val="right"/>
            </w:pPr>
            <w:r>
              <w:rPr>
                <w:sz w:val="16"/>
              </w:rPr>
              <w:t>1997</w:t>
            </w:r>
          </w:p>
        </w:tc>
        <w:tc>
          <w:tcPr>
            <w:tcW w:w="1300" w:type="dxa"/>
          </w:tcPr>
          <w:p w14:paraId="2F1BF62D" w14:textId="77777777" w:rsidR="00BD248F" w:rsidRDefault="003040A7">
            <w:pPr>
              <w:jc w:val="right"/>
            </w:pPr>
            <w:r>
              <w:rPr>
                <w:sz w:val="16"/>
              </w:rPr>
              <w:t>56,700</w:t>
            </w:r>
          </w:p>
        </w:tc>
        <w:tc>
          <w:tcPr>
            <w:tcW w:w="1300" w:type="dxa"/>
          </w:tcPr>
          <w:p w14:paraId="5EBFD837" w14:textId="77777777" w:rsidR="00BD248F" w:rsidRDefault="003040A7">
            <w:pPr>
              <w:jc w:val="right"/>
            </w:pPr>
            <w:r>
              <w:rPr>
                <w:sz w:val="16"/>
              </w:rPr>
              <w:t>54,439</w:t>
            </w:r>
          </w:p>
        </w:tc>
        <w:tc>
          <w:tcPr>
            <w:tcW w:w="1300" w:type="dxa"/>
          </w:tcPr>
          <w:p w14:paraId="00D694D8" w14:textId="77777777" w:rsidR="00BD248F" w:rsidRDefault="003040A7">
            <w:pPr>
              <w:jc w:val="right"/>
            </w:pPr>
            <w:r>
              <w:rPr>
                <w:sz w:val="16"/>
              </w:rPr>
              <w:t>52,636</w:t>
            </w:r>
          </w:p>
        </w:tc>
        <w:tc>
          <w:tcPr>
            <w:tcW w:w="1300" w:type="dxa"/>
          </w:tcPr>
          <w:p w14:paraId="4318D44C" w14:textId="77777777" w:rsidR="00BD248F" w:rsidRDefault="003040A7">
            <w:pPr>
              <w:jc w:val="right"/>
            </w:pPr>
            <w:r>
              <w:rPr>
                <w:sz w:val="16"/>
              </w:rPr>
              <w:t>1,803</w:t>
            </w:r>
          </w:p>
        </w:tc>
        <w:tc>
          <w:tcPr>
            <w:tcW w:w="1300" w:type="dxa"/>
          </w:tcPr>
          <w:p w14:paraId="2A95396F" w14:textId="77777777" w:rsidR="00BD248F" w:rsidRDefault="003040A7">
            <w:pPr>
              <w:jc w:val="right"/>
            </w:pPr>
            <w:r>
              <w:rPr>
                <w:sz w:val="16"/>
              </w:rPr>
              <w:t>58,503</w:t>
            </w:r>
          </w:p>
        </w:tc>
        <w:tc>
          <w:tcPr>
            <w:tcW w:w="1960" w:type="dxa"/>
          </w:tcPr>
          <w:p w14:paraId="39C923C0" w14:textId="77777777" w:rsidR="00BD248F" w:rsidRDefault="003040A7">
            <w:r>
              <w:rPr>
                <w:sz w:val="16"/>
              </w:rPr>
              <w:t>ok</w:t>
            </w:r>
          </w:p>
        </w:tc>
      </w:tr>
      <w:tr w:rsidR="00BD248F" w14:paraId="1453CD66" w14:textId="77777777">
        <w:trPr>
          <w:jc w:val="center"/>
        </w:trPr>
        <w:tc>
          <w:tcPr>
            <w:tcW w:w="900" w:type="dxa"/>
          </w:tcPr>
          <w:p w14:paraId="23321E6C" w14:textId="77777777" w:rsidR="00BD248F" w:rsidRDefault="003040A7">
            <w:pPr>
              <w:jc w:val="right"/>
            </w:pPr>
            <w:r>
              <w:rPr>
                <w:sz w:val="16"/>
              </w:rPr>
              <w:t>1998</w:t>
            </w:r>
          </w:p>
        </w:tc>
        <w:tc>
          <w:tcPr>
            <w:tcW w:w="1300" w:type="dxa"/>
          </w:tcPr>
          <w:p w14:paraId="54C5ED46" w14:textId="77777777" w:rsidR="00BD248F" w:rsidRDefault="003040A7">
            <w:pPr>
              <w:jc w:val="right"/>
            </w:pPr>
            <w:r>
              <w:rPr>
                <w:sz w:val="16"/>
              </w:rPr>
              <w:t>30,800</w:t>
            </w:r>
          </w:p>
        </w:tc>
        <w:tc>
          <w:tcPr>
            <w:tcW w:w="1300" w:type="dxa"/>
          </w:tcPr>
          <w:p w14:paraId="482C80AE" w14:textId="77777777" w:rsidR="00BD248F" w:rsidRDefault="003040A7">
            <w:pPr>
              <w:jc w:val="right"/>
            </w:pPr>
            <w:r>
              <w:rPr>
                <w:sz w:val="16"/>
              </w:rPr>
              <w:t>28,784</w:t>
            </w:r>
          </w:p>
        </w:tc>
        <w:tc>
          <w:tcPr>
            <w:tcW w:w="1300" w:type="dxa"/>
          </w:tcPr>
          <w:p w14:paraId="6E515C6A" w14:textId="77777777" w:rsidR="00BD248F" w:rsidRDefault="003040A7">
            <w:pPr>
              <w:jc w:val="right"/>
            </w:pPr>
            <w:r>
              <w:rPr>
                <w:sz w:val="16"/>
              </w:rPr>
              <w:t>28,784</w:t>
            </w:r>
          </w:p>
        </w:tc>
        <w:tc>
          <w:tcPr>
            <w:tcW w:w="1300" w:type="dxa"/>
          </w:tcPr>
          <w:p w14:paraId="42533A1B" w14:textId="77777777" w:rsidR="00BD248F" w:rsidRDefault="003040A7">
            <w:pPr>
              <w:jc w:val="right"/>
            </w:pPr>
            <w:r>
              <w:rPr>
                <w:sz w:val="16"/>
              </w:rPr>
              <w:t>0</w:t>
            </w:r>
          </w:p>
        </w:tc>
        <w:tc>
          <w:tcPr>
            <w:tcW w:w="1300" w:type="dxa"/>
          </w:tcPr>
          <w:p w14:paraId="0DE8F15B" w14:textId="77777777" w:rsidR="00BD248F" w:rsidRDefault="003040A7">
            <w:pPr>
              <w:jc w:val="right"/>
            </w:pPr>
            <w:r>
              <w:rPr>
                <w:sz w:val="16"/>
              </w:rPr>
              <w:t>30,800</w:t>
            </w:r>
          </w:p>
        </w:tc>
        <w:tc>
          <w:tcPr>
            <w:tcW w:w="1960" w:type="dxa"/>
          </w:tcPr>
          <w:p w14:paraId="3C7FF7D7" w14:textId="77777777" w:rsidR="00BD248F" w:rsidRDefault="003040A7">
            <w:r>
              <w:rPr>
                <w:sz w:val="16"/>
              </w:rPr>
              <w:t>ok</w:t>
            </w:r>
          </w:p>
        </w:tc>
      </w:tr>
      <w:tr w:rsidR="00BD248F" w14:paraId="54607E63" w14:textId="77777777">
        <w:trPr>
          <w:jc w:val="center"/>
        </w:trPr>
        <w:tc>
          <w:tcPr>
            <w:tcW w:w="900" w:type="dxa"/>
          </w:tcPr>
          <w:p w14:paraId="6DFB70CF" w14:textId="77777777" w:rsidR="00BD248F" w:rsidRDefault="003040A7">
            <w:pPr>
              <w:jc w:val="right"/>
            </w:pPr>
            <w:r>
              <w:rPr>
                <w:sz w:val="16"/>
              </w:rPr>
              <w:t>1999</w:t>
            </w:r>
          </w:p>
        </w:tc>
        <w:tc>
          <w:tcPr>
            <w:tcW w:w="1300" w:type="dxa"/>
          </w:tcPr>
          <w:p w14:paraId="62239C39" w14:textId="77777777" w:rsidR="00BD248F" w:rsidRDefault="003040A7">
            <w:pPr>
              <w:jc w:val="right"/>
            </w:pPr>
            <w:r>
              <w:rPr>
                <w:sz w:val="16"/>
              </w:rPr>
              <w:t>57,600</w:t>
            </w:r>
          </w:p>
        </w:tc>
        <w:tc>
          <w:tcPr>
            <w:tcW w:w="1300" w:type="dxa"/>
          </w:tcPr>
          <w:p w14:paraId="0B2D2D9F" w14:textId="77777777" w:rsidR="00BD248F" w:rsidRDefault="003040A7">
            <w:pPr>
              <w:jc w:val="right"/>
            </w:pPr>
            <w:r>
              <w:rPr>
                <w:sz w:val="16"/>
              </w:rPr>
              <w:t>53,768</w:t>
            </w:r>
          </w:p>
        </w:tc>
        <w:tc>
          <w:tcPr>
            <w:tcW w:w="1300" w:type="dxa"/>
          </w:tcPr>
          <w:p w14:paraId="5F3BEA5A" w14:textId="77777777" w:rsidR="00BD248F" w:rsidRDefault="003040A7">
            <w:pPr>
              <w:jc w:val="right"/>
            </w:pPr>
            <w:r>
              <w:rPr>
                <w:sz w:val="16"/>
              </w:rPr>
              <w:t>50,442</w:t>
            </w:r>
          </w:p>
        </w:tc>
        <w:tc>
          <w:tcPr>
            <w:tcW w:w="1300" w:type="dxa"/>
          </w:tcPr>
          <w:p w14:paraId="189A6460" w14:textId="77777777" w:rsidR="00BD248F" w:rsidRDefault="003040A7">
            <w:pPr>
              <w:jc w:val="right"/>
            </w:pPr>
            <w:r>
              <w:rPr>
                <w:sz w:val="16"/>
              </w:rPr>
              <w:t>3,326</w:t>
            </w:r>
          </w:p>
        </w:tc>
        <w:tc>
          <w:tcPr>
            <w:tcW w:w="1300" w:type="dxa"/>
          </w:tcPr>
          <w:p w14:paraId="76097D01" w14:textId="77777777" w:rsidR="00BD248F" w:rsidRDefault="003040A7">
            <w:pPr>
              <w:jc w:val="right"/>
            </w:pPr>
            <w:r>
              <w:rPr>
                <w:sz w:val="16"/>
              </w:rPr>
              <w:t>60,926</w:t>
            </w:r>
          </w:p>
        </w:tc>
        <w:tc>
          <w:tcPr>
            <w:tcW w:w="1960" w:type="dxa"/>
          </w:tcPr>
          <w:p w14:paraId="650D902A" w14:textId="77777777" w:rsidR="00BD248F" w:rsidRDefault="003040A7">
            <w:r>
              <w:rPr>
                <w:sz w:val="16"/>
              </w:rPr>
              <w:t>ok</w:t>
            </w:r>
          </w:p>
        </w:tc>
      </w:tr>
      <w:tr w:rsidR="00BD248F" w14:paraId="6B31D013" w14:textId="77777777">
        <w:trPr>
          <w:jc w:val="center"/>
        </w:trPr>
        <w:tc>
          <w:tcPr>
            <w:tcW w:w="900" w:type="dxa"/>
          </w:tcPr>
          <w:p w14:paraId="14DD81B8" w14:textId="77777777" w:rsidR="00BD248F" w:rsidRDefault="003040A7">
            <w:pPr>
              <w:jc w:val="right"/>
            </w:pPr>
            <w:r>
              <w:rPr>
                <w:sz w:val="16"/>
              </w:rPr>
              <w:t>2000</w:t>
            </w:r>
          </w:p>
        </w:tc>
        <w:tc>
          <w:tcPr>
            <w:tcW w:w="1300" w:type="dxa"/>
          </w:tcPr>
          <w:p w14:paraId="10C63CF3" w14:textId="77777777" w:rsidR="00BD248F" w:rsidRDefault="003040A7">
            <w:pPr>
              <w:jc w:val="right"/>
            </w:pPr>
            <w:r>
              <w:rPr>
                <w:sz w:val="16"/>
              </w:rPr>
              <w:t>41,700</w:t>
            </w:r>
          </w:p>
        </w:tc>
        <w:tc>
          <w:tcPr>
            <w:tcW w:w="1300" w:type="dxa"/>
          </w:tcPr>
          <w:p w14:paraId="201CE63C" w14:textId="77777777" w:rsidR="00BD248F" w:rsidRDefault="003040A7">
            <w:pPr>
              <w:jc w:val="right"/>
            </w:pPr>
            <w:r>
              <w:rPr>
                <w:sz w:val="16"/>
              </w:rPr>
              <w:t>49,782</w:t>
            </w:r>
          </w:p>
        </w:tc>
        <w:tc>
          <w:tcPr>
            <w:tcW w:w="1300" w:type="dxa"/>
          </w:tcPr>
          <w:p w14:paraId="0FB948DE" w14:textId="77777777" w:rsidR="00BD248F" w:rsidRDefault="003040A7">
            <w:pPr>
              <w:jc w:val="right"/>
            </w:pPr>
            <w:r>
              <w:rPr>
                <w:sz w:val="16"/>
              </w:rPr>
              <w:t>35,782</w:t>
            </w:r>
          </w:p>
        </w:tc>
        <w:tc>
          <w:tcPr>
            <w:tcW w:w="1300" w:type="dxa"/>
          </w:tcPr>
          <w:p w14:paraId="522D218C" w14:textId="77777777" w:rsidR="00BD248F" w:rsidRDefault="003040A7">
            <w:pPr>
              <w:jc w:val="right"/>
            </w:pPr>
            <w:r>
              <w:rPr>
                <w:sz w:val="16"/>
              </w:rPr>
              <w:t>14,000</w:t>
            </w:r>
          </w:p>
        </w:tc>
        <w:tc>
          <w:tcPr>
            <w:tcW w:w="1300" w:type="dxa"/>
          </w:tcPr>
          <w:p w14:paraId="286CDAD7" w14:textId="77777777" w:rsidR="00BD248F" w:rsidRDefault="003040A7">
            <w:pPr>
              <w:jc w:val="right"/>
            </w:pPr>
            <w:r>
              <w:rPr>
                <w:sz w:val="16"/>
              </w:rPr>
              <w:t>55,700</w:t>
            </w:r>
          </w:p>
        </w:tc>
        <w:tc>
          <w:tcPr>
            <w:tcW w:w="1960" w:type="dxa"/>
          </w:tcPr>
          <w:p w14:paraId="731441EB" w14:textId="77777777" w:rsidR="00BD248F" w:rsidRDefault="003040A7">
            <w:r>
              <w:rPr>
                <w:sz w:val="16"/>
              </w:rPr>
              <w:t>ok</w:t>
            </w:r>
          </w:p>
        </w:tc>
      </w:tr>
      <w:tr w:rsidR="00BD248F" w14:paraId="709D67FD" w14:textId="77777777">
        <w:trPr>
          <w:jc w:val="center"/>
        </w:trPr>
        <w:tc>
          <w:tcPr>
            <w:tcW w:w="900" w:type="dxa"/>
          </w:tcPr>
          <w:p w14:paraId="710864E8" w14:textId="77777777" w:rsidR="00BD248F" w:rsidRDefault="003040A7">
            <w:pPr>
              <w:jc w:val="right"/>
            </w:pPr>
            <w:r>
              <w:rPr>
                <w:sz w:val="16"/>
              </w:rPr>
              <w:t>2001</w:t>
            </w:r>
          </w:p>
        </w:tc>
        <w:tc>
          <w:tcPr>
            <w:tcW w:w="1300" w:type="dxa"/>
          </w:tcPr>
          <w:p w14:paraId="6A1409CC" w14:textId="77777777" w:rsidR="00BD248F" w:rsidRDefault="003040A7">
            <w:pPr>
              <w:jc w:val="right"/>
            </w:pPr>
            <w:r>
              <w:rPr>
                <w:sz w:val="16"/>
              </w:rPr>
              <w:t>11,600</w:t>
            </w:r>
          </w:p>
        </w:tc>
        <w:tc>
          <w:tcPr>
            <w:tcW w:w="1300" w:type="dxa"/>
          </w:tcPr>
          <w:p w14:paraId="1DC8B825" w14:textId="77777777" w:rsidR="00BD248F" w:rsidRDefault="003040A7">
            <w:pPr>
              <w:jc w:val="right"/>
            </w:pPr>
            <w:r>
              <w:rPr>
                <w:sz w:val="16"/>
              </w:rPr>
              <w:t>—</w:t>
            </w:r>
          </w:p>
        </w:tc>
        <w:tc>
          <w:tcPr>
            <w:tcW w:w="1300" w:type="dxa"/>
          </w:tcPr>
          <w:p w14:paraId="384D1F89" w14:textId="77777777" w:rsidR="00BD248F" w:rsidRDefault="003040A7">
            <w:pPr>
              <w:jc w:val="right"/>
            </w:pPr>
            <w:r>
              <w:rPr>
                <w:sz w:val="16"/>
              </w:rPr>
              <w:t>—</w:t>
            </w:r>
          </w:p>
        </w:tc>
        <w:tc>
          <w:tcPr>
            <w:tcW w:w="1300" w:type="dxa"/>
          </w:tcPr>
          <w:p w14:paraId="01BF982D" w14:textId="77777777" w:rsidR="00BD248F" w:rsidRDefault="003040A7">
            <w:pPr>
              <w:jc w:val="right"/>
            </w:pPr>
            <w:r>
              <w:rPr>
                <w:sz w:val="16"/>
              </w:rPr>
              <w:t>—</w:t>
            </w:r>
          </w:p>
        </w:tc>
        <w:tc>
          <w:tcPr>
            <w:tcW w:w="1300" w:type="dxa"/>
          </w:tcPr>
          <w:p w14:paraId="2E3D9BD0" w14:textId="77777777" w:rsidR="00BD248F" w:rsidRDefault="003040A7">
            <w:pPr>
              <w:jc w:val="right"/>
            </w:pPr>
            <w:r>
              <w:rPr>
                <w:sz w:val="16"/>
              </w:rPr>
              <w:t>11,600</w:t>
            </w:r>
          </w:p>
        </w:tc>
        <w:tc>
          <w:tcPr>
            <w:tcW w:w="1960" w:type="dxa"/>
          </w:tcPr>
          <w:p w14:paraId="0C8F4D84" w14:textId="77777777" w:rsidR="00BD248F" w:rsidRDefault="003040A7">
            <w:r>
              <w:rPr>
                <w:sz w:val="16"/>
              </w:rPr>
              <w:t>different_event</w:t>
            </w:r>
          </w:p>
        </w:tc>
      </w:tr>
      <w:tr w:rsidR="00BD248F" w14:paraId="4D33AC8F" w14:textId="77777777">
        <w:trPr>
          <w:jc w:val="center"/>
        </w:trPr>
        <w:tc>
          <w:tcPr>
            <w:tcW w:w="900" w:type="dxa"/>
          </w:tcPr>
          <w:p w14:paraId="61AB4719" w14:textId="77777777" w:rsidR="00BD248F" w:rsidRDefault="003040A7">
            <w:pPr>
              <w:jc w:val="right"/>
            </w:pPr>
            <w:r>
              <w:rPr>
                <w:sz w:val="16"/>
              </w:rPr>
              <w:t>2002</w:t>
            </w:r>
          </w:p>
        </w:tc>
        <w:tc>
          <w:tcPr>
            <w:tcW w:w="1300" w:type="dxa"/>
          </w:tcPr>
          <w:p w14:paraId="02D38365" w14:textId="77777777" w:rsidR="00BD248F" w:rsidRDefault="003040A7">
            <w:pPr>
              <w:jc w:val="right"/>
            </w:pPr>
            <w:r>
              <w:rPr>
                <w:sz w:val="16"/>
              </w:rPr>
              <w:t>51,400</w:t>
            </w:r>
          </w:p>
        </w:tc>
        <w:tc>
          <w:tcPr>
            <w:tcW w:w="1300" w:type="dxa"/>
          </w:tcPr>
          <w:p w14:paraId="07647018" w14:textId="77777777" w:rsidR="00BD248F" w:rsidRDefault="003040A7">
            <w:pPr>
              <w:jc w:val="right"/>
            </w:pPr>
            <w:r>
              <w:rPr>
                <w:sz w:val="16"/>
              </w:rPr>
              <w:t>53,728</w:t>
            </w:r>
          </w:p>
        </w:tc>
        <w:tc>
          <w:tcPr>
            <w:tcW w:w="1300" w:type="dxa"/>
          </w:tcPr>
          <w:p w14:paraId="332CF741" w14:textId="77777777" w:rsidR="00BD248F" w:rsidRDefault="003040A7">
            <w:pPr>
              <w:jc w:val="right"/>
            </w:pPr>
            <w:r>
              <w:rPr>
                <w:sz w:val="16"/>
              </w:rPr>
              <w:t>45,573</w:t>
            </w:r>
          </w:p>
        </w:tc>
        <w:tc>
          <w:tcPr>
            <w:tcW w:w="1300" w:type="dxa"/>
          </w:tcPr>
          <w:p w14:paraId="5F163B5D" w14:textId="77777777" w:rsidR="00BD248F" w:rsidRDefault="003040A7">
            <w:pPr>
              <w:jc w:val="right"/>
            </w:pPr>
            <w:r>
              <w:rPr>
                <w:sz w:val="16"/>
              </w:rPr>
              <w:t>8,155</w:t>
            </w:r>
          </w:p>
        </w:tc>
        <w:tc>
          <w:tcPr>
            <w:tcW w:w="1300" w:type="dxa"/>
          </w:tcPr>
          <w:p w14:paraId="72F049AB" w14:textId="77777777" w:rsidR="00BD248F" w:rsidRDefault="003040A7">
            <w:pPr>
              <w:jc w:val="right"/>
            </w:pPr>
            <w:r>
              <w:rPr>
                <w:sz w:val="16"/>
              </w:rPr>
              <w:t>59,555</w:t>
            </w:r>
          </w:p>
        </w:tc>
        <w:tc>
          <w:tcPr>
            <w:tcW w:w="1960" w:type="dxa"/>
          </w:tcPr>
          <w:p w14:paraId="0747166B" w14:textId="77777777" w:rsidR="00BD248F" w:rsidRDefault="003040A7">
            <w:r>
              <w:rPr>
                <w:sz w:val="16"/>
              </w:rPr>
              <w:t>ok</w:t>
            </w:r>
          </w:p>
        </w:tc>
      </w:tr>
      <w:tr w:rsidR="00BD248F" w14:paraId="2DF9E39A" w14:textId="77777777">
        <w:trPr>
          <w:jc w:val="center"/>
        </w:trPr>
        <w:tc>
          <w:tcPr>
            <w:tcW w:w="900" w:type="dxa"/>
          </w:tcPr>
          <w:p w14:paraId="526FD1CD" w14:textId="77777777" w:rsidR="00BD248F" w:rsidRDefault="003040A7">
            <w:pPr>
              <w:jc w:val="right"/>
            </w:pPr>
            <w:r>
              <w:rPr>
                <w:sz w:val="16"/>
              </w:rPr>
              <w:t>2003</w:t>
            </w:r>
          </w:p>
        </w:tc>
        <w:tc>
          <w:tcPr>
            <w:tcW w:w="1300" w:type="dxa"/>
          </w:tcPr>
          <w:p w14:paraId="26D075DF" w14:textId="77777777" w:rsidR="00BD248F" w:rsidRDefault="003040A7">
            <w:pPr>
              <w:jc w:val="right"/>
            </w:pPr>
            <w:r>
              <w:rPr>
                <w:sz w:val="16"/>
              </w:rPr>
              <w:t>69,000</w:t>
            </w:r>
          </w:p>
        </w:tc>
        <w:tc>
          <w:tcPr>
            <w:tcW w:w="1300" w:type="dxa"/>
          </w:tcPr>
          <w:p w14:paraId="2646C208" w14:textId="77777777" w:rsidR="00BD248F" w:rsidRDefault="003040A7">
            <w:pPr>
              <w:jc w:val="right"/>
            </w:pPr>
            <w:r>
              <w:rPr>
                <w:sz w:val="16"/>
              </w:rPr>
              <w:t>62,340</w:t>
            </w:r>
          </w:p>
        </w:tc>
        <w:tc>
          <w:tcPr>
            <w:tcW w:w="1300" w:type="dxa"/>
          </w:tcPr>
          <w:p w14:paraId="038E7477" w14:textId="77777777" w:rsidR="00BD248F" w:rsidRDefault="003040A7">
            <w:pPr>
              <w:jc w:val="right"/>
            </w:pPr>
            <w:r>
              <w:rPr>
                <w:sz w:val="16"/>
              </w:rPr>
              <w:t>62,077</w:t>
            </w:r>
          </w:p>
        </w:tc>
        <w:tc>
          <w:tcPr>
            <w:tcW w:w="1300" w:type="dxa"/>
          </w:tcPr>
          <w:p w14:paraId="0B16BE9E" w14:textId="77777777" w:rsidR="00BD248F" w:rsidRDefault="003040A7">
            <w:pPr>
              <w:jc w:val="right"/>
            </w:pPr>
            <w:r>
              <w:rPr>
                <w:sz w:val="16"/>
              </w:rPr>
              <w:t>263</w:t>
            </w:r>
          </w:p>
        </w:tc>
        <w:tc>
          <w:tcPr>
            <w:tcW w:w="1300" w:type="dxa"/>
          </w:tcPr>
          <w:p w14:paraId="029B6E85" w14:textId="77777777" w:rsidR="00BD248F" w:rsidRDefault="003040A7">
            <w:pPr>
              <w:jc w:val="right"/>
            </w:pPr>
            <w:r>
              <w:rPr>
                <w:sz w:val="16"/>
              </w:rPr>
              <w:t>69,263</w:t>
            </w:r>
          </w:p>
        </w:tc>
        <w:tc>
          <w:tcPr>
            <w:tcW w:w="1960" w:type="dxa"/>
          </w:tcPr>
          <w:p w14:paraId="1FEBA3DC" w14:textId="77777777" w:rsidR="00BD248F" w:rsidRDefault="003040A7">
            <w:r>
              <w:rPr>
                <w:sz w:val="16"/>
              </w:rPr>
              <w:t>ok</w:t>
            </w:r>
          </w:p>
        </w:tc>
      </w:tr>
      <w:tr w:rsidR="00BD248F" w14:paraId="4848F2BB" w14:textId="77777777">
        <w:trPr>
          <w:jc w:val="center"/>
        </w:trPr>
        <w:tc>
          <w:tcPr>
            <w:tcW w:w="900" w:type="dxa"/>
          </w:tcPr>
          <w:p w14:paraId="669D49A9" w14:textId="77777777" w:rsidR="00BD248F" w:rsidRDefault="003040A7">
            <w:pPr>
              <w:jc w:val="right"/>
            </w:pPr>
            <w:r>
              <w:rPr>
                <w:sz w:val="16"/>
              </w:rPr>
              <w:t>2004</w:t>
            </w:r>
          </w:p>
        </w:tc>
        <w:tc>
          <w:tcPr>
            <w:tcW w:w="1300" w:type="dxa"/>
          </w:tcPr>
          <w:p w14:paraId="3B1FB382" w14:textId="77777777" w:rsidR="00BD248F" w:rsidRDefault="003040A7">
            <w:pPr>
              <w:jc w:val="right"/>
            </w:pPr>
            <w:r>
              <w:rPr>
                <w:sz w:val="16"/>
              </w:rPr>
              <w:t>38,100</w:t>
            </w:r>
          </w:p>
        </w:tc>
        <w:tc>
          <w:tcPr>
            <w:tcW w:w="1300" w:type="dxa"/>
          </w:tcPr>
          <w:p w14:paraId="4A365745" w14:textId="77777777" w:rsidR="00BD248F" w:rsidRDefault="003040A7">
            <w:pPr>
              <w:jc w:val="right"/>
            </w:pPr>
            <w:r>
              <w:rPr>
                <w:sz w:val="16"/>
              </w:rPr>
              <w:t>48,301</w:t>
            </w:r>
          </w:p>
        </w:tc>
        <w:tc>
          <w:tcPr>
            <w:tcW w:w="1300" w:type="dxa"/>
          </w:tcPr>
          <w:p w14:paraId="21BED220" w14:textId="77777777" w:rsidR="00BD248F" w:rsidRDefault="003040A7">
            <w:pPr>
              <w:jc w:val="right"/>
            </w:pPr>
            <w:r>
              <w:rPr>
                <w:sz w:val="16"/>
              </w:rPr>
              <w:t>34,302</w:t>
            </w:r>
          </w:p>
        </w:tc>
        <w:tc>
          <w:tcPr>
            <w:tcW w:w="1300" w:type="dxa"/>
          </w:tcPr>
          <w:p w14:paraId="308FEA38" w14:textId="77777777" w:rsidR="00BD248F" w:rsidRDefault="003040A7">
            <w:pPr>
              <w:jc w:val="right"/>
            </w:pPr>
            <w:r>
              <w:rPr>
                <w:sz w:val="16"/>
              </w:rPr>
              <w:t>14,000</w:t>
            </w:r>
          </w:p>
        </w:tc>
        <w:tc>
          <w:tcPr>
            <w:tcW w:w="1300" w:type="dxa"/>
          </w:tcPr>
          <w:p w14:paraId="1C1942F5" w14:textId="77777777" w:rsidR="00BD248F" w:rsidRDefault="003040A7">
            <w:pPr>
              <w:jc w:val="right"/>
            </w:pPr>
            <w:r>
              <w:rPr>
                <w:sz w:val="16"/>
              </w:rPr>
              <w:t>52,100</w:t>
            </w:r>
          </w:p>
        </w:tc>
        <w:tc>
          <w:tcPr>
            <w:tcW w:w="1960" w:type="dxa"/>
          </w:tcPr>
          <w:p w14:paraId="102A77F7" w14:textId="77777777" w:rsidR="00BD248F" w:rsidRDefault="003040A7">
            <w:r>
              <w:rPr>
                <w:sz w:val="16"/>
              </w:rPr>
              <w:t>ok</w:t>
            </w:r>
          </w:p>
        </w:tc>
      </w:tr>
      <w:tr w:rsidR="00BD248F" w14:paraId="40D7B8D2" w14:textId="77777777">
        <w:trPr>
          <w:jc w:val="center"/>
        </w:trPr>
        <w:tc>
          <w:tcPr>
            <w:tcW w:w="900" w:type="dxa"/>
          </w:tcPr>
          <w:p w14:paraId="3194CC06" w14:textId="77777777" w:rsidR="00BD248F" w:rsidRDefault="003040A7">
            <w:pPr>
              <w:jc w:val="right"/>
            </w:pPr>
            <w:r>
              <w:rPr>
                <w:sz w:val="16"/>
              </w:rPr>
              <w:t>2005</w:t>
            </w:r>
          </w:p>
        </w:tc>
        <w:tc>
          <w:tcPr>
            <w:tcW w:w="1300" w:type="dxa"/>
          </w:tcPr>
          <w:p w14:paraId="3463BEB9" w14:textId="77777777" w:rsidR="00BD248F" w:rsidRDefault="003040A7">
            <w:pPr>
              <w:jc w:val="right"/>
            </w:pPr>
            <w:r>
              <w:rPr>
                <w:sz w:val="16"/>
              </w:rPr>
              <w:t>29,600</w:t>
            </w:r>
          </w:p>
        </w:tc>
        <w:tc>
          <w:tcPr>
            <w:tcW w:w="1300" w:type="dxa"/>
          </w:tcPr>
          <w:p w14:paraId="7198900D" w14:textId="77777777" w:rsidR="00BD248F" w:rsidRDefault="003040A7">
            <w:pPr>
              <w:jc w:val="right"/>
            </w:pPr>
            <w:r>
              <w:rPr>
                <w:sz w:val="16"/>
              </w:rPr>
              <w:t>40,940</w:t>
            </w:r>
          </w:p>
        </w:tc>
        <w:tc>
          <w:tcPr>
            <w:tcW w:w="1300" w:type="dxa"/>
          </w:tcPr>
          <w:p w14:paraId="04DB428E" w14:textId="77777777" w:rsidR="00BD248F" w:rsidRDefault="003040A7">
            <w:pPr>
              <w:jc w:val="right"/>
            </w:pPr>
            <w:r>
              <w:rPr>
                <w:sz w:val="16"/>
              </w:rPr>
              <w:t>26,912</w:t>
            </w:r>
          </w:p>
        </w:tc>
        <w:tc>
          <w:tcPr>
            <w:tcW w:w="1300" w:type="dxa"/>
          </w:tcPr>
          <w:p w14:paraId="6A94F090" w14:textId="77777777" w:rsidR="00BD248F" w:rsidRDefault="003040A7">
            <w:pPr>
              <w:jc w:val="right"/>
            </w:pPr>
            <w:r>
              <w:rPr>
                <w:sz w:val="16"/>
              </w:rPr>
              <w:t>14,029</w:t>
            </w:r>
          </w:p>
        </w:tc>
        <w:tc>
          <w:tcPr>
            <w:tcW w:w="1300" w:type="dxa"/>
          </w:tcPr>
          <w:p w14:paraId="6EDDC03E" w14:textId="77777777" w:rsidR="00BD248F" w:rsidRDefault="003040A7">
            <w:pPr>
              <w:jc w:val="right"/>
            </w:pPr>
            <w:r>
              <w:rPr>
                <w:sz w:val="16"/>
              </w:rPr>
              <w:t>43,629</w:t>
            </w:r>
          </w:p>
        </w:tc>
        <w:tc>
          <w:tcPr>
            <w:tcW w:w="1960" w:type="dxa"/>
          </w:tcPr>
          <w:p w14:paraId="4C24F4FF" w14:textId="77777777" w:rsidR="00BD248F" w:rsidRDefault="003040A7">
            <w:r>
              <w:rPr>
                <w:sz w:val="16"/>
              </w:rPr>
              <w:t>ok</w:t>
            </w:r>
          </w:p>
        </w:tc>
      </w:tr>
      <w:tr w:rsidR="00BD248F" w14:paraId="3F70456D" w14:textId="77777777">
        <w:trPr>
          <w:jc w:val="center"/>
        </w:trPr>
        <w:tc>
          <w:tcPr>
            <w:tcW w:w="900" w:type="dxa"/>
          </w:tcPr>
          <w:p w14:paraId="2EDA367E" w14:textId="77777777" w:rsidR="00BD248F" w:rsidRDefault="003040A7">
            <w:pPr>
              <w:jc w:val="right"/>
            </w:pPr>
            <w:r>
              <w:rPr>
                <w:sz w:val="16"/>
              </w:rPr>
              <w:t>2006</w:t>
            </w:r>
          </w:p>
        </w:tc>
        <w:tc>
          <w:tcPr>
            <w:tcW w:w="1300" w:type="dxa"/>
          </w:tcPr>
          <w:p w14:paraId="04695053" w14:textId="77777777" w:rsidR="00BD248F" w:rsidRDefault="003040A7">
            <w:pPr>
              <w:jc w:val="right"/>
            </w:pPr>
            <w:r>
              <w:rPr>
                <w:sz w:val="16"/>
              </w:rPr>
              <w:t>56,200</w:t>
            </w:r>
          </w:p>
        </w:tc>
        <w:tc>
          <w:tcPr>
            <w:tcW w:w="1300" w:type="dxa"/>
          </w:tcPr>
          <w:p w14:paraId="573B3DBE" w14:textId="77777777" w:rsidR="00BD248F" w:rsidRDefault="003040A7">
            <w:pPr>
              <w:jc w:val="right"/>
            </w:pPr>
            <w:r>
              <w:rPr>
                <w:sz w:val="16"/>
              </w:rPr>
              <w:t>—</w:t>
            </w:r>
          </w:p>
        </w:tc>
        <w:tc>
          <w:tcPr>
            <w:tcW w:w="1300" w:type="dxa"/>
          </w:tcPr>
          <w:p w14:paraId="16BC87B4" w14:textId="77777777" w:rsidR="00BD248F" w:rsidRDefault="003040A7">
            <w:pPr>
              <w:jc w:val="right"/>
            </w:pPr>
            <w:r>
              <w:rPr>
                <w:sz w:val="16"/>
              </w:rPr>
              <w:t>—</w:t>
            </w:r>
          </w:p>
        </w:tc>
        <w:tc>
          <w:tcPr>
            <w:tcW w:w="1300" w:type="dxa"/>
          </w:tcPr>
          <w:p w14:paraId="59AECA86" w14:textId="77777777" w:rsidR="00BD248F" w:rsidRDefault="003040A7">
            <w:pPr>
              <w:jc w:val="right"/>
            </w:pPr>
            <w:r>
              <w:rPr>
                <w:sz w:val="16"/>
              </w:rPr>
              <w:t>—</w:t>
            </w:r>
          </w:p>
        </w:tc>
        <w:tc>
          <w:tcPr>
            <w:tcW w:w="1300" w:type="dxa"/>
          </w:tcPr>
          <w:p w14:paraId="219C511F" w14:textId="77777777" w:rsidR="00BD248F" w:rsidRDefault="003040A7">
            <w:pPr>
              <w:jc w:val="right"/>
            </w:pPr>
            <w:r>
              <w:rPr>
                <w:sz w:val="16"/>
              </w:rPr>
              <w:t>56,200</w:t>
            </w:r>
          </w:p>
        </w:tc>
        <w:tc>
          <w:tcPr>
            <w:tcW w:w="1960" w:type="dxa"/>
          </w:tcPr>
          <w:p w14:paraId="04E0CEF5" w14:textId="77777777" w:rsidR="00BD248F" w:rsidRDefault="003040A7">
            <w:r>
              <w:rPr>
                <w:sz w:val="16"/>
              </w:rPr>
              <w:t>different_event</w:t>
            </w:r>
          </w:p>
        </w:tc>
      </w:tr>
      <w:tr w:rsidR="00BD248F" w14:paraId="2F03072D" w14:textId="77777777">
        <w:trPr>
          <w:jc w:val="center"/>
        </w:trPr>
        <w:tc>
          <w:tcPr>
            <w:tcW w:w="900" w:type="dxa"/>
          </w:tcPr>
          <w:p w14:paraId="512437D2" w14:textId="77777777" w:rsidR="00BD248F" w:rsidRDefault="003040A7">
            <w:pPr>
              <w:jc w:val="right"/>
            </w:pPr>
            <w:r>
              <w:rPr>
                <w:sz w:val="16"/>
              </w:rPr>
              <w:t>2007</w:t>
            </w:r>
          </w:p>
        </w:tc>
        <w:tc>
          <w:tcPr>
            <w:tcW w:w="1300" w:type="dxa"/>
          </w:tcPr>
          <w:p w14:paraId="757E493B" w14:textId="77777777" w:rsidR="00BD248F" w:rsidRDefault="003040A7">
            <w:pPr>
              <w:jc w:val="right"/>
            </w:pPr>
            <w:r>
              <w:rPr>
                <w:sz w:val="16"/>
              </w:rPr>
              <w:t>77,300</w:t>
            </w:r>
          </w:p>
        </w:tc>
        <w:tc>
          <w:tcPr>
            <w:tcW w:w="1300" w:type="dxa"/>
          </w:tcPr>
          <w:p w14:paraId="08CC4364" w14:textId="77777777" w:rsidR="00BD248F" w:rsidRDefault="003040A7">
            <w:pPr>
              <w:jc w:val="right"/>
            </w:pPr>
            <w:r>
              <w:rPr>
                <w:sz w:val="16"/>
              </w:rPr>
              <w:t>94,857</w:t>
            </w:r>
          </w:p>
        </w:tc>
        <w:tc>
          <w:tcPr>
            <w:tcW w:w="1300" w:type="dxa"/>
          </w:tcPr>
          <w:p w14:paraId="1F41F69F" w14:textId="77777777" w:rsidR="00BD248F" w:rsidRDefault="003040A7">
            <w:pPr>
              <w:jc w:val="right"/>
            </w:pPr>
            <w:r>
              <w:rPr>
                <w:sz w:val="16"/>
              </w:rPr>
              <w:t>70,844</w:t>
            </w:r>
          </w:p>
        </w:tc>
        <w:tc>
          <w:tcPr>
            <w:tcW w:w="1300" w:type="dxa"/>
          </w:tcPr>
          <w:p w14:paraId="409EFA71" w14:textId="77777777" w:rsidR="00BD248F" w:rsidRDefault="003040A7">
            <w:pPr>
              <w:jc w:val="right"/>
            </w:pPr>
            <w:r>
              <w:rPr>
                <w:sz w:val="16"/>
              </w:rPr>
              <w:t>24,013</w:t>
            </w:r>
          </w:p>
        </w:tc>
        <w:tc>
          <w:tcPr>
            <w:tcW w:w="1300" w:type="dxa"/>
          </w:tcPr>
          <w:p w14:paraId="2DFAA23C" w14:textId="77777777" w:rsidR="00BD248F" w:rsidRDefault="003040A7">
            <w:pPr>
              <w:jc w:val="right"/>
            </w:pPr>
            <w:r>
              <w:rPr>
                <w:sz w:val="16"/>
              </w:rPr>
              <w:t>101,313</w:t>
            </w:r>
          </w:p>
        </w:tc>
        <w:tc>
          <w:tcPr>
            <w:tcW w:w="1960" w:type="dxa"/>
          </w:tcPr>
          <w:p w14:paraId="032EA1D4" w14:textId="77777777" w:rsidR="00BD248F" w:rsidRDefault="003040A7">
            <w:r>
              <w:rPr>
                <w:sz w:val="16"/>
              </w:rPr>
              <w:t>ok</w:t>
            </w:r>
          </w:p>
        </w:tc>
      </w:tr>
      <w:tr w:rsidR="00BD248F" w14:paraId="285DC060" w14:textId="77777777">
        <w:trPr>
          <w:jc w:val="center"/>
        </w:trPr>
        <w:tc>
          <w:tcPr>
            <w:tcW w:w="900" w:type="dxa"/>
          </w:tcPr>
          <w:p w14:paraId="223715EE" w14:textId="77777777" w:rsidR="00BD248F" w:rsidRDefault="003040A7">
            <w:pPr>
              <w:jc w:val="right"/>
            </w:pPr>
            <w:r>
              <w:rPr>
                <w:sz w:val="16"/>
              </w:rPr>
              <w:t>2008</w:t>
            </w:r>
          </w:p>
        </w:tc>
        <w:tc>
          <w:tcPr>
            <w:tcW w:w="1300" w:type="dxa"/>
          </w:tcPr>
          <w:p w14:paraId="36510801" w14:textId="77777777" w:rsidR="00BD248F" w:rsidRDefault="003040A7">
            <w:pPr>
              <w:jc w:val="right"/>
            </w:pPr>
            <w:r>
              <w:rPr>
                <w:sz w:val="16"/>
              </w:rPr>
              <w:t>64,300</w:t>
            </w:r>
          </w:p>
        </w:tc>
        <w:tc>
          <w:tcPr>
            <w:tcW w:w="1300" w:type="dxa"/>
          </w:tcPr>
          <w:p w14:paraId="5DACDF36" w14:textId="77777777" w:rsidR="00BD248F" w:rsidRDefault="003040A7">
            <w:pPr>
              <w:jc w:val="right"/>
            </w:pPr>
            <w:r>
              <w:rPr>
                <w:sz w:val="16"/>
              </w:rPr>
              <w:t>61,129</w:t>
            </w:r>
          </w:p>
        </w:tc>
        <w:tc>
          <w:tcPr>
            <w:tcW w:w="1300" w:type="dxa"/>
          </w:tcPr>
          <w:p w14:paraId="4BFBF415" w14:textId="77777777" w:rsidR="00BD248F" w:rsidRDefault="003040A7">
            <w:pPr>
              <w:jc w:val="right"/>
            </w:pPr>
            <w:r>
              <w:rPr>
                <w:sz w:val="16"/>
              </w:rPr>
              <w:t>60,053</w:t>
            </w:r>
          </w:p>
        </w:tc>
        <w:tc>
          <w:tcPr>
            <w:tcW w:w="1300" w:type="dxa"/>
          </w:tcPr>
          <w:p w14:paraId="1BCF9ED3" w14:textId="77777777" w:rsidR="00BD248F" w:rsidRDefault="003040A7">
            <w:pPr>
              <w:jc w:val="right"/>
            </w:pPr>
            <w:r>
              <w:rPr>
                <w:sz w:val="16"/>
              </w:rPr>
              <w:t>1,076</w:t>
            </w:r>
          </w:p>
        </w:tc>
        <w:tc>
          <w:tcPr>
            <w:tcW w:w="1300" w:type="dxa"/>
          </w:tcPr>
          <w:p w14:paraId="070CCC4A" w14:textId="77777777" w:rsidR="00BD248F" w:rsidRDefault="003040A7">
            <w:pPr>
              <w:jc w:val="right"/>
            </w:pPr>
            <w:r>
              <w:rPr>
                <w:sz w:val="16"/>
              </w:rPr>
              <w:t>65,376</w:t>
            </w:r>
          </w:p>
        </w:tc>
        <w:tc>
          <w:tcPr>
            <w:tcW w:w="1960" w:type="dxa"/>
          </w:tcPr>
          <w:p w14:paraId="1105D8E0" w14:textId="77777777" w:rsidR="00BD248F" w:rsidRDefault="003040A7">
            <w:r>
              <w:rPr>
                <w:sz w:val="16"/>
              </w:rPr>
              <w:t>ok</w:t>
            </w:r>
          </w:p>
        </w:tc>
      </w:tr>
      <w:tr w:rsidR="00BD248F" w14:paraId="5D7513EA" w14:textId="77777777">
        <w:trPr>
          <w:jc w:val="center"/>
        </w:trPr>
        <w:tc>
          <w:tcPr>
            <w:tcW w:w="900" w:type="dxa"/>
          </w:tcPr>
          <w:p w14:paraId="2FA9E2CA" w14:textId="77777777" w:rsidR="00BD248F" w:rsidRDefault="003040A7">
            <w:pPr>
              <w:jc w:val="right"/>
            </w:pPr>
            <w:r>
              <w:rPr>
                <w:sz w:val="16"/>
              </w:rPr>
              <w:t>2009</w:t>
            </w:r>
          </w:p>
        </w:tc>
        <w:tc>
          <w:tcPr>
            <w:tcW w:w="1300" w:type="dxa"/>
          </w:tcPr>
          <w:p w14:paraId="236E36E7" w14:textId="77777777" w:rsidR="00BD248F" w:rsidRDefault="003040A7">
            <w:pPr>
              <w:jc w:val="right"/>
            </w:pPr>
            <w:r>
              <w:rPr>
                <w:sz w:val="16"/>
              </w:rPr>
              <w:t>106,000</w:t>
            </w:r>
          </w:p>
        </w:tc>
        <w:tc>
          <w:tcPr>
            <w:tcW w:w="1300" w:type="dxa"/>
          </w:tcPr>
          <w:p w14:paraId="563CF563" w14:textId="77777777" w:rsidR="00BD248F" w:rsidRDefault="003040A7">
            <w:pPr>
              <w:jc w:val="right"/>
            </w:pPr>
            <w:r>
              <w:rPr>
                <w:sz w:val="16"/>
              </w:rPr>
              <w:t>81,855</w:t>
            </w:r>
          </w:p>
        </w:tc>
        <w:tc>
          <w:tcPr>
            <w:tcW w:w="1300" w:type="dxa"/>
          </w:tcPr>
          <w:p w14:paraId="7B9EBD04" w14:textId="77777777" w:rsidR="00BD248F" w:rsidRDefault="003040A7">
            <w:pPr>
              <w:jc w:val="right"/>
            </w:pPr>
            <w:r>
              <w:rPr>
                <w:sz w:val="16"/>
              </w:rPr>
              <w:t>81,470</w:t>
            </w:r>
          </w:p>
        </w:tc>
        <w:tc>
          <w:tcPr>
            <w:tcW w:w="1300" w:type="dxa"/>
          </w:tcPr>
          <w:p w14:paraId="13C62B6E" w14:textId="77777777" w:rsidR="00BD248F" w:rsidRDefault="003040A7">
            <w:pPr>
              <w:jc w:val="right"/>
            </w:pPr>
            <w:r>
              <w:rPr>
                <w:sz w:val="16"/>
              </w:rPr>
              <w:t>385</w:t>
            </w:r>
          </w:p>
        </w:tc>
        <w:tc>
          <w:tcPr>
            <w:tcW w:w="1300" w:type="dxa"/>
          </w:tcPr>
          <w:p w14:paraId="347CE0DF" w14:textId="77777777" w:rsidR="00BD248F" w:rsidRDefault="003040A7">
            <w:pPr>
              <w:jc w:val="right"/>
            </w:pPr>
            <w:r>
              <w:rPr>
                <w:sz w:val="16"/>
              </w:rPr>
              <w:t>106,385</w:t>
            </w:r>
          </w:p>
        </w:tc>
        <w:tc>
          <w:tcPr>
            <w:tcW w:w="1960" w:type="dxa"/>
          </w:tcPr>
          <w:p w14:paraId="35CB908C" w14:textId="77777777" w:rsidR="00BD248F" w:rsidRDefault="003040A7">
            <w:r>
              <w:rPr>
                <w:sz w:val="16"/>
              </w:rPr>
              <w:t>ok</w:t>
            </w:r>
          </w:p>
        </w:tc>
      </w:tr>
      <w:tr w:rsidR="00BD248F" w14:paraId="604C7B15" w14:textId="77777777">
        <w:trPr>
          <w:jc w:val="center"/>
        </w:trPr>
        <w:tc>
          <w:tcPr>
            <w:tcW w:w="900" w:type="dxa"/>
          </w:tcPr>
          <w:p w14:paraId="6F89D5AA" w14:textId="77777777" w:rsidR="00BD248F" w:rsidRDefault="003040A7">
            <w:pPr>
              <w:jc w:val="right"/>
            </w:pPr>
            <w:r>
              <w:rPr>
                <w:sz w:val="16"/>
              </w:rPr>
              <w:t>2010</w:t>
            </w:r>
          </w:p>
        </w:tc>
        <w:tc>
          <w:tcPr>
            <w:tcW w:w="1300" w:type="dxa"/>
          </w:tcPr>
          <w:p w14:paraId="15D6DCE9" w14:textId="77777777" w:rsidR="00BD248F" w:rsidRDefault="003040A7">
            <w:pPr>
              <w:jc w:val="right"/>
            </w:pPr>
            <w:r>
              <w:rPr>
                <w:sz w:val="16"/>
              </w:rPr>
              <w:t>20,900</w:t>
            </w:r>
          </w:p>
        </w:tc>
        <w:tc>
          <w:tcPr>
            <w:tcW w:w="1300" w:type="dxa"/>
          </w:tcPr>
          <w:p w14:paraId="6EE59DC0" w14:textId="77777777" w:rsidR="00BD248F" w:rsidRDefault="003040A7">
            <w:pPr>
              <w:jc w:val="right"/>
            </w:pPr>
            <w:r>
              <w:rPr>
                <w:sz w:val="16"/>
              </w:rPr>
              <w:t>26,302</w:t>
            </w:r>
          </w:p>
        </w:tc>
        <w:tc>
          <w:tcPr>
            <w:tcW w:w="1300" w:type="dxa"/>
          </w:tcPr>
          <w:p w14:paraId="79E1B70C" w14:textId="77777777" w:rsidR="00BD248F" w:rsidRDefault="003040A7">
            <w:pPr>
              <w:jc w:val="right"/>
            </w:pPr>
            <w:r>
              <w:rPr>
                <w:sz w:val="16"/>
              </w:rPr>
              <w:t>15,335</w:t>
            </w:r>
          </w:p>
        </w:tc>
        <w:tc>
          <w:tcPr>
            <w:tcW w:w="1300" w:type="dxa"/>
          </w:tcPr>
          <w:p w14:paraId="63384191" w14:textId="77777777" w:rsidR="00BD248F" w:rsidRDefault="003040A7">
            <w:pPr>
              <w:jc w:val="right"/>
            </w:pPr>
            <w:r>
              <w:rPr>
                <w:sz w:val="16"/>
              </w:rPr>
              <w:t>10,966</w:t>
            </w:r>
          </w:p>
        </w:tc>
        <w:tc>
          <w:tcPr>
            <w:tcW w:w="1300" w:type="dxa"/>
          </w:tcPr>
          <w:p w14:paraId="00383B69" w14:textId="77777777" w:rsidR="00BD248F" w:rsidRDefault="003040A7">
            <w:pPr>
              <w:jc w:val="right"/>
            </w:pPr>
            <w:r>
              <w:rPr>
                <w:sz w:val="16"/>
              </w:rPr>
              <w:t>31,866</w:t>
            </w:r>
          </w:p>
        </w:tc>
        <w:tc>
          <w:tcPr>
            <w:tcW w:w="1960" w:type="dxa"/>
          </w:tcPr>
          <w:p w14:paraId="084BD58F" w14:textId="77777777" w:rsidR="00BD248F" w:rsidRDefault="003040A7">
            <w:r>
              <w:rPr>
                <w:sz w:val="16"/>
              </w:rPr>
              <w:t>ok</w:t>
            </w:r>
          </w:p>
        </w:tc>
      </w:tr>
      <w:tr w:rsidR="00BD248F" w14:paraId="76C0A1A9" w14:textId="77777777">
        <w:trPr>
          <w:jc w:val="center"/>
        </w:trPr>
        <w:tc>
          <w:tcPr>
            <w:tcW w:w="900" w:type="dxa"/>
          </w:tcPr>
          <w:p w14:paraId="711ABC51" w14:textId="77777777" w:rsidR="00BD248F" w:rsidRDefault="003040A7">
            <w:pPr>
              <w:jc w:val="right"/>
            </w:pPr>
            <w:r>
              <w:rPr>
                <w:sz w:val="16"/>
              </w:rPr>
              <w:t>2011</w:t>
            </w:r>
          </w:p>
        </w:tc>
        <w:tc>
          <w:tcPr>
            <w:tcW w:w="1300" w:type="dxa"/>
          </w:tcPr>
          <w:p w14:paraId="29B76F54" w14:textId="77777777" w:rsidR="00BD248F" w:rsidRDefault="003040A7">
            <w:pPr>
              <w:jc w:val="right"/>
            </w:pPr>
            <w:r>
              <w:rPr>
                <w:sz w:val="16"/>
              </w:rPr>
              <w:t>45,300</w:t>
            </w:r>
          </w:p>
        </w:tc>
        <w:tc>
          <w:tcPr>
            <w:tcW w:w="1300" w:type="dxa"/>
          </w:tcPr>
          <w:p w14:paraId="7D36C5C0" w14:textId="77777777" w:rsidR="00BD248F" w:rsidRDefault="003040A7">
            <w:pPr>
              <w:jc w:val="right"/>
            </w:pPr>
            <w:r>
              <w:rPr>
                <w:sz w:val="16"/>
              </w:rPr>
              <w:t>44,599</w:t>
            </w:r>
          </w:p>
        </w:tc>
        <w:tc>
          <w:tcPr>
            <w:tcW w:w="1300" w:type="dxa"/>
          </w:tcPr>
          <w:p w14:paraId="394D4798" w14:textId="77777777" w:rsidR="00BD248F" w:rsidRDefault="003040A7">
            <w:pPr>
              <w:jc w:val="right"/>
            </w:pPr>
            <w:r>
              <w:rPr>
                <w:sz w:val="16"/>
              </w:rPr>
              <w:t>30,599</w:t>
            </w:r>
          </w:p>
        </w:tc>
        <w:tc>
          <w:tcPr>
            <w:tcW w:w="1300" w:type="dxa"/>
          </w:tcPr>
          <w:p w14:paraId="64C05AF9" w14:textId="77777777" w:rsidR="00BD248F" w:rsidRDefault="003040A7">
            <w:pPr>
              <w:jc w:val="right"/>
            </w:pPr>
            <w:r>
              <w:rPr>
                <w:sz w:val="16"/>
              </w:rPr>
              <w:t>14,000</w:t>
            </w:r>
          </w:p>
        </w:tc>
        <w:tc>
          <w:tcPr>
            <w:tcW w:w="1300" w:type="dxa"/>
          </w:tcPr>
          <w:p w14:paraId="426EEA9C" w14:textId="77777777" w:rsidR="00BD248F" w:rsidRDefault="003040A7">
            <w:pPr>
              <w:jc w:val="right"/>
            </w:pPr>
            <w:r>
              <w:rPr>
                <w:sz w:val="16"/>
              </w:rPr>
              <w:t>59,300</w:t>
            </w:r>
          </w:p>
        </w:tc>
        <w:tc>
          <w:tcPr>
            <w:tcW w:w="1960" w:type="dxa"/>
          </w:tcPr>
          <w:p w14:paraId="342B2895" w14:textId="77777777" w:rsidR="00BD248F" w:rsidRDefault="003040A7">
            <w:r>
              <w:rPr>
                <w:sz w:val="16"/>
              </w:rPr>
              <w:t>ok</w:t>
            </w:r>
          </w:p>
        </w:tc>
      </w:tr>
      <w:tr w:rsidR="00BD248F" w14:paraId="362E6AA2" w14:textId="77777777">
        <w:trPr>
          <w:jc w:val="center"/>
        </w:trPr>
        <w:tc>
          <w:tcPr>
            <w:tcW w:w="900" w:type="dxa"/>
          </w:tcPr>
          <w:p w14:paraId="5706BFD0" w14:textId="77777777" w:rsidR="00BD248F" w:rsidRDefault="003040A7">
            <w:pPr>
              <w:jc w:val="right"/>
            </w:pPr>
            <w:r>
              <w:rPr>
                <w:sz w:val="16"/>
              </w:rPr>
              <w:t>2012</w:t>
            </w:r>
          </w:p>
        </w:tc>
        <w:tc>
          <w:tcPr>
            <w:tcW w:w="1300" w:type="dxa"/>
          </w:tcPr>
          <w:p w14:paraId="38F96C4C" w14:textId="77777777" w:rsidR="00BD248F" w:rsidRDefault="003040A7">
            <w:pPr>
              <w:jc w:val="right"/>
            </w:pPr>
            <w:r>
              <w:rPr>
                <w:sz w:val="16"/>
              </w:rPr>
              <w:t>36,900</w:t>
            </w:r>
          </w:p>
        </w:tc>
        <w:tc>
          <w:tcPr>
            <w:tcW w:w="1300" w:type="dxa"/>
          </w:tcPr>
          <w:p w14:paraId="53BC825D" w14:textId="77777777" w:rsidR="00BD248F" w:rsidRDefault="003040A7">
            <w:pPr>
              <w:jc w:val="right"/>
            </w:pPr>
            <w:r>
              <w:rPr>
                <w:sz w:val="16"/>
              </w:rPr>
              <w:t>38,920</w:t>
            </w:r>
          </w:p>
        </w:tc>
        <w:tc>
          <w:tcPr>
            <w:tcW w:w="1300" w:type="dxa"/>
          </w:tcPr>
          <w:p w14:paraId="01E21310" w14:textId="77777777" w:rsidR="00BD248F" w:rsidRDefault="003040A7">
            <w:pPr>
              <w:jc w:val="right"/>
            </w:pPr>
            <w:r>
              <w:rPr>
                <w:sz w:val="16"/>
              </w:rPr>
              <w:t>24,921</w:t>
            </w:r>
          </w:p>
        </w:tc>
        <w:tc>
          <w:tcPr>
            <w:tcW w:w="1300" w:type="dxa"/>
          </w:tcPr>
          <w:p w14:paraId="59020828" w14:textId="77777777" w:rsidR="00BD248F" w:rsidRDefault="003040A7">
            <w:pPr>
              <w:jc w:val="right"/>
            </w:pPr>
            <w:r>
              <w:rPr>
                <w:sz w:val="16"/>
              </w:rPr>
              <w:t>13,999</w:t>
            </w:r>
          </w:p>
        </w:tc>
        <w:tc>
          <w:tcPr>
            <w:tcW w:w="1300" w:type="dxa"/>
          </w:tcPr>
          <w:p w14:paraId="3DFFBAFA" w14:textId="77777777" w:rsidR="00BD248F" w:rsidRDefault="003040A7">
            <w:pPr>
              <w:jc w:val="right"/>
            </w:pPr>
            <w:r>
              <w:rPr>
                <w:sz w:val="16"/>
              </w:rPr>
              <w:t>50,899</w:t>
            </w:r>
          </w:p>
        </w:tc>
        <w:tc>
          <w:tcPr>
            <w:tcW w:w="1960" w:type="dxa"/>
          </w:tcPr>
          <w:p w14:paraId="16B4EE80" w14:textId="77777777" w:rsidR="00BD248F" w:rsidRDefault="003040A7">
            <w:r>
              <w:rPr>
                <w:sz w:val="16"/>
              </w:rPr>
              <w:t>ok</w:t>
            </w:r>
          </w:p>
        </w:tc>
      </w:tr>
      <w:tr w:rsidR="00BD248F" w14:paraId="29B08C50" w14:textId="77777777">
        <w:trPr>
          <w:jc w:val="center"/>
        </w:trPr>
        <w:tc>
          <w:tcPr>
            <w:tcW w:w="900" w:type="dxa"/>
          </w:tcPr>
          <w:p w14:paraId="2DBDA34B" w14:textId="77777777" w:rsidR="00BD248F" w:rsidRDefault="003040A7">
            <w:pPr>
              <w:jc w:val="right"/>
            </w:pPr>
            <w:r>
              <w:rPr>
                <w:sz w:val="16"/>
              </w:rPr>
              <w:t>2013</w:t>
            </w:r>
          </w:p>
        </w:tc>
        <w:tc>
          <w:tcPr>
            <w:tcW w:w="1300" w:type="dxa"/>
          </w:tcPr>
          <w:p w14:paraId="5F2E30F0" w14:textId="77777777" w:rsidR="00BD248F" w:rsidRDefault="003040A7">
            <w:pPr>
              <w:jc w:val="right"/>
            </w:pPr>
            <w:r>
              <w:rPr>
                <w:sz w:val="16"/>
              </w:rPr>
              <w:t>47,000</w:t>
            </w:r>
          </w:p>
        </w:tc>
        <w:tc>
          <w:tcPr>
            <w:tcW w:w="1300" w:type="dxa"/>
          </w:tcPr>
          <w:p w14:paraId="0A1845FA" w14:textId="77777777" w:rsidR="00BD248F" w:rsidRDefault="003040A7">
            <w:pPr>
              <w:jc w:val="right"/>
            </w:pPr>
            <w:r>
              <w:rPr>
                <w:sz w:val="16"/>
              </w:rPr>
              <w:t>51,961</w:t>
            </w:r>
          </w:p>
        </w:tc>
        <w:tc>
          <w:tcPr>
            <w:tcW w:w="1300" w:type="dxa"/>
          </w:tcPr>
          <w:p w14:paraId="604132AD" w14:textId="77777777" w:rsidR="00BD248F" w:rsidRDefault="003040A7">
            <w:pPr>
              <w:jc w:val="right"/>
            </w:pPr>
            <w:r>
              <w:rPr>
                <w:sz w:val="16"/>
              </w:rPr>
              <w:t>37,704</w:t>
            </w:r>
          </w:p>
        </w:tc>
        <w:tc>
          <w:tcPr>
            <w:tcW w:w="1300" w:type="dxa"/>
          </w:tcPr>
          <w:p w14:paraId="40421327" w14:textId="77777777" w:rsidR="00BD248F" w:rsidRDefault="003040A7">
            <w:pPr>
              <w:jc w:val="right"/>
            </w:pPr>
            <w:r>
              <w:rPr>
                <w:sz w:val="16"/>
              </w:rPr>
              <w:t>14,257</w:t>
            </w:r>
          </w:p>
        </w:tc>
        <w:tc>
          <w:tcPr>
            <w:tcW w:w="1300" w:type="dxa"/>
          </w:tcPr>
          <w:p w14:paraId="41E5A61F" w14:textId="77777777" w:rsidR="00BD248F" w:rsidRDefault="003040A7">
            <w:pPr>
              <w:jc w:val="right"/>
            </w:pPr>
            <w:r>
              <w:rPr>
                <w:sz w:val="16"/>
              </w:rPr>
              <w:t>61,257</w:t>
            </w:r>
          </w:p>
        </w:tc>
        <w:tc>
          <w:tcPr>
            <w:tcW w:w="1960" w:type="dxa"/>
          </w:tcPr>
          <w:p w14:paraId="2222BCC5" w14:textId="77777777" w:rsidR="00BD248F" w:rsidRDefault="003040A7">
            <w:r>
              <w:rPr>
                <w:sz w:val="16"/>
              </w:rPr>
              <w:t>reg_over_unreg</w:t>
            </w:r>
          </w:p>
        </w:tc>
      </w:tr>
      <w:tr w:rsidR="00BD248F" w14:paraId="7EBAF0F2" w14:textId="77777777">
        <w:trPr>
          <w:jc w:val="center"/>
        </w:trPr>
        <w:tc>
          <w:tcPr>
            <w:tcW w:w="900" w:type="dxa"/>
          </w:tcPr>
          <w:p w14:paraId="75039C1F" w14:textId="77777777" w:rsidR="00BD248F" w:rsidRDefault="003040A7">
            <w:pPr>
              <w:jc w:val="right"/>
            </w:pPr>
            <w:r>
              <w:rPr>
                <w:sz w:val="16"/>
              </w:rPr>
              <w:t>2014</w:t>
            </w:r>
          </w:p>
        </w:tc>
        <w:tc>
          <w:tcPr>
            <w:tcW w:w="1300" w:type="dxa"/>
          </w:tcPr>
          <w:p w14:paraId="268940E8" w14:textId="77777777" w:rsidR="00BD248F" w:rsidRDefault="003040A7">
            <w:pPr>
              <w:jc w:val="right"/>
            </w:pPr>
            <w:r>
              <w:rPr>
                <w:sz w:val="16"/>
              </w:rPr>
              <w:t>32,300</w:t>
            </w:r>
          </w:p>
        </w:tc>
        <w:tc>
          <w:tcPr>
            <w:tcW w:w="1300" w:type="dxa"/>
          </w:tcPr>
          <w:p w14:paraId="7A8BD0A1" w14:textId="77777777" w:rsidR="00BD248F" w:rsidRDefault="003040A7">
            <w:pPr>
              <w:jc w:val="right"/>
            </w:pPr>
            <w:r>
              <w:rPr>
                <w:sz w:val="16"/>
              </w:rPr>
              <w:t>43,271</w:t>
            </w:r>
          </w:p>
        </w:tc>
        <w:tc>
          <w:tcPr>
            <w:tcW w:w="1300" w:type="dxa"/>
          </w:tcPr>
          <w:p w14:paraId="60CFB436" w14:textId="77777777" w:rsidR="00BD248F" w:rsidRDefault="003040A7">
            <w:pPr>
              <w:jc w:val="right"/>
            </w:pPr>
            <w:r>
              <w:rPr>
                <w:sz w:val="16"/>
              </w:rPr>
              <w:t>29,271</w:t>
            </w:r>
          </w:p>
        </w:tc>
        <w:tc>
          <w:tcPr>
            <w:tcW w:w="1300" w:type="dxa"/>
          </w:tcPr>
          <w:p w14:paraId="1B41620C" w14:textId="77777777" w:rsidR="00BD248F" w:rsidRDefault="003040A7">
            <w:pPr>
              <w:jc w:val="right"/>
            </w:pPr>
            <w:r>
              <w:rPr>
                <w:sz w:val="16"/>
              </w:rPr>
              <w:t>14,000</w:t>
            </w:r>
          </w:p>
        </w:tc>
        <w:tc>
          <w:tcPr>
            <w:tcW w:w="1300" w:type="dxa"/>
          </w:tcPr>
          <w:p w14:paraId="365B2573" w14:textId="77777777" w:rsidR="00BD248F" w:rsidRDefault="003040A7">
            <w:pPr>
              <w:jc w:val="right"/>
            </w:pPr>
            <w:r>
              <w:rPr>
                <w:sz w:val="16"/>
              </w:rPr>
              <w:t>46,300</w:t>
            </w:r>
          </w:p>
        </w:tc>
        <w:tc>
          <w:tcPr>
            <w:tcW w:w="1960" w:type="dxa"/>
          </w:tcPr>
          <w:p w14:paraId="61B8845E" w14:textId="77777777" w:rsidR="00BD248F" w:rsidRDefault="003040A7">
            <w:r>
              <w:rPr>
                <w:sz w:val="16"/>
              </w:rPr>
              <w:t>ok</w:t>
            </w:r>
          </w:p>
        </w:tc>
      </w:tr>
      <w:tr w:rsidR="00BD248F" w14:paraId="29C2A9B8" w14:textId="77777777">
        <w:trPr>
          <w:jc w:val="center"/>
        </w:trPr>
        <w:tc>
          <w:tcPr>
            <w:tcW w:w="900" w:type="dxa"/>
          </w:tcPr>
          <w:p w14:paraId="64BA7C35" w14:textId="77777777" w:rsidR="00BD248F" w:rsidRDefault="003040A7">
            <w:pPr>
              <w:jc w:val="right"/>
            </w:pPr>
            <w:r>
              <w:rPr>
                <w:sz w:val="16"/>
              </w:rPr>
              <w:t>2015</w:t>
            </w:r>
          </w:p>
        </w:tc>
        <w:tc>
          <w:tcPr>
            <w:tcW w:w="1300" w:type="dxa"/>
          </w:tcPr>
          <w:p w14:paraId="613BE6AD" w14:textId="77777777" w:rsidR="00BD248F" w:rsidRDefault="003040A7">
            <w:pPr>
              <w:jc w:val="right"/>
            </w:pPr>
            <w:r>
              <w:rPr>
                <w:sz w:val="16"/>
              </w:rPr>
              <w:t>38,500</w:t>
            </w:r>
          </w:p>
        </w:tc>
        <w:tc>
          <w:tcPr>
            <w:tcW w:w="1300" w:type="dxa"/>
          </w:tcPr>
          <w:p w14:paraId="520D6A7D" w14:textId="77777777" w:rsidR="00BD248F" w:rsidRDefault="003040A7">
            <w:pPr>
              <w:jc w:val="right"/>
            </w:pPr>
            <w:r>
              <w:rPr>
                <w:sz w:val="16"/>
              </w:rPr>
              <w:t>45,556</w:t>
            </w:r>
          </w:p>
        </w:tc>
        <w:tc>
          <w:tcPr>
            <w:tcW w:w="1300" w:type="dxa"/>
          </w:tcPr>
          <w:p w14:paraId="67BB2FF9" w14:textId="77777777" w:rsidR="00BD248F" w:rsidRDefault="003040A7">
            <w:pPr>
              <w:jc w:val="right"/>
            </w:pPr>
            <w:r>
              <w:rPr>
                <w:sz w:val="16"/>
              </w:rPr>
              <w:t>31,552</w:t>
            </w:r>
          </w:p>
        </w:tc>
        <w:tc>
          <w:tcPr>
            <w:tcW w:w="1300" w:type="dxa"/>
          </w:tcPr>
          <w:p w14:paraId="132C593F" w14:textId="77777777" w:rsidR="00BD248F" w:rsidRDefault="003040A7">
            <w:pPr>
              <w:jc w:val="right"/>
            </w:pPr>
            <w:r>
              <w:rPr>
                <w:sz w:val="16"/>
              </w:rPr>
              <w:t>14,004</w:t>
            </w:r>
          </w:p>
        </w:tc>
        <w:tc>
          <w:tcPr>
            <w:tcW w:w="1300" w:type="dxa"/>
          </w:tcPr>
          <w:p w14:paraId="27688E0B" w14:textId="77777777" w:rsidR="00BD248F" w:rsidRDefault="003040A7">
            <w:pPr>
              <w:jc w:val="right"/>
            </w:pPr>
            <w:r>
              <w:rPr>
                <w:sz w:val="16"/>
              </w:rPr>
              <w:t>52,504</w:t>
            </w:r>
          </w:p>
        </w:tc>
        <w:tc>
          <w:tcPr>
            <w:tcW w:w="1960" w:type="dxa"/>
          </w:tcPr>
          <w:p w14:paraId="711E12C3" w14:textId="77777777" w:rsidR="00BD248F" w:rsidRDefault="003040A7">
            <w:r>
              <w:rPr>
                <w:sz w:val="16"/>
              </w:rPr>
              <w:t>ok</w:t>
            </w:r>
          </w:p>
        </w:tc>
      </w:tr>
      <w:tr w:rsidR="00BD248F" w14:paraId="4A53FB99" w14:textId="77777777">
        <w:trPr>
          <w:jc w:val="center"/>
        </w:trPr>
        <w:tc>
          <w:tcPr>
            <w:tcW w:w="900" w:type="dxa"/>
          </w:tcPr>
          <w:p w14:paraId="2BF5BA75" w14:textId="77777777" w:rsidR="00BD248F" w:rsidRDefault="003040A7">
            <w:pPr>
              <w:jc w:val="right"/>
            </w:pPr>
            <w:r>
              <w:rPr>
                <w:sz w:val="16"/>
              </w:rPr>
              <w:t>2016</w:t>
            </w:r>
          </w:p>
        </w:tc>
        <w:tc>
          <w:tcPr>
            <w:tcW w:w="1300" w:type="dxa"/>
          </w:tcPr>
          <w:p w14:paraId="0CFEE057" w14:textId="77777777" w:rsidR="00BD248F" w:rsidRDefault="003040A7">
            <w:pPr>
              <w:jc w:val="right"/>
            </w:pPr>
            <w:r>
              <w:rPr>
                <w:sz w:val="16"/>
              </w:rPr>
              <w:t>83,700</w:t>
            </w:r>
          </w:p>
        </w:tc>
        <w:tc>
          <w:tcPr>
            <w:tcW w:w="1300" w:type="dxa"/>
          </w:tcPr>
          <w:p w14:paraId="28F1282C" w14:textId="77777777" w:rsidR="00BD248F" w:rsidRDefault="003040A7">
            <w:pPr>
              <w:jc w:val="right"/>
            </w:pPr>
            <w:r>
              <w:rPr>
                <w:sz w:val="16"/>
              </w:rPr>
              <w:t>81,000</w:t>
            </w:r>
          </w:p>
        </w:tc>
        <w:tc>
          <w:tcPr>
            <w:tcW w:w="1300" w:type="dxa"/>
          </w:tcPr>
          <w:p w14:paraId="469EED29" w14:textId="77777777" w:rsidR="00BD248F" w:rsidRDefault="003040A7">
            <w:pPr>
              <w:jc w:val="right"/>
            </w:pPr>
            <w:r>
              <w:rPr>
                <w:sz w:val="16"/>
              </w:rPr>
              <w:t>80,324</w:t>
            </w:r>
          </w:p>
        </w:tc>
        <w:tc>
          <w:tcPr>
            <w:tcW w:w="1300" w:type="dxa"/>
          </w:tcPr>
          <w:p w14:paraId="59FD1B2E" w14:textId="77777777" w:rsidR="00BD248F" w:rsidRDefault="003040A7">
            <w:pPr>
              <w:jc w:val="right"/>
            </w:pPr>
            <w:r>
              <w:rPr>
                <w:sz w:val="16"/>
              </w:rPr>
              <w:t>675</w:t>
            </w:r>
          </w:p>
        </w:tc>
        <w:tc>
          <w:tcPr>
            <w:tcW w:w="1300" w:type="dxa"/>
          </w:tcPr>
          <w:p w14:paraId="5E089305" w14:textId="77777777" w:rsidR="00BD248F" w:rsidRDefault="003040A7">
            <w:pPr>
              <w:jc w:val="right"/>
            </w:pPr>
            <w:r>
              <w:rPr>
                <w:sz w:val="16"/>
              </w:rPr>
              <w:t>84,375</w:t>
            </w:r>
          </w:p>
        </w:tc>
        <w:tc>
          <w:tcPr>
            <w:tcW w:w="1960" w:type="dxa"/>
          </w:tcPr>
          <w:p w14:paraId="09FD0275" w14:textId="77777777" w:rsidR="00BD248F" w:rsidRDefault="003040A7">
            <w:r>
              <w:rPr>
                <w:sz w:val="16"/>
              </w:rPr>
              <w:t>ok</w:t>
            </w:r>
          </w:p>
        </w:tc>
      </w:tr>
      <w:tr w:rsidR="00BD248F" w14:paraId="10DE921F" w14:textId="77777777">
        <w:trPr>
          <w:jc w:val="center"/>
        </w:trPr>
        <w:tc>
          <w:tcPr>
            <w:tcW w:w="900" w:type="dxa"/>
          </w:tcPr>
          <w:p w14:paraId="12E80629" w14:textId="77777777" w:rsidR="00BD248F" w:rsidRDefault="003040A7">
            <w:pPr>
              <w:jc w:val="right"/>
            </w:pPr>
            <w:r>
              <w:rPr>
                <w:sz w:val="16"/>
              </w:rPr>
              <w:t>2017</w:t>
            </w:r>
          </w:p>
        </w:tc>
        <w:tc>
          <w:tcPr>
            <w:tcW w:w="1300" w:type="dxa"/>
          </w:tcPr>
          <w:p w14:paraId="6A4103BF" w14:textId="77777777" w:rsidR="00BD248F" w:rsidRDefault="003040A7">
            <w:pPr>
              <w:jc w:val="right"/>
            </w:pPr>
            <w:r>
              <w:rPr>
                <w:sz w:val="16"/>
              </w:rPr>
              <w:t>40,000</w:t>
            </w:r>
          </w:p>
        </w:tc>
        <w:tc>
          <w:tcPr>
            <w:tcW w:w="1300" w:type="dxa"/>
          </w:tcPr>
          <w:p w14:paraId="5B39A0B5" w14:textId="77777777" w:rsidR="00BD248F" w:rsidRDefault="003040A7">
            <w:pPr>
              <w:jc w:val="right"/>
            </w:pPr>
            <w:r>
              <w:rPr>
                <w:sz w:val="16"/>
              </w:rPr>
              <w:t>51,716</w:t>
            </w:r>
          </w:p>
        </w:tc>
        <w:tc>
          <w:tcPr>
            <w:tcW w:w="1300" w:type="dxa"/>
          </w:tcPr>
          <w:p w14:paraId="4CD7364A" w14:textId="77777777" w:rsidR="00BD248F" w:rsidRDefault="003040A7">
            <w:pPr>
              <w:jc w:val="right"/>
            </w:pPr>
            <w:r>
              <w:rPr>
                <w:sz w:val="16"/>
              </w:rPr>
              <w:t>39,201</w:t>
            </w:r>
          </w:p>
        </w:tc>
        <w:tc>
          <w:tcPr>
            <w:tcW w:w="1300" w:type="dxa"/>
          </w:tcPr>
          <w:p w14:paraId="774A9C5B" w14:textId="77777777" w:rsidR="00BD248F" w:rsidRDefault="003040A7">
            <w:pPr>
              <w:jc w:val="right"/>
            </w:pPr>
            <w:r>
              <w:rPr>
                <w:sz w:val="16"/>
              </w:rPr>
              <w:t>12,515</w:t>
            </w:r>
          </w:p>
        </w:tc>
        <w:tc>
          <w:tcPr>
            <w:tcW w:w="1300" w:type="dxa"/>
          </w:tcPr>
          <w:p w14:paraId="045D4958" w14:textId="77777777" w:rsidR="00BD248F" w:rsidRDefault="003040A7">
            <w:pPr>
              <w:jc w:val="right"/>
            </w:pPr>
            <w:r>
              <w:rPr>
                <w:sz w:val="16"/>
              </w:rPr>
              <w:t>52,515</w:t>
            </w:r>
          </w:p>
        </w:tc>
        <w:tc>
          <w:tcPr>
            <w:tcW w:w="1960" w:type="dxa"/>
          </w:tcPr>
          <w:p w14:paraId="09D3793B" w14:textId="77777777" w:rsidR="00BD248F" w:rsidRDefault="003040A7">
            <w:r>
              <w:rPr>
                <w:sz w:val="16"/>
              </w:rPr>
              <w:t>ok</w:t>
            </w:r>
          </w:p>
        </w:tc>
      </w:tr>
      <w:tr w:rsidR="00BD248F" w14:paraId="7F4397F2" w14:textId="77777777">
        <w:trPr>
          <w:jc w:val="center"/>
        </w:trPr>
        <w:tc>
          <w:tcPr>
            <w:tcW w:w="900" w:type="dxa"/>
          </w:tcPr>
          <w:p w14:paraId="45985FE4" w14:textId="77777777" w:rsidR="00BD248F" w:rsidRDefault="003040A7">
            <w:pPr>
              <w:jc w:val="right"/>
            </w:pPr>
            <w:r>
              <w:rPr>
                <w:sz w:val="16"/>
              </w:rPr>
              <w:t>2018</w:t>
            </w:r>
          </w:p>
        </w:tc>
        <w:tc>
          <w:tcPr>
            <w:tcW w:w="1300" w:type="dxa"/>
          </w:tcPr>
          <w:p w14:paraId="01A38340" w14:textId="77777777" w:rsidR="00BD248F" w:rsidRDefault="003040A7">
            <w:pPr>
              <w:jc w:val="right"/>
            </w:pPr>
            <w:r>
              <w:rPr>
                <w:sz w:val="16"/>
              </w:rPr>
              <w:t>35,100</w:t>
            </w:r>
          </w:p>
        </w:tc>
        <w:tc>
          <w:tcPr>
            <w:tcW w:w="1300" w:type="dxa"/>
          </w:tcPr>
          <w:p w14:paraId="78EEE46C" w14:textId="77777777" w:rsidR="00BD248F" w:rsidRDefault="003040A7">
            <w:pPr>
              <w:jc w:val="right"/>
            </w:pPr>
            <w:r>
              <w:rPr>
                <w:sz w:val="16"/>
              </w:rPr>
              <w:t>45,514</w:t>
            </w:r>
          </w:p>
        </w:tc>
        <w:tc>
          <w:tcPr>
            <w:tcW w:w="1300" w:type="dxa"/>
          </w:tcPr>
          <w:p w14:paraId="7FBDE996" w14:textId="77777777" w:rsidR="00BD248F" w:rsidRDefault="003040A7">
            <w:pPr>
              <w:jc w:val="right"/>
            </w:pPr>
            <w:r>
              <w:rPr>
                <w:sz w:val="16"/>
              </w:rPr>
              <w:t>31,518</w:t>
            </w:r>
          </w:p>
        </w:tc>
        <w:tc>
          <w:tcPr>
            <w:tcW w:w="1300" w:type="dxa"/>
          </w:tcPr>
          <w:p w14:paraId="33B70984" w14:textId="77777777" w:rsidR="00BD248F" w:rsidRDefault="003040A7">
            <w:pPr>
              <w:jc w:val="right"/>
            </w:pPr>
            <w:r>
              <w:rPr>
                <w:sz w:val="16"/>
              </w:rPr>
              <w:t>13,996</w:t>
            </w:r>
          </w:p>
        </w:tc>
        <w:tc>
          <w:tcPr>
            <w:tcW w:w="1300" w:type="dxa"/>
          </w:tcPr>
          <w:p w14:paraId="0FF4E7B2" w14:textId="77777777" w:rsidR="00BD248F" w:rsidRDefault="003040A7">
            <w:pPr>
              <w:jc w:val="right"/>
            </w:pPr>
            <w:r>
              <w:rPr>
                <w:sz w:val="16"/>
              </w:rPr>
              <w:t>49,096</w:t>
            </w:r>
          </w:p>
        </w:tc>
        <w:tc>
          <w:tcPr>
            <w:tcW w:w="1960" w:type="dxa"/>
          </w:tcPr>
          <w:p w14:paraId="416949DE" w14:textId="77777777" w:rsidR="00BD248F" w:rsidRDefault="003040A7">
            <w:r>
              <w:rPr>
                <w:sz w:val="16"/>
              </w:rPr>
              <w:t>ok</w:t>
            </w:r>
          </w:p>
        </w:tc>
      </w:tr>
      <w:tr w:rsidR="00BD248F" w14:paraId="5B18D12C" w14:textId="77777777">
        <w:trPr>
          <w:jc w:val="center"/>
        </w:trPr>
        <w:tc>
          <w:tcPr>
            <w:tcW w:w="900" w:type="dxa"/>
          </w:tcPr>
          <w:p w14:paraId="5F2917FF" w14:textId="77777777" w:rsidR="00BD248F" w:rsidRDefault="003040A7">
            <w:pPr>
              <w:jc w:val="right"/>
            </w:pPr>
            <w:r>
              <w:rPr>
                <w:sz w:val="16"/>
              </w:rPr>
              <w:t>2019</w:t>
            </w:r>
          </w:p>
        </w:tc>
        <w:tc>
          <w:tcPr>
            <w:tcW w:w="1300" w:type="dxa"/>
          </w:tcPr>
          <w:p w14:paraId="468A7FDB" w14:textId="77777777" w:rsidR="00BD248F" w:rsidRDefault="003040A7">
            <w:pPr>
              <w:jc w:val="right"/>
            </w:pPr>
            <w:r>
              <w:rPr>
                <w:sz w:val="16"/>
              </w:rPr>
              <w:t>26,000</w:t>
            </w:r>
          </w:p>
        </w:tc>
        <w:tc>
          <w:tcPr>
            <w:tcW w:w="1300" w:type="dxa"/>
          </w:tcPr>
          <w:p w14:paraId="4A57D5D1" w14:textId="77777777" w:rsidR="00BD248F" w:rsidRDefault="003040A7">
            <w:pPr>
              <w:jc w:val="right"/>
            </w:pPr>
            <w:r>
              <w:rPr>
                <w:sz w:val="16"/>
              </w:rPr>
              <w:t>—</w:t>
            </w:r>
          </w:p>
        </w:tc>
        <w:tc>
          <w:tcPr>
            <w:tcW w:w="1300" w:type="dxa"/>
          </w:tcPr>
          <w:p w14:paraId="26B283ED" w14:textId="77777777" w:rsidR="00BD248F" w:rsidRDefault="003040A7">
            <w:pPr>
              <w:jc w:val="right"/>
            </w:pPr>
            <w:r>
              <w:rPr>
                <w:sz w:val="16"/>
              </w:rPr>
              <w:t>—</w:t>
            </w:r>
          </w:p>
        </w:tc>
        <w:tc>
          <w:tcPr>
            <w:tcW w:w="1300" w:type="dxa"/>
          </w:tcPr>
          <w:p w14:paraId="297BDC23" w14:textId="77777777" w:rsidR="00BD248F" w:rsidRDefault="003040A7">
            <w:pPr>
              <w:jc w:val="right"/>
            </w:pPr>
            <w:r>
              <w:rPr>
                <w:sz w:val="16"/>
              </w:rPr>
              <w:t>—</w:t>
            </w:r>
          </w:p>
        </w:tc>
        <w:tc>
          <w:tcPr>
            <w:tcW w:w="1300" w:type="dxa"/>
          </w:tcPr>
          <w:p w14:paraId="0FB8F7AB" w14:textId="77777777" w:rsidR="00BD248F" w:rsidRDefault="003040A7">
            <w:pPr>
              <w:jc w:val="right"/>
            </w:pPr>
            <w:r>
              <w:rPr>
                <w:sz w:val="16"/>
              </w:rPr>
              <w:t>26,000</w:t>
            </w:r>
          </w:p>
        </w:tc>
        <w:tc>
          <w:tcPr>
            <w:tcW w:w="1960" w:type="dxa"/>
          </w:tcPr>
          <w:p w14:paraId="46022380" w14:textId="77777777" w:rsidR="00BD248F" w:rsidRDefault="003040A7">
            <w:r>
              <w:rPr>
                <w:sz w:val="16"/>
              </w:rPr>
              <w:t>different_event</w:t>
            </w:r>
          </w:p>
        </w:tc>
      </w:tr>
      <w:tr w:rsidR="00BD248F" w14:paraId="4EA92606" w14:textId="77777777">
        <w:trPr>
          <w:jc w:val="center"/>
        </w:trPr>
        <w:tc>
          <w:tcPr>
            <w:tcW w:w="900" w:type="dxa"/>
          </w:tcPr>
          <w:p w14:paraId="621D5F7F" w14:textId="77777777" w:rsidR="00BD248F" w:rsidRDefault="003040A7">
            <w:pPr>
              <w:jc w:val="right"/>
            </w:pPr>
            <w:r>
              <w:rPr>
                <w:sz w:val="16"/>
              </w:rPr>
              <w:t>2020</w:t>
            </w:r>
          </w:p>
        </w:tc>
        <w:tc>
          <w:tcPr>
            <w:tcW w:w="1300" w:type="dxa"/>
          </w:tcPr>
          <w:p w14:paraId="1BE5752A" w14:textId="77777777" w:rsidR="00BD248F" w:rsidRDefault="003040A7">
            <w:pPr>
              <w:jc w:val="right"/>
            </w:pPr>
            <w:r>
              <w:rPr>
                <w:sz w:val="16"/>
              </w:rPr>
              <w:t>47,400</w:t>
            </w:r>
          </w:p>
        </w:tc>
        <w:tc>
          <w:tcPr>
            <w:tcW w:w="1300" w:type="dxa"/>
          </w:tcPr>
          <w:p w14:paraId="4CCC808F" w14:textId="77777777" w:rsidR="00BD248F" w:rsidRDefault="003040A7">
            <w:pPr>
              <w:jc w:val="right"/>
            </w:pPr>
            <w:r>
              <w:rPr>
                <w:sz w:val="16"/>
              </w:rPr>
              <w:t>51,580</w:t>
            </w:r>
          </w:p>
        </w:tc>
        <w:tc>
          <w:tcPr>
            <w:tcW w:w="1300" w:type="dxa"/>
          </w:tcPr>
          <w:p w14:paraId="5C6CBF8B" w14:textId="77777777" w:rsidR="00BD248F" w:rsidRDefault="003040A7">
            <w:pPr>
              <w:jc w:val="right"/>
            </w:pPr>
            <w:r>
              <w:rPr>
                <w:sz w:val="16"/>
              </w:rPr>
              <w:t>51,580</w:t>
            </w:r>
          </w:p>
        </w:tc>
        <w:tc>
          <w:tcPr>
            <w:tcW w:w="1300" w:type="dxa"/>
          </w:tcPr>
          <w:p w14:paraId="52FD3048" w14:textId="77777777" w:rsidR="00BD248F" w:rsidRDefault="003040A7">
            <w:pPr>
              <w:jc w:val="right"/>
            </w:pPr>
            <w:r>
              <w:rPr>
                <w:sz w:val="16"/>
              </w:rPr>
              <w:t>0</w:t>
            </w:r>
          </w:p>
        </w:tc>
        <w:tc>
          <w:tcPr>
            <w:tcW w:w="1300" w:type="dxa"/>
          </w:tcPr>
          <w:p w14:paraId="56320C80" w14:textId="77777777" w:rsidR="00BD248F" w:rsidRDefault="003040A7">
            <w:pPr>
              <w:jc w:val="right"/>
            </w:pPr>
            <w:r>
              <w:rPr>
                <w:sz w:val="16"/>
              </w:rPr>
              <w:t>47,400</w:t>
            </w:r>
          </w:p>
        </w:tc>
        <w:tc>
          <w:tcPr>
            <w:tcW w:w="1960" w:type="dxa"/>
          </w:tcPr>
          <w:p w14:paraId="59167C3D" w14:textId="77777777" w:rsidR="00BD248F" w:rsidRDefault="003040A7">
            <w:r>
              <w:rPr>
                <w:sz w:val="16"/>
              </w:rPr>
              <w:t>ok</w:t>
            </w:r>
          </w:p>
        </w:tc>
      </w:tr>
      <w:tr w:rsidR="00BD248F" w14:paraId="290FC5C1" w14:textId="77777777">
        <w:trPr>
          <w:jc w:val="center"/>
        </w:trPr>
        <w:tc>
          <w:tcPr>
            <w:tcW w:w="900" w:type="dxa"/>
          </w:tcPr>
          <w:p w14:paraId="4A24834E" w14:textId="77777777" w:rsidR="00BD248F" w:rsidRDefault="003040A7">
            <w:pPr>
              <w:jc w:val="right"/>
            </w:pPr>
            <w:r>
              <w:rPr>
                <w:sz w:val="16"/>
              </w:rPr>
              <w:t>2021</w:t>
            </w:r>
          </w:p>
        </w:tc>
        <w:tc>
          <w:tcPr>
            <w:tcW w:w="1300" w:type="dxa"/>
          </w:tcPr>
          <w:p w14:paraId="75CE19FB" w14:textId="77777777" w:rsidR="00BD248F" w:rsidRDefault="003040A7">
            <w:pPr>
              <w:jc w:val="right"/>
            </w:pPr>
            <w:r>
              <w:rPr>
                <w:sz w:val="16"/>
              </w:rPr>
              <w:t>45,600</w:t>
            </w:r>
          </w:p>
        </w:tc>
        <w:tc>
          <w:tcPr>
            <w:tcW w:w="1300" w:type="dxa"/>
          </w:tcPr>
          <w:p w14:paraId="7EC7996E" w14:textId="77777777" w:rsidR="00BD248F" w:rsidRDefault="003040A7">
            <w:pPr>
              <w:jc w:val="right"/>
            </w:pPr>
            <w:r>
              <w:rPr>
                <w:sz w:val="16"/>
              </w:rPr>
              <w:t>50,963</w:t>
            </w:r>
          </w:p>
        </w:tc>
        <w:tc>
          <w:tcPr>
            <w:tcW w:w="1300" w:type="dxa"/>
          </w:tcPr>
          <w:p w14:paraId="4A561CDA" w14:textId="77777777" w:rsidR="00BD248F" w:rsidRDefault="003040A7">
            <w:pPr>
              <w:jc w:val="right"/>
            </w:pPr>
            <w:r>
              <w:rPr>
                <w:sz w:val="16"/>
              </w:rPr>
              <w:t>42,650</w:t>
            </w:r>
          </w:p>
        </w:tc>
        <w:tc>
          <w:tcPr>
            <w:tcW w:w="1300" w:type="dxa"/>
          </w:tcPr>
          <w:p w14:paraId="649DB5D4" w14:textId="77777777" w:rsidR="00BD248F" w:rsidRDefault="003040A7">
            <w:pPr>
              <w:jc w:val="right"/>
            </w:pPr>
            <w:r>
              <w:rPr>
                <w:sz w:val="16"/>
              </w:rPr>
              <w:t>8,313</w:t>
            </w:r>
          </w:p>
        </w:tc>
        <w:tc>
          <w:tcPr>
            <w:tcW w:w="1300" w:type="dxa"/>
          </w:tcPr>
          <w:p w14:paraId="11556FAB" w14:textId="77777777" w:rsidR="00BD248F" w:rsidRDefault="003040A7">
            <w:pPr>
              <w:jc w:val="right"/>
            </w:pPr>
            <w:r>
              <w:rPr>
                <w:sz w:val="16"/>
              </w:rPr>
              <w:t>53,913</w:t>
            </w:r>
          </w:p>
        </w:tc>
        <w:tc>
          <w:tcPr>
            <w:tcW w:w="1960" w:type="dxa"/>
          </w:tcPr>
          <w:p w14:paraId="15A9AAF2" w14:textId="77777777" w:rsidR="00BD248F" w:rsidRDefault="003040A7">
            <w:r>
              <w:rPr>
                <w:sz w:val="16"/>
              </w:rPr>
              <w:t>ok</w:t>
            </w:r>
          </w:p>
        </w:tc>
      </w:tr>
      <w:tr w:rsidR="00BD248F" w14:paraId="374822B8" w14:textId="77777777">
        <w:trPr>
          <w:jc w:val="center"/>
        </w:trPr>
        <w:tc>
          <w:tcPr>
            <w:tcW w:w="900" w:type="dxa"/>
          </w:tcPr>
          <w:p w14:paraId="5D224DA9" w14:textId="77777777" w:rsidR="00BD248F" w:rsidRDefault="003040A7">
            <w:pPr>
              <w:jc w:val="right"/>
            </w:pPr>
            <w:r>
              <w:rPr>
                <w:sz w:val="16"/>
              </w:rPr>
              <w:t>2022</w:t>
            </w:r>
          </w:p>
        </w:tc>
        <w:tc>
          <w:tcPr>
            <w:tcW w:w="1300" w:type="dxa"/>
          </w:tcPr>
          <w:p w14:paraId="080A305A" w14:textId="77777777" w:rsidR="00BD248F" w:rsidRDefault="003040A7">
            <w:pPr>
              <w:jc w:val="right"/>
            </w:pPr>
            <w:r>
              <w:rPr>
                <w:sz w:val="16"/>
              </w:rPr>
              <w:t>63,900</w:t>
            </w:r>
          </w:p>
        </w:tc>
        <w:tc>
          <w:tcPr>
            <w:tcW w:w="1300" w:type="dxa"/>
          </w:tcPr>
          <w:p w14:paraId="09EDAC03" w14:textId="77777777" w:rsidR="00BD248F" w:rsidRDefault="003040A7">
            <w:pPr>
              <w:jc w:val="right"/>
            </w:pPr>
            <w:r>
              <w:rPr>
                <w:sz w:val="16"/>
              </w:rPr>
              <w:t>62,387</w:t>
            </w:r>
          </w:p>
        </w:tc>
        <w:tc>
          <w:tcPr>
            <w:tcW w:w="1300" w:type="dxa"/>
          </w:tcPr>
          <w:p w14:paraId="7DECB538" w14:textId="77777777" w:rsidR="00BD248F" w:rsidRDefault="003040A7">
            <w:pPr>
              <w:jc w:val="right"/>
            </w:pPr>
            <w:r>
              <w:rPr>
                <w:sz w:val="16"/>
              </w:rPr>
              <w:t>61,747</w:t>
            </w:r>
          </w:p>
        </w:tc>
        <w:tc>
          <w:tcPr>
            <w:tcW w:w="1300" w:type="dxa"/>
          </w:tcPr>
          <w:p w14:paraId="7CF12624" w14:textId="77777777" w:rsidR="00BD248F" w:rsidRDefault="003040A7">
            <w:pPr>
              <w:jc w:val="right"/>
            </w:pPr>
            <w:r>
              <w:rPr>
                <w:sz w:val="16"/>
              </w:rPr>
              <w:t>639</w:t>
            </w:r>
          </w:p>
        </w:tc>
        <w:tc>
          <w:tcPr>
            <w:tcW w:w="1300" w:type="dxa"/>
          </w:tcPr>
          <w:p w14:paraId="4A513C92" w14:textId="77777777" w:rsidR="00BD248F" w:rsidRDefault="003040A7">
            <w:pPr>
              <w:jc w:val="right"/>
            </w:pPr>
            <w:r>
              <w:rPr>
                <w:sz w:val="16"/>
              </w:rPr>
              <w:t>64,539</w:t>
            </w:r>
          </w:p>
        </w:tc>
        <w:tc>
          <w:tcPr>
            <w:tcW w:w="1960" w:type="dxa"/>
          </w:tcPr>
          <w:p w14:paraId="298D92DE" w14:textId="77777777" w:rsidR="00BD248F" w:rsidRDefault="003040A7">
            <w:r>
              <w:rPr>
                <w:sz w:val="16"/>
              </w:rPr>
              <w:t>ok</w:t>
            </w:r>
          </w:p>
        </w:tc>
      </w:tr>
      <w:tr w:rsidR="00BD248F" w14:paraId="7DBA6BF8" w14:textId="77777777">
        <w:trPr>
          <w:jc w:val="center"/>
        </w:trPr>
        <w:tc>
          <w:tcPr>
            <w:tcW w:w="900" w:type="dxa"/>
          </w:tcPr>
          <w:p w14:paraId="6568BF0A" w14:textId="77777777" w:rsidR="00BD248F" w:rsidRDefault="003040A7">
            <w:pPr>
              <w:jc w:val="right"/>
            </w:pPr>
            <w:r>
              <w:rPr>
                <w:sz w:val="16"/>
              </w:rPr>
              <w:t>2023</w:t>
            </w:r>
          </w:p>
        </w:tc>
        <w:tc>
          <w:tcPr>
            <w:tcW w:w="1300" w:type="dxa"/>
          </w:tcPr>
          <w:p w14:paraId="7E75C66F" w14:textId="77777777" w:rsidR="00BD248F" w:rsidRDefault="003040A7">
            <w:pPr>
              <w:jc w:val="right"/>
            </w:pPr>
            <w:r>
              <w:rPr>
                <w:sz w:val="16"/>
              </w:rPr>
              <w:t>34,400</w:t>
            </w:r>
          </w:p>
        </w:tc>
        <w:tc>
          <w:tcPr>
            <w:tcW w:w="1300" w:type="dxa"/>
          </w:tcPr>
          <w:p w14:paraId="074A8E6F" w14:textId="77777777" w:rsidR="00BD248F" w:rsidRDefault="003040A7">
            <w:pPr>
              <w:jc w:val="right"/>
            </w:pPr>
            <w:r>
              <w:rPr>
                <w:sz w:val="16"/>
              </w:rPr>
              <w:t>44,819</w:t>
            </w:r>
          </w:p>
        </w:tc>
        <w:tc>
          <w:tcPr>
            <w:tcW w:w="1300" w:type="dxa"/>
          </w:tcPr>
          <w:p w14:paraId="5246E069" w14:textId="77777777" w:rsidR="00BD248F" w:rsidRDefault="003040A7">
            <w:pPr>
              <w:jc w:val="right"/>
            </w:pPr>
            <w:r>
              <w:rPr>
                <w:sz w:val="16"/>
              </w:rPr>
              <w:t>30,826</w:t>
            </w:r>
          </w:p>
        </w:tc>
        <w:tc>
          <w:tcPr>
            <w:tcW w:w="1300" w:type="dxa"/>
          </w:tcPr>
          <w:p w14:paraId="041BFCCE" w14:textId="77777777" w:rsidR="00BD248F" w:rsidRDefault="003040A7">
            <w:pPr>
              <w:jc w:val="right"/>
            </w:pPr>
            <w:r>
              <w:rPr>
                <w:sz w:val="16"/>
              </w:rPr>
              <w:t>13,993</w:t>
            </w:r>
          </w:p>
        </w:tc>
        <w:tc>
          <w:tcPr>
            <w:tcW w:w="1300" w:type="dxa"/>
          </w:tcPr>
          <w:p w14:paraId="40BE2A73" w14:textId="77777777" w:rsidR="00BD248F" w:rsidRDefault="003040A7">
            <w:pPr>
              <w:jc w:val="right"/>
            </w:pPr>
            <w:r>
              <w:rPr>
                <w:sz w:val="16"/>
              </w:rPr>
              <w:t>48,393</w:t>
            </w:r>
          </w:p>
        </w:tc>
        <w:tc>
          <w:tcPr>
            <w:tcW w:w="1960" w:type="dxa"/>
          </w:tcPr>
          <w:p w14:paraId="5A6F5FC8" w14:textId="77777777" w:rsidR="00BD248F" w:rsidRDefault="003040A7">
            <w:r>
              <w:rPr>
                <w:sz w:val="16"/>
              </w:rPr>
              <w:t>ok</w:t>
            </w:r>
          </w:p>
        </w:tc>
      </w:tr>
      <w:tr w:rsidR="00BD248F" w14:paraId="1DF1BFDD" w14:textId="77777777">
        <w:trPr>
          <w:jc w:val="center"/>
        </w:trPr>
        <w:tc>
          <w:tcPr>
            <w:tcW w:w="900" w:type="dxa"/>
          </w:tcPr>
          <w:p w14:paraId="73CD1402" w14:textId="77777777" w:rsidR="00BD248F" w:rsidRDefault="003040A7">
            <w:pPr>
              <w:jc w:val="right"/>
            </w:pPr>
            <w:r>
              <w:rPr>
                <w:sz w:val="16"/>
              </w:rPr>
              <w:t>2024</w:t>
            </w:r>
          </w:p>
        </w:tc>
        <w:tc>
          <w:tcPr>
            <w:tcW w:w="1300" w:type="dxa"/>
          </w:tcPr>
          <w:p w14:paraId="1D8587F1" w14:textId="77777777" w:rsidR="00BD248F" w:rsidRDefault="003040A7">
            <w:pPr>
              <w:jc w:val="right"/>
            </w:pPr>
            <w:r>
              <w:rPr>
                <w:sz w:val="16"/>
              </w:rPr>
              <w:t>44,800</w:t>
            </w:r>
          </w:p>
        </w:tc>
        <w:tc>
          <w:tcPr>
            <w:tcW w:w="1300" w:type="dxa"/>
          </w:tcPr>
          <w:p w14:paraId="26BCDBBB" w14:textId="77777777" w:rsidR="00BD248F" w:rsidRDefault="003040A7">
            <w:pPr>
              <w:jc w:val="right"/>
            </w:pPr>
            <w:r>
              <w:rPr>
                <w:sz w:val="16"/>
              </w:rPr>
              <w:t>52,638</w:t>
            </w:r>
          </w:p>
        </w:tc>
        <w:tc>
          <w:tcPr>
            <w:tcW w:w="1300" w:type="dxa"/>
          </w:tcPr>
          <w:p w14:paraId="36464ABC" w14:textId="77777777" w:rsidR="00BD248F" w:rsidRDefault="003040A7">
            <w:pPr>
              <w:jc w:val="right"/>
            </w:pPr>
            <w:r>
              <w:rPr>
                <w:sz w:val="16"/>
              </w:rPr>
              <w:t>42,979</w:t>
            </w:r>
          </w:p>
        </w:tc>
        <w:tc>
          <w:tcPr>
            <w:tcW w:w="1300" w:type="dxa"/>
          </w:tcPr>
          <w:p w14:paraId="41ADD1CF" w14:textId="77777777" w:rsidR="00BD248F" w:rsidRDefault="003040A7">
            <w:pPr>
              <w:jc w:val="right"/>
            </w:pPr>
            <w:r>
              <w:rPr>
                <w:sz w:val="16"/>
              </w:rPr>
              <w:t>9,659</w:t>
            </w:r>
          </w:p>
        </w:tc>
        <w:tc>
          <w:tcPr>
            <w:tcW w:w="1300" w:type="dxa"/>
          </w:tcPr>
          <w:p w14:paraId="4456BEED" w14:textId="77777777" w:rsidR="00BD248F" w:rsidRDefault="003040A7">
            <w:pPr>
              <w:jc w:val="right"/>
            </w:pPr>
            <w:r>
              <w:rPr>
                <w:sz w:val="16"/>
              </w:rPr>
              <w:t>54,459</w:t>
            </w:r>
          </w:p>
        </w:tc>
        <w:tc>
          <w:tcPr>
            <w:tcW w:w="1960" w:type="dxa"/>
          </w:tcPr>
          <w:p w14:paraId="4EE763F0" w14:textId="77777777" w:rsidR="00BD248F" w:rsidRDefault="003040A7">
            <w:r>
              <w:rPr>
                <w:sz w:val="16"/>
              </w:rPr>
              <w:t>ok</w:t>
            </w:r>
          </w:p>
        </w:tc>
      </w:tr>
    </w:tbl>
    <w:p w14:paraId="5E5A344F" w14:textId="77777777" w:rsidR="00BD248F" w:rsidRDefault="003040A7">
      <w:pPr>
        <w:spacing w:before="80" w:after="240"/>
        <w:jc w:val="center"/>
      </w:pPr>
      <w:r>
        <w:rPr>
          <w:i/>
          <w:sz w:val="19"/>
        </w:rPr>
        <w:t>Table D-1. Adjusted regulated peak record, water years 1974 through 2024.</w:t>
      </w:r>
    </w:p>
    <w:p w14:paraId="4595AF4A" w14:textId="77777777" w:rsidR="00BD248F" w:rsidRDefault="003040A7">
      <w:pPr>
        <w:pStyle w:val="Heading1"/>
        <w:spacing w:before="300" w:after="140"/>
      </w:pPr>
      <w:commentRangeStart w:id="259"/>
      <w:r>
        <w:rPr>
          <w:b/>
          <w:sz w:val="26"/>
        </w:rPr>
        <w:t>Appendix E. Regulated Frequency Curve Ordinates and Uncertainty Terms</w:t>
      </w:r>
      <w:commentRangeEnd w:id="259"/>
      <w:r w:rsidR="000E5C65">
        <w:rPr>
          <w:rStyle w:val="CommentReference"/>
          <w:sz w:val="32"/>
          <w:szCs w:val="32"/>
        </w:rPr>
        <w:commentReference w:id="259"/>
      </w:r>
    </w:p>
    <w:p w14:paraId="1A7275A3" w14:textId="144E8376" w:rsidR="00BD248F" w:rsidRDefault="003040A7">
      <w:pPr>
        <w:spacing w:after="160" w:line="276" w:lineRule="auto"/>
      </w:pPr>
      <w:r>
        <w:t>The adopted regulated curve with its uncertainty band (Section 5.6</w:t>
      </w:r>
      <w:del w:id="260" w:author="Cahill, Ryan J CIV USARMY CENWP (USA)" w:date="2026-08-28T11:34:00Z" w16du:dateUtc="2026-08-28T18:34:00Z">
        <w:r w:rsidDel="00310A7F">
          <w:delText>, FREQ_TERM_MODE = 'literal'</w:delText>
        </w:r>
      </w:del>
      <w:r>
        <w:t>), and the terms that produced it, for every ordinate. Flows are in cubic feet per second.</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900"/>
        <w:gridCol w:w="1300"/>
        <w:gridCol w:w="1300"/>
        <w:gridCol w:w="1300"/>
        <w:gridCol w:w="1300"/>
        <w:gridCol w:w="1160"/>
        <w:gridCol w:w="1200"/>
        <w:gridCol w:w="900"/>
      </w:tblGrid>
      <w:tr w:rsidR="00BD248F" w14:paraId="658754A1" w14:textId="77777777">
        <w:trPr>
          <w:jc w:val="center"/>
        </w:trPr>
        <w:tc>
          <w:tcPr>
            <w:tcW w:w="900" w:type="dxa"/>
            <w:shd w:val="clear" w:color="auto" w:fill="D9E2EC"/>
          </w:tcPr>
          <w:p w14:paraId="3417BA31" w14:textId="77777777" w:rsidR="00BD248F" w:rsidRDefault="003040A7">
            <w:pPr>
              <w:jc w:val="center"/>
            </w:pPr>
            <w:r>
              <w:rPr>
                <w:b/>
                <w:sz w:val="19"/>
              </w:rPr>
              <w:t>AEP</w:t>
            </w:r>
          </w:p>
        </w:tc>
        <w:tc>
          <w:tcPr>
            <w:tcW w:w="1300" w:type="dxa"/>
            <w:shd w:val="clear" w:color="auto" w:fill="D9E2EC"/>
          </w:tcPr>
          <w:p w14:paraId="0D4ECAB0" w14:textId="77777777" w:rsidR="00BD248F" w:rsidRDefault="003040A7">
            <w:pPr>
              <w:jc w:val="center"/>
            </w:pPr>
            <w:r>
              <w:rPr>
                <w:b/>
                <w:sz w:val="19"/>
              </w:rPr>
              <w:t>Unregulated</w:t>
            </w:r>
          </w:p>
        </w:tc>
        <w:tc>
          <w:tcPr>
            <w:tcW w:w="1300" w:type="dxa"/>
            <w:shd w:val="clear" w:color="auto" w:fill="D9E2EC"/>
          </w:tcPr>
          <w:p w14:paraId="22C27018" w14:textId="77777777" w:rsidR="00BD248F" w:rsidRDefault="003040A7">
            <w:pPr>
              <w:jc w:val="center"/>
            </w:pPr>
            <w:r>
              <w:rPr>
                <w:b/>
                <w:sz w:val="19"/>
              </w:rPr>
              <w:t>Regulated</w:t>
            </w:r>
          </w:p>
        </w:tc>
        <w:tc>
          <w:tcPr>
            <w:tcW w:w="1300" w:type="dxa"/>
            <w:shd w:val="clear" w:color="auto" w:fill="D9E2EC"/>
          </w:tcPr>
          <w:p w14:paraId="18531E5D" w14:textId="77777777" w:rsidR="00BD248F" w:rsidRDefault="003040A7">
            <w:pPr>
              <w:jc w:val="center"/>
            </w:pPr>
            <w:r>
              <w:rPr>
                <w:b/>
                <w:sz w:val="19"/>
              </w:rPr>
              <w:t>Lower 95%</w:t>
            </w:r>
          </w:p>
        </w:tc>
        <w:tc>
          <w:tcPr>
            <w:tcW w:w="1300" w:type="dxa"/>
            <w:shd w:val="clear" w:color="auto" w:fill="D9E2EC"/>
          </w:tcPr>
          <w:p w14:paraId="47C0A0DD" w14:textId="77777777" w:rsidR="00BD248F" w:rsidRDefault="003040A7">
            <w:pPr>
              <w:jc w:val="center"/>
            </w:pPr>
            <w:r>
              <w:rPr>
                <w:b/>
                <w:sz w:val="19"/>
              </w:rPr>
              <w:t>Upper 95%</w:t>
            </w:r>
          </w:p>
        </w:tc>
        <w:tc>
          <w:tcPr>
            <w:tcW w:w="1160" w:type="dxa"/>
            <w:shd w:val="clear" w:color="auto" w:fill="D9E2EC"/>
          </w:tcPr>
          <w:p w14:paraId="43E81846" w14:textId="77777777" w:rsidR="00BD248F" w:rsidRDefault="003040A7">
            <w:pPr>
              <w:jc w:val="center"/>
            </w:pPr>
            <w:r>
              <w:rPr>
                <w:b/>
                <w:sz w:val="19"/>
              </w:rPr>
              <w:t>Local slope</w:t>
            </w:r>
          </w:p>
        </w:tc>
        <w:tc>
          <w:tcPr>
            <w:tcW w:w="1200" w:type="dxa"/>
            <w:shd w:val="clear" w:color="auto" w:fill="D9E2EC"/>
          </w:tcPr>
          <w:p w14:paraId="39F8150A" w14:textId="77777777" w:rsidR="00BD248F" w:rsidRDefault="003040A7">
            <w:pPr>
              <w:jc w:val="center"/>
            </w:pPr>
            <w:r>
              <w:rPr>
                <w:b/>
                <w:sz w:val="19"/>
              </w:rPr>
              <w:t>Reduction %</w:t>
            </w:r>
          </w:p>
        </w:tc>
        <w:tc>
          <w:tcPr>
            <w:tcW w:w="900" w:type="dxa"/>
            <w:shd w:val="clear" w:color="auto" w:fill="D9E2EC"/>
          </w:tcPr>
          <w:p w14:paraId="7D4BF1C7" w14:textId="77777777" w:rsidR="00BD248F" w:rsidRDefault="003040A7">
            <w:pPr>
              <w:jc w:val="center"/>
            </w:pPr>
            <w:r>
              <w:rPr>
                <w:b/>
                <w:sz w:val="19"/>
              </w:rPr>
              <w:t>Extrap.</w:t>
            </w:r>
          </w:p>
        </w:tc>
      </w:tr>
      <w:tr w:rsidR="00BD248F" w14:paraId="60682C47" w14:textId="77777777">
        <w:trPr>
          <w:jc w:val="center"/>
        </w:trPr>
        <w:tc>
          <w:tcPr>
            <w:tcW w:w="900" w:type="dxa"/>
          </w:tcPr>
          <w:p w14:paraId="13C68FB7" w14:textId="77777777" w:rsidR="00BD248F" w:rsidRDefault="003040A7">
            <w:pPr>
              <w:jc w:val="right"/>
            </w:pPr>
            <w:r>
              <w:rPr>
                <w:sz w:val="19"/>
              </w:rPr>
              <w:t>0.9900</w:t>
            </w:r>
          </w:p>
        </w:tc>
        <w:tc>
          <w:tcPr>
            <w:tcW w:w="1300" w:type="dxa"/>
          </w:tcPr>
          <w:p w14:paraId="4384102F" w14:textId="77777777" w:rsidR="00BD248F" w:rsidRDefault="003040A7">
            <w:pPr>
              <w:jc w:val="right"/>
            </w:pPr>
            <w:r>
              <w:rPr>
                <w:sz w:val="19"/>
              </w:rPr>
              <w:t>18,564</w:t>
            </w:r>
          </w:p>
        </w:tc>
        <w:tc>
          <w:tcPr>
            <w:tcW w:w="1300" w:type="dxa"/>
          </w:tcPr>
          <w:p w14:paraId="3C6DB776" w14:textId="77777777" w:rsidR="00BD248F" w:rsidRDefault="003040A7">
            <w:pPr>
              <w:jc w:val="right"/>
            </w:pPr>
            <w:r>
              <w:rPr>
                <w:sz w:val="19"/>
              </w:rPr>
              <w:t>18,564</w:t>
            </w:r>
          </w:p>
        </w:tc>
        <w:tc>
          <w:tcPr>
            <w:tcW w:w="1300" w:type="dxa"/>
          </w:tcPr>
          <w:p w14:paraId="58240248" w14:textId="77777777" w:rsidR="00BD248F" w:rsidRDefault="003040A7">
            <w:pPr>
              <w:jc w:val="right"/>
            </w:pPr>
            <w:r>
              <w:rPr>
                <w:sz w:val="19"/>
              </w:rPr>
              <w:t>11,620</w:t>
            </w:r>
          </w:p>
        </w:tc>
        <w:tc>
          <w:tcPr>
            <w:tcW w:w="1300" w:type="dxa"/>
          </w:tcPr>
          <w:p w14:paraId="78786AE1" w14:textId="77777777" w:rsidR="00BD248F" w:rsidRDefault="003040A7">
            <w:pPr>
              <w:jc w:val="right"/>
            </w:pPr>
            <w:r>
              <w:rPr>
                <w:sz w:val="19"/>
              </w:rPr>
              <w:t>24,732</w:t>
            </w:r>
          </w:p>
        </w:tc>
        <w:tc>
          <w:tcPr>
            <w:tcW w:w="1160" w:type="dxa"/>
          </w:tcPr>
          <w:p w14:paraId="3EA93B11" w14:textId="77777777" w:rsidR="00BD248F" w:rsidRDefault="003040A7">
            <w:pPr>
              <w:jc w:val="right"/>
            </w:pPr>
            <w:r>
              <w:rPr>
                <w:sz w:val="19"/>
              </w:rPr>
              <w:t>1.00</w:t>
            </w:r>
          </w:p>
        </w:tc>
        <w:tc>
          <w:tcPr>
            <w:tcW w:w="1200" w:type="dxa"/>
          </w:tcPr>
          <w:p w14:paraId="7D4BC26E" w14:textId="77777777" w:rsidR="00BD248F" w:rsidRDefault="003040A7">
            <w:pPr>
              <w:jc w:val="right"/>
            </w:pPr>
            <w:r>
              <w:rPr>
                <w:sz w:val="19"/>
              </w:rPr>
              <w:t>0.0</w:t>
            </w:r>
          </w:p>
        </w:tc>
        <w:tc>
          <w:tcPr>
            <w:tcW w:w="900" w:type="dxa"/>
          </w:tcPr>
          <w:p w14:paraId="5E6EEC32" w14:textId="77777777" w:rsidR="00BD248F" w:rsidRDefault="003040A7">
            <w:r>
              <w:rPr>
                <w:sz w:val="19"/>
              </w:rPr>
              <w:t>no</w:t>
            </w:r>
          </w:p>
        </w:tc>
      </w:tr>
      <w:tr w:rsidR="00BD248F" w14:paraId="04CA7B33" w14:textId="77777777">
        <w:trPr>
          <w:jc w:val="center"/>
        </w:trPr>
        <w:tc>
          <w:tcPr>
            <w:tcW w:w="900" w:type="dxa"/>
          </w:tcPr>
          <w:p w14:paraId="17779223" w14:textId="77777777" w:rsidR="00BD248F" w:rsidRDefault="003040A7">
            <w:pPr>
              <w:jc w:val="right"/>
            </w:pPr>
            <w:r>
              <w:rPr>
                <w:sz w:val="19"/>
              </w:rPr>
              <w:t>0.9500</w:t>
            </w:r>
          </w:p>
        </w:tc>
        <w:tc>
          <w:tcPr>
            <w:tcW w:w="1300" w:type="dxa"/>
          </w:tcPr>
          <w:p w14:paraId="612E033B" w14:textId="77777777" w:rsidR="00BD248F" w:rsidRDefault="003040A7">
            <w:pPr>
              <w:jc w:val="right"/>
            </w:pPr>
            <w:r>
              <w:rPr>
                <w:sz w:val="19"/>
              </w:rPr>
              <w:t>27,041</w:t>
            </w:r>
          </w:p>
        </w:tc>
        <w:tc>
          <w:tcPr>
            <w:tcW w:w="1300" w:type="dxa"/>
          </w:tcPr>
          <w:p w14:paraId="3D3EE951" w14:textId="77777777" w:rsidR="00BD248F" w:rsidRDefault="003040A7">
            <w:pPr>
              <w:jc w:val="right"/>
            </w:pPr>
            <w:r>
              <w:rPr>
                <w:sz w:val="19"/>
              </w:rPr>
              <w:t>27,041</w:t>
            </w:r>
          </w:p>
        </w:tc>
        <w:tc>
          <w:tcPr>
            <w:tcW w:w="1300" w:type="dxa"/>
          </w:tcPr>
          <w:p w14:paraId="31899E12" w14:textId="77777777" w:rsidR="00BD248F" w:rsidRDefault="003040A7">
            <w:pPr>
              <w:jc w:val="right"/>
            </w:pPr>
            <w:r>
              <w:rPr>
                <w:sz w:val="19"/>
              </w:rPr>
              <w:t>18,746</w:t>
            </w:r>
          </w:p>
        </w:tc>
        <w:tc>
          <w:tcPr>
            <w:tcW w:w="1300" w:type="dxa"/>
          </w:tcPr>
          <w:p w14:paraId="0781E39F" w14:textId="77777777" w:rsidR="00BD248F" w:rsidRDefault="003040A7">
            <w:pPr>
              <w:jc w:val="right"/>
            </w:pPr>
            <w:r>
              <w:rPr>
                <w:sz w:val="19"/>
              </w:rPr>
              <w:t>34,623</w:t>
            </w:r>
          </w:p>
        </w:tc>
        <w:tc>
          <w:tcPr>
            <w:tcW w:w="1160" w:type="dxa"/>
          </w:tcPr>
          <w:p w14:paraId="1D05FE64" w14:textId="77777777" w:rsidR="00BD248F" w:rsidRDefault="003040A7">
            <w:pPr>
              <w:jc w:val="right"/>
            </w:pPr>
            <w:r>
              <w:rPr>
                <w:sz w:val="19"/>
              </w:rPr>
              <w:t>1.00</w:t>
            </w:r>
          </w:p>
        </w:tc>
        <w:tc>
          <w:tcPr>
            <w:tcW w:w="1200" w:type="dxa"/>
          </w:tcPr>
          <w:p w14:paraId="09FCFB94" w14:textId="77777777" w:rsidR="00BD248F" w:rsidRDefault="003040A7">
            <w:pPr>
              <w:jc w:val="right"/>
            </w:pPr>
            <w:r>
              <w:rPr>
                <w:sz w:val="19"/>
              </w:rPr>
              <w:t>0.0</w:t>
            </w:r>
          </w:p>
        </w:tc>
        <w:tc>
          <w:tcPr>
            <w:tcW w:w="900" w:type="dxa"/>
          </w:tcPr>
          <w:p w14:paraId="494C078D" w14:textId="77777777" w:rsidR="00BD248F" w:rsidRDefault="003040A7">
            <w:r>
              <w:rPr>
                <w:sz w:val="19"/>
              </w:rPr>
              <w:t>no</w:t>
            </w:r>
          </w:p>
        </w:tc>
      </w:tr>
      <w:tr w:rsidR="00BD248F" w14:paraId="1C32BC76" w14:textId="77777777">
        <w:trPr>
          <w:jc w:val="center"/>
        </w:trPr>
        <w:tc>
          <w:tcPr>
            <w:tcW w:w="900" w:type="dxa"/>
          </w:tcPr>
          <w:p w14:paraId="66E5183C" w14:textId="77777777" w:rsidR="00BD248F" w:rsidRDefault="003040A7">
            <w:pPr>
              <w:jc w:val="right"/>
            </w:pPr>
            <w:r>
              <w:rPr>
                <w:sz w:val="19"/>
              </w:rPr>
              <w:t>0.9000</w:t>
            </w:r>
          </w:p>
        </w:tc>
        <w:tc>
          <w:tcPr>
            <w:tcW w:w="1300" w:type="dxa"/>
          </w:tcPr>
          <w:p w14:paraId="7DDFA549" w14:textId="77777777" w:rsidR="00BD248F" w:rsidRDefault="003040A7">
            <w:pPr>
              <w:jc w:val="right"/>
            </w:pPr>
            <w:r>
              <w:rPr>
                <w:sz w:val="19"/>
              </w:rPr>
              <w:t>32,573</w:t>
            </w:r>
          </w:p>
        </w:tc>
        <w:tc>
          <w:tcPr>
            <w:tcW w:w="1300" w:type="dxa"/>
          </w:tcPr>
          <w:p w14:paraId="07D4EC84" w14:textId="77777777" w:rsidR="00BD248F" w:rsidRDefault="003040A7">
            <w:pPr>
              <w:jc w:val="right"/>
            </w:pPr>
            <w:r>
              <w:rPr>
                <w:sz w:val="19"/>
              </w:rPr>
              <w:t>32,573</w:t>
            </w:r>
          </w:p>
        </w:tc>
        <w:tc>
          <w:tcPr>
            <w:tcW w:w="1300" w:type="dxa"/>
          </w:tcPr>
          <w:p w14:paraId="0E823556" w14:textId="77777777" w:rsidR="00BD248F" w:rsidRDefault="003040A7">
            <w:pPr>
              <w:jc w:val="right"/>
            </w:pPr>
            <w:r>
              <w:rPr>
                <w:sz w:val="19"/>
              </w:rPr>
              <w:t>23,312</w:t>
            </w:r>
          </w:p>
        </w:tc>
        <w:tc>
          <w:tcPr>
            <w:tcW w:w="1300" w:type="dxa"/>
          </w:tcPr>
          <w:p w14:paraId="3444CC41" w14:textId="77777777" w:rsidR="00BD248F" w:rsidRDefault="003040A7">
            <w:pPr>
              <w:jc w:val="right"/>
            </w:pPr>
            <w:r>
              <w:rPr>
                <w:sz w:val="19"/>
              </w:rPr>
              <w:t>41,155</w:t>
            </w:r>
          </w:p>
        </w:tc>
        <w:tc>
          <w:tcPr>
            <w:tcW w:w="1160" w:type="dxa"/>
          </w:tcPr>
          <w:p w14:paraId="4E5CB34D" w14:textId="77777777" w:rsidR="00BD248F" w:rsidRDefault="003040A7">
            <w:pPr>
              <w:jc w:val="right"/>
            </w:pPr>
            <w:r>
              <w:rPr>
                <w:sz w:val="19"/>
              </w:rPr>
              <w:t>1.00</w:t>
            </w:r>
          </w:p>
        </w:tc>
        <w:tc>
          <w:tcPr>
            <w:tcW w:w="1200" w:type="dxa"/>
          </w:tcPr>
          <w:p w14:paraId="55577B12" w14:textId="77777777" w:rsidR="00BD248F" w:rsidRDefault="003040A7">
            <w:pPr>
              <w:jc w:val="right"/>
            </w:pPr>
            <w:r>
              <w:rPr>
                <w:sz w:val="19"/>
              </w:rPr>
              <w:t>0.0</w:t>
            </w:r>
          </w:p>
        </w:tc>
        <w:tc>
          <w:tcPr>
            <w:tcW w:w="900" w:type="dxa"/>
          </w:tcPr>
          <w:p w14:paraId="1819432C" w14:textId="77777777" w:rsidR="00BD248F" w:rsidRDefault="003040A7">
            <w:r>
              <w:rPr>
                <w:sz w:val="19"/>
              </w:rPr>
              <w:t>no</w:t>
            </w:r>
          </w:p>
        </w:tc>
      </w:tr>
      <w:tr w:rsidR="00BD248F" w14:paraId="37CDE143" w14:textId="77777777">
        <w:trPr>
          <w:jc w:val="center"/>
        </w:trPr>
        <w:tc>
          <w:tcPr>
            <w:tcW w:w="900" w:type="dxa"/>
          </w:tcPr>
          <w:p w14:paraId="6174CDA9" w14:textId="77777777" w:rsidR="00BD248F" w:rsidRDefault="003040A7">
            <w:pPr>
              <w:jc w:val="right"/>
            </w:pPr>
            <w:r>
              <w:rPr>
                <w:sz w:val="19"/>
              </w:rPr>
              <w:t>0.8000</w:t>
            </w:r>
          </w:p>
        </w:tc>
        <w:tc>
          <w:tcPr>
            <w:tcW w:w="1300" w:type="dxa"/>
          </w:tcPr>
          <w:p w14:paraId="5902C195" w14:textId="77777777" w:rsidR="00BD248F" w:rsidRDefault="003040A7">
            <w:pPr>
              <w:jc w:val="right"/>
            </w:pPr>
            <w:r>
              <w:rPr>
                <w:sz w:val="19"/>
              </w:rPr>
              <w:t>40,487</w:t>
            </w:r>
          </w:p>
        </w:tc>
        <w:tc>
          <w:tcPr>
            <w:tcW w:w="1300" w:type="dxa"/>
          </w:tcPr>
          <w:p w14:paraId="59C94E43" w14:textId="77777777" w:rsidR="00BD248F" w:rsidRDefault="003040A7">
            <w:pPr>
              <w:jc w:val="right"/>
            </w:pPr>
            <w:r>
              <w:rPr>
                <w:sz w:val="19"/>
              </w:rPr>
              <w:t>40,487</w:t>
            </w:r>
          </w:p>
        </w:tc>
        <w:tc>
          <w:tcPr>
            <w:tcW w:w="1300" w:type="dxa"/>
          </w:tcPr>
          <w:p w14:paraId="1ACC5814" w14:textId="77777777" w:rsidR="00BD248F" w:rsidRDefault="003040A7">
            <w:pPr>
              <w:jc w:val="right"/>
            </w:pPr>
            <w:r>
              <w:rPr>
                <w:sz w:val="19"/>
              </w:rPr>
              <w:t>29,630</w:t>
            </w:r>
          </w:p>
        </w:tc>
        <w:tc>
          <w:tcPr>
            <w:tcW w:w="1300" w:type="dxa"/>
          </w:tcPr>
          <w:p w14:paraId="2C5BB4C9" w14:textId="77777777" w:rsidR="00BD248F" w:rsidRDefault="003040A7">
            <w:pPr>
              <w:jc w:val="right"/>
            </w:pPr>
            <w:r>
              <w:rPr>
                <w:sz w:val="19"/>
              </w:rPr>
              <w:t>50,555</w:t>
            </w:r>
          </w:p>
        </w:tc>
        <w:tc>
          <w:tcPr>
            <w:tcW w:w="1160" w:type="dxa"/>
          </w:tcPr>
          <w:p w14:paraId="55333B5D" w14:textId="77777777" w:rsidR="00BD248F" w:rsidRDefault="003040A7">
            <w:pPr>
              <w:jc w:val="right"/>
            </w:pPr>
            <w:r>
              <w:rPr>
                <w:sz w:val="19"/>
              </w:rPr>
              <w:t>1.00</w:t>
            </w:r>
          </w:p>
        </w:tc>
        <w:tc>
          <w:tcPr>
            <w:tcW w:w="1200" w:type="dxa"/>
          </w:tcPr>
          <w:p w14:paraId="29794F67" w14:textId="77777777" w:rsidR="00BD248F" w:rsidRDefault="003040A7">
            <w:pPr>
              <w:jc w:val="right"/>
            </w:pPr>
            <w:r>
              <w:rPr>
                <w:sz w:val="19"/>
              </w:rPr>
              <w:t>0.0</w:t>
            </w:r>
          </w:p>
        </w:tc>
        <w:tc>
          <w:tcPr>
            <w:tcW w:w="900" w:type="dxa"/>
          </w:tcPr>
          <w:p w14:paraId="2DE7FC7C" w14:textId="77777777" w:rsidR="00BD248F" w:rsidRDefault="003040A7">
            <w:r>
              <w:rPr>
                <w:sz w:val="19"/>
              </w:rPr>
              <w:t>no</w:t>
            </w:r>
          </w:p>
        </w:tc>
      </w:tr>
      <w:tr w:rsidR="00BD248F" w14:paraId="4B1B3314" w14:textId="77777777">
        <w:trPr>
          <w:jc w:val="center"/>
        </w:trPr>
        <w:tc>
          <w:tcPr>
            <w:tcW w:w="900" w:type="dxa"/>
          </w:tcPr>
          <w:p w14:paraId="7047945D" w14:textId="77777777" w:rsidR="00BD248F" w:rsidRDefault="003040A7">
            <w:pPr>
              <w:jc w:val="right"/>
            </w:pPr>
            <w:r>
              <w:rPr>
                <w:sz w:val="19"/>
              </w:rPr>
              <w:t>0.5000</w:t>
            </w:r>
          </w:p>
        </w:tc>
        <w:tc>
          <w:tcPr>
            <w:tcW w:w="1300" w:type="dxa"/>
          </w:tcPr>
          <w:p w14:paraId="0513A980" w14:textId="77777777" w:rsidR="00BD248F" w:rsidRDefault="003040A7">
            <w:pPr>
              <w:jc w:val="right"/>
            </w:pPr>
            <w:r>
              <w:rPr>
                <w:sz w:val="19"/>
              </w:rPr>
              <w:t>60,529</w:t>
            </w:r>
          </w:p>
        </w:tc>
        <w:tc>
          <w:tcPr>
            <w:tcW w:w="1300" w:type="dxa"/>
          </w:tcPr>
          <w:p w14:paraId="5E5A54C3" w14:textId="77777777" w:rsidR="00BD248F" w:rsidRDefault="003040A7">
            <w:pPr>
              <w:jc w:val="right"/>
            </w:pPr>
            <w:r>
              <w:rPr>
                <w:sz w:val="19"/>
              </w:rPr>
              <w:t>50,813</w:t>
            </w:r>
          </w:p>
        </w:tc>
        <w:tc>
          <w:tcPr>
            <w:tcW w:w="1300" w:type="dxa"/>
          </w:tcPr>
          <w:p w14:paraId="4A729EB2" w14:textId="77777777" w:rsidR="00BD248F" w:rsidRDefault="003040A7">
            <w:pPr>
              <w:jc w:val="right"/>
            </w:pPr>
            <w:r>
              <w:rPr>
                <w:sz w:val="19"/>
              </w:rPr>
              <w:t>37,799</w:t>
            </w:r>
          </w:p>
        </w:tc>
        <w:tc>
          <w:tcPr>
            <w:tcW w:w="1300" w:type="dxa"/>
          </w:tcPr>
          <w:p w14:paraId="2A3EF50C" w14:textId="77777777" w:rsidR="00BD248F" w:rsidRDefault="003040A7">
            <w:pPr>
              <w:jc w:val="right"/>
            </w:pPr>
            <w:r>
              <w:rPr>
                <w:sz w:val="19"/>
              </w:rPr>
              <w:t>62,798</w:t>
            </w:r>
          </w:p>
        </w:tc>
        <w:tc>
          <w:tcPr>
            <w:tcW w:w="1160" w:type="dxa"/>
          </w:tcPr>
          <w:p w14:paraId="4C4B93CB" w14:textId="77777777" w:rsidR="00BD248F" w:rsidRDefault="003040A7">
            <w:pPr>
              <w:jc w:val="right"/>
            </w:pPr>
            <w:r>
              <w:rPr>
                <w:sz w:val="19"/>
              </w:rPr>
              <w:t>0.57</w:t>
            </w:r>
          </w:p>
        </w:tc>
        <w:tc>
          <w:tcPr>
            <w:tcW w:w="1200" w:type="dxa"/>
          </w:tcPr>
          <w:p w14:paraId="0A71A2B3" w14:textId="77777777" w:rsidR="00BD248F" w:rsidRDefault="003040A7">
            <w:pPr>
              <w:jc w:val="right"/>
            </w:pPr>
            <w:r>
              <w:rPr>
                <w:sz w:val="19"/>
              </w:rPr>
              <w:t>16.1</w:t>
            </w:r>
          </w:p>
        </w:tc>
        <w:tc>
          <w:tcPr>
            <w:tcW w:w="900" w:type="dxa"/>
          </w:tcPr>
          <w:p w14:paraId="447B593C" w14:textId="77777777" w:rsidR="00BD248F" w:rsidRDefault="003040A7">
            <w:r>
              <w:rPr>
                <w:sz w:val="19"/>
              </w:rPr>
              <w:t>no</w:t>
            </w:r>
          </w:p>
        </w:tc>
      </w:tr>
      <w:tr w:rsidR="00BD248F" w14:paraId="3410594E" w14:textId="77777777">
        <w:trPr>
          <w:jc w:val="center"/>
        </w:trPr>
        <w:tc>
          <w:tcPr>
            <w:tcW w:w="900" w:type="dxa"/>
          </w:tcPr>
          <w:p w14:paraId="6D836FC3" w14:textId="77777777" w:rsidR="00BD248F" w:rsidRDefault="003040A7">
            <w:pPr>
              <w:jc w:val="right"/>
            </w:pPr>
            <w:r>
              <w:rPr>
                <w:sz w:val="19"/>
              </w:rPr>
              <w:t>0.2000</w:t>
            </w:r>
          </w:p>
        </w:tc>
        <w:tc>
          <w:tcPr>
            <w:tcW w:w="1300" w:type="dxa"/>
          </w:tcPr>
          <w:p w14:paraId="66638273" w14:textId="77777777" w:rsidR="00BD248F" w:rsidRDefault="003040A7">
            <w:pPr>
              <w:jc w:val="right"/>
            </w:pPr>
            <w:r>
              <w:rPr>
                <w:sz w:val="19"/>
              </w:rPr>
              <w:t>89,126</w:t>
            </w:r>
          </w:p>
        </w:tc>
        <w:tc>
          <w:tcPr>
            <w:tcW w:w="1300" w:type="dxa"/>
          </w:tcPr>
          <w:p w14:paraId="1290644D" w14:textId="77777777" w:rsidR="00BD248F" w:rsidRDefault="003040A7">
            <w:pPr>
              <w:jc w:val="right"/>
            </w:pPr>
            <w:r>
              <w:rPr>
                <w:sz w:val="19"/>
              </w:rPr>
              <w:t>64,047</w:t>
            </w:r>
          </w:p>
        </w:tc>
        <w:tc>
          <w:tcPr>
            <w:tcW w:w="1300" w:type="dxa"/>
          </w:tcPr>
          <w:p w14:paraId="48648E60" w14:textId="77777777" w:rsidR="00BD248F" w:rsidRDefault="003040A7">
            <w:pPr>
              <w:jc w:val="right"/>
            </w:pPr>
            <w:r>
              <w:rPr>
                <w:sz w:val="19"/>
              </w:rPr>
              <w:t>47,349</w:t>
            </w:r>
          </w:p>
        </w:tc>
        <w:tc>
          <w:tcPr>
            <w:tcW w:w="1300" w:type="dxa"/>
          </w:tcPr>
          <w:p w14:paraId="54B6DFC0" w14:textId="77777777" w:rsidR="00BD248F" w:rsidRDefault="003040A7">
            <w:pPr>
              <w:jc w:val="right"/>
            </w:pPr>
            <w:r>
              <w:rPr>
                <w:sz w:val="19"/>
              </w:rPr>
              <w:t>77,770</w:t>
            </w:r>
          </w:p>
        </w:tc>
        <w:tc>
          <w:tcPr>
            <w:tcW w:w="1160" w:type="dxa"/>
          </w:tcPr>
          <w:p w14:paraId="06B2B1A7" w14:textId="77777777" w:rsidR="00BD248F" w:rsidRDefault="003040A7">
            <w:pPr>
              <w:jc w:val="right"/>
            </w:pPr>
            <w:r>
              <w:rPr>
                <w:sz w:val="19"/>
              </w:rPr>
              <w:t>0.61</w:t>
            </w:r>
          </w:p>
        </w:tc>
        <w:tc>
          <w:tcPr>
            <w:tcW w:w="1200" w:type="dxa"/>
          </w:tcPr>
          <w:p w14:paraId="10561289" w14:textId="77777777" w:rsidR="00BD248F" w:rsidRDefault="003040A7">
            <w:pPr>
              <w:jc w:val="right"/>
            </w:pPr>
            <w:r>
              <w:rPr>
                <w:sz w:val="19"/>
              </w:rPr>
              <w:t>28.1</w:t>
            </w:r>
          </w:p>
        </w:tc>
        <w:tc>
          <w:tcPr>
            <w:tcW w:w="900" w:type="dxa"/>
          </w:tcPr>
          <w:p w14:paraId="5111D474" w14:textId="77777777" w:rsidR="00BD248F" w:rsidRDefault="003040A7">
            <w:r>
              <w:rPr>
                <w:sz w:val="19"/>
              </w:rPr>
              <w:t>no</w:t>
            </w:r>
          </w:p>
        </w:tc>
      </w:tr>
      <w:tr w:rsidR="00BD248F" w14:paraId="015B3678" w14:textId="77777777">
        <w:trPr>
          <w:jc w:val="center"/>
        </w:trPr>
        <w:tc>
          <w:tcPr>
            <w:tcW w:w="900" w:type="dxa"/>
          </w:tcPr>
          <w:p w14:paraId="723EE624" w14:textId="77777777" w:rsidR="00BD248F" w:rsidRDefault="003040A7">
            <w:pPr>
              <w:jc w:val="right"/>
            </w:pPr>
            <w:r>
              <w:rPr>
                <w:sz w:val="19"/>
              </w:rPr>
              <w:t>0.1000</w:t>
            </w:r>
          </w:p>
        </w:tc>
        <w:tc>
          <w:tcPr>
            <w:tcW w:w="1300" w:type="dxa"/>
          </w:tcPr>
          <w:p w14:paraId="720FE6FD" w14:textId="77777777" w:rsidR="00BD248F" w:rsidRDefault="003040A7">
            <w:pPr>
              <w:jc w:val="right"/>
            </w:pPr>
            <w:r>
              <w:rPr>
                <w:sz w:val="19"/>
              </w:rPr>
              <w:t>108,618</w:t>
            </w:r>
          </w:p>
        </w:tc>
        <w:tc>
          <w:tcPr>
            <w:tcW w:w="1300" w:type="dxa"/>
          </w:tcPr>
          <w:p w14:paraId="671D781C" w14:textId="77777777" w:rsidR="00BD248F" w:rsidRDefault="003040A7">
            <w:pPr>
              <w:jc w:val="right"/>
            </w:pPr>
            <w:r>
              <w:rPr>
                <w:sz w:val="19"/>
              </w:rPr>
              <w:t>73,702</w:t>
            </w:r>
          </w:p>
        </w:tc>
        <w:tc>
          <w:tcPr>
            <w:tcW w:w="1300" w:type="dxa"/>
          </w:tcPr>
          <w:p w14:paraId="7095C247" w14:textId="77777777" w:rsidR="00BD248F" w:rsidRDefault="003040A7">
            <w:pPr>
              <w:jc w:val="right"/>
            </w:pPr>
            <w:r>
              <w:rPr>
                <w:sz w:val="19"/>
              </w:rPr>
              <w:t>54,120</w:t>
            </w:r>
          </w:p>
        </w:tc>
        <w:tc>
          <w:tcPr>
            <w:tcW w:w="1300" w:type="dxa"/>
          </w:tcPr>
          <w:p w14:paraId="3C4B2484" w14:textId="77777777" w:rsidR="00BD248F" w:rsidRDefault="003040A7">
            <w:pPr>
              <w:jc w:val="right"/>
            </w:pPr>
            <w:r>
              <w:rPr>
                <w:sz w:val="19"/>
              </w:rPr>
              <w:t>95,468</w:t>
            </w:r>
          </w:p>
        </w:tc>
        <w:tc>
          <w:tcPr>
            <w:tcW w:w="1160" w:type="dxa"/>
          </w:tcPr>
          <w:p w14:paraId="29C4A635" w14:textId="77777777" w:rsidR="00BD248F" w:rsidRDefault="003040A7">
            <w:pPr>
              <w:jc w:val="right"/>
            </w:pPr>
            <w:r>
              <w:rPr>
                <w:sz w:val="19"/>
              </w:rPr>
              <w:t>0.73</w:t>
            </w:r>
          </w:p>
        </w:tc>
        <w:tc>
          <w:tcPr>
            <w:tcW w:w="1200" w:type="dxa"/>
          </w:tcPr>
          <w:p w14:paraId="78291951" w14:textId="77777777" w:rsidR="00BD248F" w:rsidRDefault="003040A7">
            <w:pPr>
              <w:jc w:val="right"/>
            </w:pPr>
            <w:r>
              <w:rPr>
                <w:sz w:val="19"/>
              </w:rPr>
              <w:t>32.1</w:t>
            </w:r>
          </w:p>
        </w:tc>
        <w:tc>
          <w:tcPr>
            <w:tcW w:w="900" w:type="dxa"/>
          </w:tcPr>
          <w:p w14:paraId="5BBD1F00" w14:textId="77777777" w:rsidR="00BD248F" w:rsidRDefault="003040A7">
            <w:r>
              <w:rPr>
                <w:sz w:val="19"/>
              </w:rPr>
              <w:t>no</w:t>
            </w:r>
          </w:p>
        </w:tc>
      </w:tr>
      <w:tr w:rsidR="00BD248F" w14:paraId="6CB5800B" w14:textId="77777777">
        <w:trPr>
          <w:jc w:val="center"/>
        </w:trPr>
        <w:tc>
          <w:tcPr>
            <w:tcW w:w="900" w:type="dxa"/>
          </w:tcPr>
          <w:p w14:paraId="2345498D" w14:textId="77777777" w:rsidR="00BD248F" w:rsidRDefault="003040A7">
            <w:pPr>
              <w:jc w:val="right"/>
            </w:pPr>
            <w:r>
              <w:rPr>
                <w:sz w:val="19"/>
              </w:rPr>
              <w:t>0.0500</w:t>
            </w:r>
          </w:p>
        </w:tc>
        <w:tc>
          <w:tcPr>
            <w:tcW w:w="1300" w:type="dxa"/>
          </w:tcPr>
          <w:p w14:paraId="3423634B" w14:textId="77777777" w:rsidR="00BD248F" w:rsidRDefault="003040A7">
            <w:pPr>
              <w:jc w:val="right"/>
            </w:pPr>
            <w:r>
              <w:rPr>
                <w:sz w:val="19"/>
              </w:rPr>
              <w:t>127,758</w:t>
            </w:r>
          </w:p>
        </w:tc>
        <w:tc>
          <w:tcPr>
            <w:tcW w:w="1300" w:type="dxa"/>
          </w:tcPr>
          <w:p w14:paraId="4CA4F4A6" w14:textId="77777777" w:rsidR="00BD248F" w:rsidRDefault="003040A7">
            <w:pPr>
              <w:jc w:val="right"/>
            </w:pPr>
            <w:r>
              <w:rPr>
                <w:sz w:val="19"/>
              </w:rPr>
              <w:t>83,553</w:t>
            </w:r>
          </w:p>
        </w:tc>
        <w:tc>
          <w:tcPr>
            <w:tcW w:w="1300" w:type="dxa"/>
          </w:tcPr>
          <w:p w14:paraId="6F4A4F91" w14:textId="77777777" w:rsidR="00BD248F" w:rsidRDefault="003040A7">
            <w:pPr>
              <w:jc w:val="right"/>
            </w:pPr>
            <w:r>
              <w:rPr>
                <w:sz w:val="19"/>
              </w:rPr>
              <w:t>58,380</w:t>
            </w:r>
          </w:p>
        </w:tc>
        <w:tc>
          <w:tcPr>
            <w:tcW w:w="1300" w:type="dxa"/>
          </w:tcPr>
          <w:p w14:paraId="10DB6C4F" w14:textId="77777777" w:rsidR="00BD248F" w:rsidRDefault="003040A7">
            <w:pPr>
              <w:jc w:val="right"/>
            </w:pPr>
            <w:r>
              <w:rPr>
                <w:sz w:val="19"/>
              </w:rPr>
              <w:t>121,799</w:t>
            </w:r>
          </w:p>
        </w:tc>
        <w:tc>
          <w:tcPr>
            <w:tcW w:w="1160" w:type="dxa"/>
          </w:tcPr>
          <w:p w14:paraId="4CD6C546" w14:textId="77777777" w:rsidR="00BD248F" w:rsidRDefault="003040A7">
            <w:pPr>
              <w:jc w:val="right"/>
            </w:pPr>
            <w:r>
              <w:rPr>
                <w:sz w:val="19"/>
              </w:rPr>
              <w:t>0.81</w:t>
            </w:r>
          </w:p>
        </w:tc>
        <w:tc>
          <w:tcPr>
            <w:tcW w:w="1200" w:type="dxa"/>
          </w:tcPr>
          <w:p w14:paraId="665AFF92" w14:textId="77777777" w:rsidR="00BD248F" w:rsidRDefault="003040A7">
            <w:pPr>
              <w:jc w:val="right"/>
            </w:pPr>
            <w:r>
              <w:rPr>
                <w:sz w:val="19"/>
              </w:rPr>
              <w:t>34.6</w:t>
            </w:r>
          </w:p>
        </w:tc>
        <w:tc>
          <w:tcPr>
            <w:tcW w:w="900" w:type="dxa"/>
          </w:tcPr>
          <w:p w14:paraId="4C0B6884" w14:textId="77777777" w:rsidR="00BD248F" w:rsidRDefault="003040A7">
            <w:r>
              <w:rPr>
                <w:sz w:val="19"/>
              </w:rPr>
              <w:t>no</w:t>
            </w:r>
          </w:p>
        </w:tc>
      </w:tr>
      <w:tr w:rsidR="00BD248F" w14:paraId="0658F0BC" w14:textId="77777777">
        <w:trPr>
          <w:jc w:val="center"/>
        </w:trPr>
        <w:tc>
          <w:tcPr>
            <w:tcW w:w="900" w:type="dxa"/>
          </w:tcPr>
          <w:p w14:paraId="09FE1C03" w14:textId="77777777" w:rsidR="00BD248F" w:rsidRDefault="003040A7">
            <w:pPr>
              <w:jc w:val="right"/>
            </w:pPr>
            <w:r>
              <w:rPr>
                <w:sz w:val="19"/>
              </w:rPr>
              <w:t>0.0200</w:t>
            </w:r>
          </w:p>
        </w:tc>
        <w:tc>
          <w:tcPr>
            <w:tcW w:w="1300" w:type="dxa"/>
          </w:tcPr>
          <w:p w14:paraId="748555DC" w14:textId="77777777" w:rsidR="00BD248F" w:rsidRDefault="003040A7">
            <w:pPr>
              <w:jc w:val="right"/>
            </w:pPr>
            <w:r>
              <w:rPr>
                <w:sz w:val="19"/>
              </w:rPr>
              <w:t>153,556</w:t>
            </w:r>
          </w:p>
        </w:tc>
        <w:tc>
          <w:tcPr>
            <w:tcW w:w="1300" w:type="dxa"/>
          </w:tcPr>
          <w:p w14:paraId="3A3BD0A8" w14:textId="77777777" w:rsidR="00BD248F" w:rsidRDefault="003040A7">
            <w:pPr>
              <w:jc w:val="right"/>
            </w:pPr>
            <w:r>
              <w:rPr>
                <w:sz w:val="19"/>
              </w:rPr>
              <w:t>96,784</w:t>
            </w:r>
          </w:p>
        </w:tc>
        <w:tc>
          <w:tcPr>
            <w:tcW w:w="1300" w:type="dxa"/>
          </w:tcPr>
          <w:p w14:paraId="23C0A110" w14:textId="77777777" w:rsidR="00BD248F" w:rsidRDefault="003040A7">
            <w:pPr>
              <w:jc w:val="right"/>
            </w:pPr>
            <w:r>
              <w:rPr>
                <w:sz w:val="19"/>
              </w:rPr>
              <w:t>62,569</w:t>
            </w:r>
          </w:p>
        </w:tc>
        <w:tc>
          <w:tcPr>
            <w:tcW w:w="1300" w:type="dxa"/>
          </w:tcPr>
          <w:p w14:paraId="2FEFA919" w14:textId="77777777" w:rsidR="00BD248F" w:rsidRDefault="003040A7">
            <w:pPr>
              <w:jc w:val="right"/>
            </w:pPr>
            <w:r>
              <w:rPr>
                <w:sz w:val="19"/>
              </w:rPr>
              <w:t>158,023</w:t>
            </w:r>
          </w:p>
        </w:tc>
        <w:tc>
          <w:tcPr>
            <w:tcW w:w="1160" w:type="dxa"/>
          </w:tcPr>
          <w:p w14:paraId="1836E619" w14:textId="77777777" w:rsidR="00BD248F" w:rsidRDefault="003040A7">
            <w:pPr>
              <w:jc w:val="right"/>
            </w:pPr>
            <w:r>
              <w:rPr>
                <w:sz w:val="19"/>
              </w:rPr>
              <w:t>0.86</w:t>
            </w:r>
          </w:p>
        </w:tc>
        <w:tc>
          <w:tcPr>
            <w:tcW w:w="1200" w:type="dxa"/>
          </w:tcPr>
          <w:p w14:paraId="0D260189" w14:textId="77777777" w:rsidR="00BD248F" w:rsidRDefault="003040A7">
            <w:pPr>
              <w:jc w:val="right"/>
            </w:pPr>
            <w:r>
              <w:rPr>
                <w:sz w:val="19"/>
              </w:rPr>
              <w:t>37.0</w:t>
            </w:r>
          </w:p>
        </w:tc>
        <w:tc>
          <w:tcPr>
            <w:tcW w:w="900" w:type="dxa"/>
          </w:tcPr>
          <w:p w14:paraId="06159DF2" w14:textId="77777777" w:rsidR="00BD248F" w:rsidRDefault="003040A7">
            <w:r>
              <w:rPr>
                <w:sz w:val="19"/>
              </w:rPr>
              <w:t>no</w:t>
            </w:r>
          </w:p>
        </w:tc>
      </w:tr>
      <w:tr w:rsidR="00BD248F" w14:paraId="6CA90D25" w14:textId="77777777">
        <w:trPr>
          <w:jc w:val="center"/>
        </w:trPr>
        <w:tc>
          <w:tcPr>
            <w:tcW w:w="900" w:type="dxa"/>
          </w:tcPr>
          <w:p w14:paraId="1D180908" w14:textId="77777777" w:rsidR="00BD248F" w:rsidRDefault="003040A7">
            <w:pPr>
              <w:jc w:val="right"/>
            </w:pPr>
            <w:r>
              <w:rPr>
                <w:sz w:val="19"/>
              </w:rPr>
              <w:t>0.0100</w:t>
            </w:r>
          </w:p>
        </w:tc>
        <w:tc>
          <w:tcPr>
            <w:tcW w:w="1300" w:type="dxa"/>
          </w:tcPr>
          <w:p w14:paraId="3E1F3C3E" w14:textId="77777777" w:rsidR="00BD248F" w:rsidRDefault="003040A7">
            <w:pPr>
              <w:jc w:val="right"/>
            </w:pPr>
            <w:r>
              <w:rPr>
                <w:sz w:val="19"/>
              </w:rPr>
              <w:t>174,075</w:t>
            </w:r>
          </w:p>
        </w:tc>
        <w:tc>
          <w:tcPr>
            <w:tcW w:w="1300" w:type="dxa"/>
          </w:tcPr>
          <w:p w14:paraId="4F56E32D" w14:textId="77777777" w:rsidR="00BD248F" w:rsidRDefault="003040A7">
            <w:pPr>
              <w:jc w:val="right"/>
            </w:pPr>
            <w:r>
              <w:rPr>
                <w:sz w:val="19"/>
              </w:rPr>
              <w:t>109,522</w:t>
            </w:r>
          </w:p>
        </w:tc>
        <w:tc>
          <w:tcPr>
            <w:tcW w:w="1300" w:type="dxa"/>
          </w:tcPr>
          <w:p w14:paraId="53560838" w14:textId="77777777" w:rsidR="00BD248F" w:rsidRDefault="003040A7">
            <w:pPr>
              <w:jc w:val="right"/>
            </w:pPr>
            <w:r>
              <w:rPr>
                <w:sz w:val="19"/>
              </w:rPr>
              <w:t>67,455</w:t>
            </w:r>
          </w:p>
        </w:tc>
        <w:tc>
          <w:tcPr>
            <w:tcW w:w="1300" w:type="dxa"/>
          </w:tcPr>
          <w:p w14:paraId="26862223" w14:textId="77777777" w:rsidR="00BD248F" w:rsidRDefault="003040A7">
            <w:pPr>
              <w:jc w:val="right"/>
            </w:pPr>
            <w:r>
              <w:rPr>
                <w:sz w:val="19"/>
              </w:rPr>
              <w:t>187,199</w:t>
            </w:r>
          </w:p>
        </w:tc>
        <w:tc>
          <w:tcPr>
            <w:tcW w:w="1160" w:type="dxa"/>
          </w:tcPr>
          <w:p w14:paraId="02D871BC" w14:textId="77777777" w:rsidR="00BD248F" w:rsidRDefault="003040A7">
            <w:pPr>
              <w:jc w:val="right"/>
            </w:pPr>
            <w:r>
              <w:rPr>
                <w:sz w:val="19"/>
              </w:rPr>
              <w:t>1.23</w:t>
            </w:r>
          </w:p>
        </w:tc>
        <w:tc>
          <w:tcPr>
            <w:tcW w:w="1200" w:type="dxa"/>
          </w:tcPr>
          <w:p w14:paraId="448FE4AE" w14:textId="77777777" w:rsidR="00BD248F" w:rsidRDefault="003040A7">
            <w:pPr>
              <w:jc w:val="right"/>
            </w:pPr>
            <w:r>
              <w:rPr>
                <w:sz w:val="19"/>
              </w:rPr>
              <w:t>37.1</w:t>
            </w:r>
          </w:p>
        </w:tc>
        <w:tc>
          <w:tcPr>
            <w:tcW w:w="900" w:type="dxa"/>
          </w:tcPr>
          <w:p w14:paraId="5F44C792" w14:textId="77777777" w:rsidR="00BD248F" w:rsidRDefault="003040A7">
            <w:r>
              <w:rPr>
                <w:sz w:val="19"/>
              </w:rPr>
              <w:t>no</w:t>
            </w:r>
          </w:p>
        </w:tc>
      </w:tr>
      <w:tr w:rsidR="00BD248F" w14:paraId="355815C2" w14:textId="77777777">
        <w:trPr>
          <w:jc w:val="center"/>
        </w:trPr>
        <w:tc>
          <w:tcPr>
            <w:tcW w:w="900" w:type="dxa"/>
          </w:tcPr>
          <w:p w14:paraId="2C6A2DDE" w14:textId="77777777" w:rsidR="00BD248F" w:rsidRDefault="003040A7">
            <w:pPr>
              <w:jc w:val="right"/>
            </w:pPr>
            <w:r>
              <w:rPr>
                <w:sz w:val="19"/>
              </w:rPr>
              <w:t>0.0050</w:t>
            </w:r>
          </w:p>
        </w:tc>
        <w:tc>
          <w:tcPr>
            <w:tcW w:w="1300" w:type="dxa"/>
          </w:tcPr>
          <w:p w14:paraId="006E6702" w14:textId="77777777" w:rsidR="00BD248F" w:rsidRDefault="003040A7">
            <w:pPr>
              <w:jc w:val="right"/>
            </w:pPr>
            <w:r>
              <w:rPr>
                <w:sz w:val="19"/>
              </w:rPr>
              <w:t>195,977</w:t>
            </w:r>
          </w:p>
        </w:tc>
        <w:tc>
          <w:tcPr>
            <w:tcW w:w="1300" w:type="dxa"/>
          </w:tcPr>
          <w:p w14:paraId="26726489" w14:textId="77777777" w:rsidR="00BD248F" w:rsidRDefault="003040A7">
            <w:pPr>
              <w:jc w:val="right"/>
            </w:pPr>
            <w:r>
              <w:rPr>
                <w:sz w:val="19"/>
              </w:rPr>
              <w:t>128,798</w:t>
            </w:r>
          </w:p>
        </w:tc>
        <w:tc>
          <w:tcPr>
            <w:tcW w:w="1300" w:type="dxa"/>
          </w:tcPr>
          <w:p w14:paraId="0D87A714" w14:textId="77777777" w:rsidR="00BD248F" w:rsidRDefault="003040A7">
            <w:pPr>
              <w:jc w:val="right"/>
            </w:pPr>
            <w:r>
              <w:rPr>
                <w:sz w:val="19"/>
              </w:rPr>
              <w:t>76,214</w:t>
            </w:r>
          </w:p>
        </w:tc>
        <w:tc>
          <w:tcPr>
            <w:tcW w:w="1300" w:type="dxa"/>
          </w:tcPr>
          <w:p w14:paraId="282157F0" w14:textId="77777777" w:rsidR="00BD248F" w:rsidRDefault="003040A7">
            <w:pPr>
              <w:jc w:val="right"/>
            </w:pPr>
            <w:r>
              <w:rPr>
                <w:sz w:val="19"/>
              </w:rPr>
              <w:t>228,500</w:t>
            </w:r>
          </w:p>
        </w:tc>
        <w:tc>
          <w:tcPr>
            <w:tcW w:w="1160" w:type="dxa"/>
          </w:tcPr>
          <w:p w14:paraId="22374DB8" w14:textId="77777777" w:rsidR="00BD248F" w:rsidRDefault="003040A7">
            <w:pPr>
              <w:jc w:val="right"/>
            </w:pPr>
            <w:r>
              <w:rPr>
                <w:sz w:val="19"/>
              </w:rPr>
              <w:t>1.43</w:t>
            </w:r>
          </w:p>
        </w:tc>
        <w:tc>
          <w:tcPr>
            <w:tcW w:w="1200" w:type="dxa"/>
          </w:tcPr>
          <w:p w14:paraId="3EAD5E87" w14:textId="77777777" w:rsidR="00BD248F" w:rsidRDefault="003040A7">
            <w:pPr>
              <w:jc w:val="right"/>
            </w:pPr>
            <w:r>
              <w:rPr>
                <w:sz w:val="19"/>
              </w:rPr>
              <w:t>34.3</w:t>
            </w:r>
          </w:p>
        </w:tc>
        <w:tc>
          <w:tcPr>
            <w:tcW w:w="900" w:type="dxa"/>
          </w:tcPr>
          <w:p w14:paraId="1C103899" w14:textId="77777777" w:rsidR="00BD248F" w:rsidRDefault="003040A7">
            <w:r>
              <w:rPr>
                <w:sz w:val="19"/>
              </w:rPr>
              <w:t>no</w:t>
            </w:r>
          </w:p>
        </w:tc>
      </w:tr>
      <w:tr w:rsidR="00BD248F" w14:paraId="71AFC314" w14:textId="77777777">
        <w:trPr>
          <w:jc w:val="center"/>
        </w:trPr>
        <w:tc>
          <w:tcPr>
            <w:tcW w:w="900" w:type="dxa"/>
          </w:tcPr>
          <w:p w14:paraId="0F477498" w14:textId="77777777" w:rsidR="00BD248F" w:rsidRDefault="003040A7">
            <w:pPr>
              <w:jc w:val="right"/>
            </w:pPr>
            <w:r>
              <w:rPr>
                <w:sz w:val="19"/>
              </w:rPr>
              <w:t>0.0020</w:t>
            </w:r>
          </w:p>
        </w:tc>
        <w:tc>
          <w:tcPr>
            <w:tcW w:w="1300" w:type="dxa"/>
          </w:tcPr>
          <w:p w14:paraId="435098C6" w14:textId="77777777" w:rsidR="00BD248F" w:rsidRDefault="003040A7">
            <w:pPr>
              <w:jc w:val="right"/>
            </w:pPr>
            <w:r>
              <w:rPr>
                <w:sz w:val="19"/>
              </w:rPr>
              <w:t>227,900</w:t>
            </w:r>
          </w:p>
        </w:tc>
        <w:tc>
          <w:tcPr>
            <w:tcW w:w="1300" w:type="dxa"/>
          </w:tcPr>
          <w:p w14:paraId="0601CE8E" w14:textId="77777777" w:rsidR="00BD248F" w:rsidRDefault="003040A7">
            <w:pPr>
              <w:jc w:val="right"/>
            </w:pPr>
            <w:r>
              <w:rPr>
                <w:sz w:val="19"/>
              </w:rPr>
              <w:t>160,342</w:t>
            </w:r>
          </w:p>
        </w:tc>
        <w:tc>
          <w:tcPr>
            <w:tcW w:w="1300" w:type="dxa"/>
          </w:tcPr>
          <w:p w14:paraId="0E5DE346" w14:textId="77777777" w:rsidR="00BD248F" w:rsidRDefault="003040A7">
            <w:pPr>
              <w:jc w:val="right"/>
            </w:pPr>
            <w:r>
              <w:rPr>
                <w:sz w:val="19"/>
              </w:rPr>
              <w:t>91,937</w:t>
            </w:r>
          </w:p>
        </w:tc>
        <w:tc>
          <w:tcPr>
            <w:tcW w:w="1300" w:type="dxa"/>
          </w:tcPr>
          <w:p w14:paraId="42E4A50F" w14:textId="77777777" w:rsidR="00BD248F" w:rsidRDefault="003040A7">
            <w:pPr>
              <w:jc w:val="right"/>
            </w:pPr>
            <w:r>
              <w:rPr>
                <w:sz w:val="19"/>
              </w:rPr>
              <w:t>292,518</w:t>
            </w:r>
          </w:p>
        </w:tc>
        <w:tc>
          <w:tcPr>
            <w:tcW w:w="1160" w:type="dxa"/>
          </w:tcPr>
          <w:p w14:paraId="589D05DE" w14:textId="77777777" w:rsidR="00BD248F" w:rsidRDefault="003040A7">
            <w:pPr>
              <w:jc w:val="right"/>
            </w:pPr>
            <w:r>
              <w:rPr>
                <w:sz w:val="19"/>
              </w:rPr>
              <w:t>1.47</w:t>
            </w:r>
          </w:p>
        </w:tc>
        <w:tc>
          <w:tcPr>
            <w:tcW w:w="1200" w:type="dxa"/>
          </w:tcPr>
          <w:p w14:paraId="1AF6F230" w14:textId="77777777" w:rsidR="00BD248F" w:rsidRDefault="003040A7">
            <w:pPr>
              <w:jc w:val="right"/>
            </w:pPr>
            <w:r>
              <w:rPr>
                <w:sz w:val="19"/>
              </w:rPr>
              <w:t>29.6</w:t>
            </w:r>
          </w:p>
        </w:tc>
        <w:tc>
          <w:tcPr>
            <w:tcW w:w="900" w:type="dxa"/>
          </w:tcPr>
          <w:p w14:paraId="0EB5DB6E" w14:textId="77777777" w:rsidR="00BD248F" w:rsidRDefault="003040A7">
            <w:r>
              <w:rPr>
                <w:sz w:val="19"/>
              </w:rPr>
              <w:t>no</w:t>
            </w:r>
          </w:p>
        </w:tc>
      </w:tr>
      <w:tr w:rsidR="00BD248F" w14:paraId="272116FF" w14:textId="77777777">
        <w:trPr>
          <w:jc w:val="center"/>
        </w:trPr>
        <w:tc>
          <w:tcPr>
            <w:tcW w:w="900" w:type="dxa"/>
          </w:tcPr>
          <w:p w14:paraId="7EDBD856" w14:textId="77777777" w:rsidR="00BD248F" w:rsidRDefault="003040A7">
            <w:pPr>
              <w:jc w:val="right"/>
            </w:pPr>
            <w:r>
              <w:rPr>
                <w:sz w:val="19"/>
              </w:rPr>
              <w:t>0.0010</w:t>
            </w:r>
          </w:p>
        </w:tc>
        <w:tc>
          <w:tcPr>
            <w:tcW w:w="1300" w:type="dxa"/>
          </w:tcPr>
          <w:p w14:paraId="53076808" w14:textId="77777777" w:rsidR="00BD248F" w:rsidRDefault="003040A7">
            <w:pPr>
              <w:jc w:val="right"/>
            </w:pPr>
            <w:r>
              <w:rPr>
                <w:sz w:val="19"/>
              </w:rPr>
              <w:t>255,074</w:t>
            </w:r>
          </w:p>
        </w:tc>
        <w:tc>
          <w:tcPr>
            <w:tcW w:w="1300" w:type="dxa"/>
          </w:tcPr>
          <w:p w14:paraId="5E2EE06F" w14:textId="77777777" w:rsidR="00BD248F" w:rsidRDefault="003040A7">
            <w:pPr>
              <w:jc w:val="right"/>
            </w:pPr>
            <w:r>
              <w:rPr>
                <w:sz w:val="19"/>
              </w:rPr>
              <w:t>189,434</w:t>
            </w:r>
          </w:p>
        </w:tc>
        <w:tc>
          <w:tcPr>
            <w:tcW w:w="1300" w:type="dxa"/>
          </w:tcPr>
          <w:p w14:paraId="4764E0E2" w14:textId="77777777" w:rsidR="00BD248F" w:rsidRDefault="003040A7">
            <w:pPr>
              <w:jc w:val="right"/>
            </w:pPr>
            <w:r>
              <w:rPr>
                <w:sz w:val="19"/>
              </w:rPr>
              <w:t>107,941</w:t>
            </w:r>
          </w:p>
        </w:tc>
        <w:tc>
          <w:tcPr>
            <w:tcW w:w="1300" w:type="dxa"/>
          </w:tcPr>
          <w:p w14:paraId="041420C9" w14:textId="77777777" w:rsidR="00BD248F" w:rsidRDefault="003040A7">
            <w:pPr>
              <w:jc w:val="right"/>
            </w:pPr>
            <w:r>
              <w:rPr>
                <w:sz w:val="19"/>
              </w:rPr>
              <w:t>352,665</w:t>
            </w:r>
          </w:p>
        </w:tc>
        <w:tc>
          <w:tcPr>
            <w:tcW w:w="1160" w:type="dxa"/>
          </w:tcPr>
          <w:p w14:paraId="133A7AF7" w14:textId="77777777" w:rsidR="00BD248F" w:rsidRDefault="003040A7">
            <w:pPr>
              <w:jc w:val="right"/>
            </w:pPr>
            <w:r>
              <w:rPr>
                <w:sz w:val="19"/>
              </w:rPr>
              <w:t>1.49</w:t>
            </w:r>
          </w:p>
        </w:tc>
        <w:tc>
          <w:tcPr>
            <w:tcW w:w="1200" w:type="dxa"/>
          </w:tcPr>
          <w:p w14:paraId="458C1532" w14:textId="77777777" w:rsidR="00BD248F" w:rsidRDefault="003040A7">
            <w:pPr>
              <w:jc w:val="right"/>
            </w:pPr>
            <w:r>
              <w:rPr>
                <w:sz w:val="19"/>
              </w:rPr>
              <w:t>25.7</w:t>
            </w:r>
          </w:p>
        </w:tc>
        <w:tc>
          <w:tcPr>
            <w:tcW w:w="900" w:type="dxa"/>
          </w:tcPr>
          <w:p w14:paraId="2A15F33C" w14:textId="77777777" w:rsidR="00BD248F" w:rsidRDefault="003040A7">
            <w:r>
              <w:rPr>
                <w:sz w:val="19"/>
              </w:rPr>
              <w:t>no</w:t>
            </w:r>
          </w:p>
        </w:tc>
      </w:tr>
      <w:tr w:rsidR="00BD248F" w14:paraId="402899C6" w14:textId="77777777">
        <w:trPr>
          <w:jc w:val="center"/>
        </w:trPr>
        <w:tc>
          <w:tcPr>
            <w:tcW w:w="900" w:type="dxa"/>
          </w:tcPr>
          <w:p w14:paraId="3B7BF214" w14:textId="77777777" w:rsidR="00BD248F" w:rsidRDefault="003040A7">
            <w:pPr>
              <w:jc w:val="right"/>
            </w:pPr>
            <w:r>
              <w:rPr>
                <w:sz w:val="19"/>
              </w:rPr>
              <w:t>0.0005</w:t>
            </w:r>
          </w:p>
        </w:tc>
        <w:tc>
          <w:tcPr>
            <w:tcW w:w="1300" w:type="dxa"/>
          </w:tcPr>
          <w:p w14:paraId="1D02C102" w14:textId="77777777" w:rsidR="00BD248F" w:rsidRDefault="003040A7">
            <w:pPr>
              <w:jc w:val="right"/>
            </w:pPr>
            <w:r>
              <w:rPr>
                <w:sz w:val="19"/>
              </w:rPr>
              <w:t>285,568</w:t>
            </w:r>
          </w:p>
        </w:tc>
        <w:tc>
          <w:tcPr>
            <w:tcW w:w="1300" w:type="dxa"/>
          </w:tcPr>
          <w:p w14:paraId="0DB3381B" w14:textId="77777777" w:rsidR="00BD248F" w:rsidRDefault="003040A7">
            <w:pPr>
              <w:jc w:val="right"/>
            </w:pPr>
            <w:r>
              <w:rPr>
                <w:sz w:val="19"/>
              </w:rPr>
              <w:t>224,427</w:t>
            </w:r>
          </w:p>
        </w:tc>
        <w:tc>
          <w:tcPr>
            <w:tcW w:w="1300" w:type="dxa"/>
          </w:tcPr>
          <w:p w14:paraId="2F7C1723" w14:textId="77777777" w:rsidR="00BD248F" w:rsidRDefault="003040A7">
            <w:pPr>
              <w:jc w:val="right"/>
            </w:pPr>
            <w:r>
              <w:rPr>
                <w:sz w:val="19"/>
              </w:rPr>
              <w:t>126,346</w:t>
            </w:r>
          </w:p>
        </w:tc>
        <w:tc>
          <w:tcPr>
            <w:tcW w:w="1300" w:type="dxa"/>
          </w:tcPr>
          <w:p w14:paraId="46905D73" w14:textId="77777777" w:rsidR="00BD248F" w:rsidRDefault="003040A7">
            <w:pPr>
              <w:jc w:val="right"/>
            </w:pPr>
            <w:r>
              <w:rPr>
                <w:sz w:val="19"/>
              </w:rPr>
              <w:t>427,472</w:t>
            </w:r>
          </w:p>
        </w:tc>
        <w:tc>
          <w:tcPr>
            <w:tcW w:w="1160" w:type="dxa"/>
          </w:tcPr>
          <w:p w14:paraId="2B5DE669" w14:textId="77777777" w:rsidR="00BD248F" w:rsidRDefault="003040A7">
            <w:pPr>
              <w:jc w:val="right"/>
            </w:pPr>
            <w:r>
              <w:rPr>
                <w:sz w:val="19"/>
              </w:rPr>
              <w:t>1.51</w:t>
            </w:r>
          </w:p>
        </w:tc>
        <w:tc>
          <w:tcPr>
            <w:tcW w:w="1200" w:type="dxa"/>
          </w:tcPr>
          <w:p w14:paraId="4C5D179F" w14:textId="77777777" w:rsidR="00BD248F" w:rsidRDefault="003040A7">
            <w:pPr>
              <w:jc w:val="right"/>
            </w:pPr>
            <w:r>
              <w:rPr>
                <w:sz w:val="19"/>
              </w:rPr>
              <w:t>21.4</w:t>
            </w:r>
          </w:p>
        </w:tc>
        <w:tc>
          <w:tcPr>
            <w:tcW w:w="900" w:type="dxa"/>
          </w:tcPr>
          <w:p w14:paraId="2A60018F" w14:textId="77777777" w:rsidR="00BD248F" w:rsidRDefault="003040A7">
            <w:r>
              <w:rPr>
                <w:sz w:val="19"/>
              </w:rPr>
              <w:t>yes</w:t>
            </w:r>
          </w:p>
        </w:tc>
      </w:tr>
      <w:tr w:rsidR="00BD248F" w14:paraId="2C3C21F0" w14:textId="77777777">
        <w:trPr>
          <w:jc w:val="center"/>
        </w:trPr>
        <w:tc>
          <w:tcPr>
            <w:tcW w:w="900" w:type="dxa"/>
          </w:tcPr>
          <w:p w14:paraId="70A01E10" w14:textId="77777777" w:rsidR="00BD248F" w:rsidRDefault="003040A7">
            <w:pPr>
              <w:jc w:val="right"/>
            </w:pPr>
            <w:r>
              <w:rPr>
                <w:sz w:val="19"/>
              </w:rPr>
              <w:t>0.0002</w:t>
            </w:r>
          </w:p>
        </w:tc>
        <w:tc>
          <w:tcPr>
            <w:tcW w:w="1300" w:type="dxa"/>
          </w:tcPr>
          <w:p w14:paraId="49AE438C" w14:textId="77777777" w:rsidR="00BD248F" w:rsidRDefault="003040A7">
            <w:pPr>
              <w:jc w:val="right"/>
            </w:pPr>
            <w:r>
              <w:rPr>
                <w:sz w:val="19"/>
              </w:rPr>
              <w:t>332,739</w:t>
            </w:r>
          </w:p>
        </w:tc>
        <w:tc>
          <w:tcPr>
            <w:tcW w:w="1300" w:type="dxa"/>
          </w:tcPr>
          <w:p w14:paraId="3D6235E4" w14:textId="77777777" w:rsidR="00BD248F" w:rsidRDefault="003040A7">
            <w:pPr>
              <w:jc w:val="right"/>
            </w:pPr>
            <w:r>
              <w:rPr>
                <w:sz w:val="19"/>
              </w:rPr>
              <w:t>282,959</w:t>
            </w:r>
          </w:p>
        </w:tc>
        <w:tc>
          <w:tcPr>
            <w:tcW w:w="1300" w:type="dxa"/>
          </w:tcPr>
          <w:p w14:paraId="7BBA321C" w14:textId="77777777" w:rsidR="00BD248F" w:rsidRDefault="003040A7">
            <w:pPr>
              <w:jc w:val="right"/>
            </w:pPr>
            <w:r>
              <w:rPr>
                <w:sz w:val="19"/>
              </w:rPr>
              <w:t>157,731</w:t>
            </w:r>
          </w:p>
        </w:tc>
        <w:tc>
          <w:tcPr>
            <w:tcW w:w="1300" w:type="dxa"/>
          </w:tcPr>
          <w:p w14:paraId="3121448C" w14:textId="77777777" w:rsidR="00BD248F" w:rsidRDefault="003040A7">
            <w:pPr>
              <w:jc w:val="right"/>
            </w:pPr>
            <w:r>
              <w:rPr>
                <w:sz w:val="19"/>
              </w:rPr>
              <w:t>553,993</w:t>
            </w:r>
          </w:p>
        </w:tc>
        <w:tc>
          <w:tcPr>
            <w:tcW w:w="1160" w:type="dxa"/>
          </w:tcPr>
          <w:p w14:paraId="644F89BF" w14:textId="77777777" w:rsidR="00BD248F" w:rsidRDefault="003040A7">
            <w:pPr>
              <w:jc w:val="right"/>
            </w:pPr>
            <w:r>
              <w:rPr>
                <w:sz w:val="19"/>
              </w:rPr>
              <w:t>1.52</w:t>
            </w:r>
          </w:p>
        </w:tc>
        <w:tc>
          <w:tcPr>
            <w:tcW w:w="1200" w:type="dxa"/>
          </w:tcPr>
          <w:p w14:paraId="5A644AE3" w14:textId="77777777" w:rsidR="00BD248F" w:rsidRDefault="003040A7">
            <w:pPr>
              <w:jc w:val="right"/>
            </w:pPr>
            <w:r>
              <w:rPr>
                <w:sz w:val="19"/>
              </w:rPr>
              <w:t>15.0</w:t>
            </w:r>
          </w:p>
        </w:tc>
        <w:tc>
          <w:tcPr>
            <w:tcW w:w="900" w:type="dxa"/>
          </w:tcPr>
          <w:p w14:paraId="5499D2E3" w14:textId="77777777" w:rsidR="00BD248F" w:rsidRDefault="003040A7">
            <w:r>
              <w:rPr>
                <w:sz w:val="19"/>
              </w:rPr>
              <w:t>yes</w:t>
            </w:r>
          </w:p>
        </w:tc>
      </w:tr>
      <w:tr w:rsidR="00BD248F" w14:paraId="3A5288A1" w14:textId="77777777">
        <w:trPr>
          <w:jc w:val="center"/>
        </w:trPr>
        <w:tc>
          <w:tcPr>
            <w:tcW w:w="900" w:type="dxa"/>
          </w:tcPr>
          <w:p w14:paraId="19EEB501" w14:textId="77777777" w:rsidR="00BD248F" w:rsidRDefault="003040A7">
            <w:pPr>
              <w:jc w:val="right"/>
            </w:pPr>
            <w:r>
              <w:rPr>
                <w:sz w:val="19"/>
              </w:rPr>
              <w:t>0.0001</w:t>
            </w:r>
          </w:p>
        </w:tc>
        <w:tc>
          <w:tcPr>
            <w:tcW w:w="1300" w:type="dxa"/>
          </w:tcPr>
          <w:p w14:paraId="75A29F68" w14:textId="77777777" w:rsidR="00BD248F" w:rsidRDefault="003040A7">
            <w:pPr>
              <w:jc w:val="right"/>
            </w:pPr>
            <w:r>
              <w:rPr>
                <w:sz w:val="19"/>
              </w:rPr>
              <w:t>374,643</w:t>
            </w:r>
          </w:p>
        </w:tc>
        <w:tc>
          <w:tcPr>
            <w:tcW w:w="1300" w:type="dxa"/>
          </w:tcPr>
          <w:p w14:paraId="7ACA53E3" w14:textId="77777777" w:rsidR="00BD248F" w:rsidRDefault="003040A7">
            <w:pPr>
              <w:jc w:val="right"/>
            </w:pPr>
            <w:r>
              <w:rPr>
                <w:sz w:val="19"/>
              </w:rPr>
              <w:t>339,018</w:t>
            </w:r>
          </w:p>
        </w:tc>
        <w:tc>
          <w:tcPr>
            <w:tcW w:w="1300" w:type="dxa"/>
          </w:tcPr>
          <w:p w14:paraId="3F011617" w14:textId="77777777" w:rsidR="00BD248F" w:rsidRDefault="003040A7">
            <w:pPr>
              <w:jc w:val="right"/>
            </w:pPr>
            <w:r>
              <w:rPr>
                <w:sz w:val="19"/>
              </w:rPr>
              <w:t>188,364</w:t>
            </w:r>
          </w:p>
        </w:tc>
        <w:tc>
          <w:tcPr>
            <w:tcW w:w="1300" w:type="dxa"/>
          </w:tcPr>
          <w:p w14:paraId="27B9361E" w14:textId="77777777" w:rsidR="00BD248F" w:rsidRDefault="003040A7">
            <w:pPr>
              <w:jc w:val="right"/>
            </w:pPr>
            <w:r>
              <w:rPr>
                <w:sz w:val="19"/>
              </w:rPr>
              <w:t>660,115</w:t>
            </w:r>
          </w:p>
        </w:tc>
        <w:tc>
          <w:tcPr>
            <w:tcW w:w="1160" w:type="dxa"/>
          </w:tcPr>
          <w:p w14:paraId="075DD480" w14:textId="77777777" w:rsidR="00BD248F" w:rsidRDefault="003040A7">
            <w:pPr>
              <w:jc w:val="right"/>
            </w:pPr>
            <w:r>
              <w:rPr>
                <w:sz w:val="19"/>
              </w:rPr>
              <w:t>1.53</w:t>
            </w:r>
          </w:p>
        </w:tc>
        <w:tc>
          <w:tcPr>
            <w:tcW w:w="1200" w:type="dxa"/>
          </w:tcPr>
          <w:p w14:paraId="35ADDD6F" w14:textId="77777777" w:rsidR="00BD248F" w:rsidRDefault="003040A7">
            <w:pPr>
              <w:jc w:val="right"/>
            </w:pPr>
            <w:r>
              <w:rPr>
                <w:sz w:val="19"/>
              </w:rPr>
              <w:t>9.5</w:t>
            </w:r>
          </w:p>
        </w:tc>
        <w:tc>
          <w:tcPr>
            <w:tcW w:w="900" w:type="dxa"/>
          </w:tcPr>
          <w:p w14:paraId="6A14C83C" w14:textId="77777777" w:rsidR="00BD248F" w:rsidRDefault="003040A7">
            <w:r>
              <w:rPr>
                <w:sz w:val="19"/>
              </w:rPr>
              <w:t>yes</w:t>
            </w:r>
          </w:p>
        </w:tc>
      </w:tr>
    </w:tbl>
    <w:p w14:paraId="0B50525F" w14:textId="77777777" w:rsidR="00BD248F" w:rsidRDefault="003040A7">
      <w:pPr>
        <w:spacing w:before="80" w:after="240"/>
        <w:jc w:val="center"/>
      </w:pPr>
      <w:r>
        <w:rPr>
          <w:i/>
          <w:sz w:val="19"/>
        </w:rPr>
        <w:t>Table E-1. Regulated frequency curve ordinates and uncertainty terms.</w:t>
      </w:r>
    </w:p>
    <w:p w14:paraId="2374BDBC" w14:textId="77777777" w:rsidR="00A71AD0" w:rsidRDefault="003040A7">
      <w:pPr>
        <w:pStyle w:val="Heading1"/>
        <w:spacing w:before="300" w:after="140"/>
      </w:pPr>
      <w:r>
        <w:rPr>
          <w:b/>
          <w:sz w:val="26"/>
        </w:rPr>
        <w:lastRenderedPageBreak/>
        <w:t>Appendix F. Regulated Frequency Ordinates by Location</w:t>
      </w:r>
    </w:p>
    <w:p w14:paraId="509FAA1D" w14:textId="55D19723" w:rsidR="00A71AD0" w:rsidRDefault="003040A7">
      <w:pPr>
        <w:spacing w:after="160" w:line="276" w:lineRule="auto"/>
      </w:pPr>
      <w:r>
        <w:t xml:space="preserve">Regulated peak flow at each of the four locations of Section 8, with </w:t>
      </w:r>
      <w:commentRangeStart w:id="261"/>
      <w:r>
        <w:t>95 percent confidence limits</w:t>
      </w:r>
      <w:commentRangeEnd w:id="261"/>
      <w:r w:rsidR="00C93D35">
        <w:rPr>
          <w:rStyle w:val="CommentReference"/>
          <w:sz w:val="22"/>
          <w:szCs w:val="22"/>
        </w:rPr>
        <w:commentReference w:id="261"/>
      </w:r>
      <w:r>
        <w:t xml:space="preserve">. Flows are in cubic feet per second. At the gage the unregulated curve is shown alongside; downstream, the local contribution is shown, being the incremental drainage area scaled off the unregulated curve and reduced by the 0.80 timing factor. Confidence limits at the three downstream locations are </w:t>
      </w:r>
      <w:ins w:id="262" w:author="Cahill, Ryan J CIV USARMY CENWP (USA)" w:date="2026-08-28T11:51:00Z" w16du:dateUtc="2026-08-28T18:51:00Z">
        <w:r w:rsidR="00C93D35">
          <w:t>from Castle Rock</w:t>
        </w:r>
      </w:ins>
      <w:del w:id="263" w:author="Cahill, Ryan J CIV USARMY CENWP (USA)" w:date="2026-08-28T11:51:00Z" w16du:dateUtc="2026-08-28T18:51:00Z">
        <w:r w:rsidDel="00C93D35">
          <w:delText>the gage's own</w:delText>
        </w:r>
      </w:del>
      <w:r>
        <w:t>, translated by the local contribution — see Section 8.4.</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800"/>
        <w:gridCol w:w="1800"/>
        <w:gridCol w:w="1800"/>
        <w:gridCol w:w="1800"/>
      </w:tblGrid>
      <w:tr w:rsidR="00A71AD0" w14:paraId="74784850" w14:textId="77777777">
        <w:trPr>
          <w:jc w:val="center"/>
        </w:trPr>
        <w:tc>
          <w:tcPr>
            <w:tcW w:w="1400" w:type="dxa"/>
            <w:shd w:val="clear" w:color="auto" w:fill="D9E2EC"/>
          </w:tcPr>
          <w:p w14:paraId="184E0C0E" w14:textId="77777777" w:rsidR="00A71AD0" w:rsidRDefault="003040A7">
            <w:pPr>
              <w:jc w:val="center"/>
            </w:pPr>
            <w:r>
              <w:rPr>
                <w:b/>
                <w:sz w:val="19"/>
              </w:rPr>
              <w:t>AEP</w:t>
            </w:r>
          </w:p>
        </w:tc>
        <w:tc>
          <w:tcPr>
            <w:tcW w:w="1800" w:type="dxa"/>
            <w:shd w:val="clear" w:color="auto" w:fill="D9E2EC"/>
          </w:tcPr>
          <w:p w14:paraId="05312FAF" w14:textId="77777777" w:rsidR="00A71AD0" w:rsidRDefault="003040A7">
            <w:pPr>
              <w:jc w:val="center"/>
            </w:pPr>
            <w:r>
              <w:rPr>
                <w:b/>
                <w:sz w:val="19"/>
              </w:rPr>
              <w:t>Unregulated</w:t>
            </w:r>
          </w:p>
        </w:tc>
        <w:tc>
          <w:tcPr>
            <w:tcW w:w="1800" w:type="dxa"/>
            <w:shd w:val="clear" w:color="auto" w:fill="D9E2EC"/>
          </w:tcPr>
          <w:p w14:paraId="4AFF01B3" w14:textId="77777777" w:rsidR="00A71AD0" w:rsidRDefault="003040A7">
            <w:pPr>
              <w:jc w:val="center"/>
            </w:pPr>
            <w:r>
              <w:rPr>
                <w:b/>
                <w:sz w:val="19"/>
              </w:rPr>
              <w:t>Regulated</w:t>
            </w:r>
          </w:p>
        </w:tc>
        <w:tc>
          <w:tcPr>
            <w:tcW w:w="1800" w:type="dxa"/>
            <w:shd w:val="clear" w:color="auto" w:fill="D9E2EC"/>
          </w:tcPr>
          <w:p w14:paraId="33F1018D" w14:textId="77777777" w:rsidR="00A71AD0" w:rsidRDefault="003040A7">
            <w:pPr>
              <w:jc w:val="center"/>
            </w:pPr>
            <w:r>
              <w:rPr>
                <w:b/>
                <w:sz w:val="19"/>
              </w:rPr>
              <w:t>Lower 95%</w:t>
            </w:r>
          </w:p>
        </w:tc>
        <w:tc>
          <w:tcPr>
            <w:tcW w:w="1800" w:type="dxa"/>
            <w:shd w:val="clear" w:color="auto" w:fill="D9E2EC"/>
          </w:tcPr>
          <w:p w14:paraId="3FD549AD" w14:textId="77777777" w:rsidR="00A71AD0" w:rsidRDefault="003040A7">
            <w:pPr>
              <w:jc w:val="center"/>
            </w:pPr>
            <w:r>
              <w:rPr>
                <w:b/>
                <w:sz w:val="19"/>
              </w:rPr>
              <w:t>Upper 95%</w:t>
            </w:r>
          </w:p>
        </w:tc>
      </w:tr>
      <w:tr w:rsidR="00A71AD0" w14:paraId="3F7C7CDA" w14:textId="77777777">
        <w:trPr>
          <w:jc w:val="center"/>
        </w:trPr>
        <w:tc>
          <w:tcPr>
            <w:tcW w:w="1400" w:type="dxa"/>
          </w:tcPr>
          <w:p w14:paraId="457B166E" w14:textId="77777777" w:rsidR="00A71AD0" w:rsidRDefault="003040A7">
            <w:pPr>
              <w:jc w:val="right"/>
            </w:pPr>
            <w:r>
              <w:rPr>
                <w:sz w:val="19"/>
              </w:rPr>
              <w:t>0.9900</w:t>
            </w:r>
          </w:p>
        </w:tc>
        <w:tc>
          <w:tcPr>
            <w:tcW w:w="1800" w:type="dxa"/>
          </w:tcPr>
          <w:p w14:paraId="1E184D0F" w14:textId="77777777" w:rsidR="00A71AD0" w:rsidRDefault="003040A7">
            <w:pPr>
              <w:jc w:val="right"/>
            </w:pPr>
            <w:r>
              <w:rPr>
                <w:sz w:val="19"/>
              </w:rPr>
              <w:t>19,408</w:t>
            </w:r>
          </w:p>
        </w:tc>
        <w:tc>
          <w:tcPr>
            <w:tcW w:w="1800" w:type="dxa"/>
          </w:tcPr>
          <w:p w14:paraId="2550FCC9" w14:textId="77777777" w:rsidR="00A71AD0" w:rsidRDefault="003040A7">
            <w:pPr>
              <w:jc w:val="right"/>
            </w:pPr>
            <w:r>
              <w:rPr>
                <w:sz w:val="19"/>
              </w:rPr>
              <w:t>18,564</w:t>
            </w:r>
          </w:p>
        </w:tc>
        <w:tc>
          <w:tcPr>
            <w:tcW w:w="1800" w:type="dxa"/>
          </w:tcPr>
          <w:p w14:paraId="2EFE77AC" w14:textId="77777777" w:rsidR="00A71AD0" w:rsidRDefault="003040A7">
            <w:pPr>
              <w:jc w:val="right"/>
            </w:pPr>
            <w:r>
              <w:rPr>
                <w:sz w:val="19"/>
              </w:rPr>
              <w:t>11,620</w:t>
            </w:r>
          </w:p>
        </w:tc>
        <w:tc>
          <w:tcPr>
            <w:tcW w:w="1800" w:type="dxa"/>
          </w:tcPr>
          <w:p w14:paraId="7341D45A" w14:textId="77777777" w:rsidR="00A71AD0" w:rsidRDefault="003040A7">
            <w:pPr>
              <w:jc w:val="right"/>
            </w:pPr>
            <w:r>
              <w:rPr>
                <w:sz w:val="19"/>
              </w:rPr>
              <w:t>24,732</w:t>
            </w:r>
          </w:p>
        </w:tc>
      </w:tr>
      <w:tr w:rsidR="00A71AD0" w14:paraId="1AF37576" w14:textId="77777777">
        <w:trPr>
          <w:jc w:val="center"/>
        </w:trPr>
        <w:tc>
          <w:tcPr>
            <w:tcW w:w="1400" w:type="dxa"/>
          </w:tcPr>
          <w:p w14:paraId="25CE9049" w14:textId="77777777" w:rsidR="00A71AD0" w:rsidRDefault="003040A7">
            <w:pPr>
              <w:jc w:val="right"/>
            </w:pPr>
            <w:r>
              <w:rPr>
                <w:sz w:val="19"/>
              </w:rPr>
              <w:t>0.9500</w:t>
            </w:r>
          </w:p>
        </w:tc>
        <w:tc>
          <w:tcPr>
            <w:tcW w:w="1800" w:type="dxa"/>
          </w:tcPr>
          <w:p w14:paraId="0082193D" w14:textId="77777777" w:rsidR="00A71AD0" w:rsidRDefault="003040A7">
            <w:pPr>
              <w:jc w:val="right"/>
            </w:pPr>
            <w:r>
              <w:rPr>
                <w:sz w:val="19"/>
              </w:rPr>
              <w:t>27,417</w:t>
            </w:r>
          </w:p>
        </w:tc>
        <w:tc>
          <w:tcPr>
            <w:tcW w:w="1800" w:type="dxa"/>
          </w:tcPr>
          <w:p w14:paraId="1A0EEF09" w14:textId="77777777" w:rsidR="00A71AD0" w:rsidRDefault="003040A7">
            <w:pPr>
              <w:jc w:val="right"/>
            </w:pPr>
            <w:r>
              <w:rPr>
                <w:sz w:val="19"/>
              </w:rPr>
              <w:t>27,041</w:t>
            </w:r>
          </w:p>
        </w:tc>
        <w:tc>
          <w:tcPr>
            <w:tcW w:w="1800" w:type="dxa"/>
          </w:tcPr>
          <w:p w14:paraId="49F4F6C0" w14:textId="77777777" w:rsidR="00A71AD0" w:rsidRDefault="003040A7">
            <w:pPr>
              <w:jc w:val="right"/>
            </w:pPr>
            <w:r>
              <w:rPr>
                <w:sz w:val="19"/>
              </w:rPr>
              <w:t>18,746</w:t>
            </w:r>
          </w:p>
        </w:tc>
        <w:tc>
          <w:tcPr>
            <w:tcW w:w="1800" w:type="dxa"/>
          </w:tcPr>
          <w:p w14:paraId="55AAF7DB" w14:textId="77777777" w:rsidR="00A71AD0" w:rsidRDefault="003040A7">
            <w:pPr>
              <w:jc w:val="right"/>
            </w:pPr>
            <w:r>
              <w:rPr>
                <w:sz w:val="19"/>
              </w:rPr>
              <w:t>34,623</w:t>
            </w:r>
          </w:p>
        </w:tc>
      </w:tr>
      <w:tr w:rsidR="00A71AD0" w14:paraId="2F13C741" w14:textId="77777777">
        <w:trPr>
          <w:jc w:val="center"/>
        </w:trPr>
        <w:tc>
          <w:tcPr>
            <w:tcW w:w="1400" w:type="dxa"/>
          </w:tcPr>
          <w:p w14:paraId="08EDEEBC" w14:textId="77777777" w:rsidR="00A71AD0" w:rsidRDefault="003040A7">
            <w:pPr>
              <w:jc w:val="right"/>
            </w:pPr>
            <w:r>
              <w:rPr>
                <w:sz w:val="19"/>
              </w:rPr>
              <w:t>0.9000</w:t>
            </w:r>
          </w:p>
        </w:tc>
        <w:tc>
          <w:tcPr>
            <w:tcW w:w="1800" w:type="dxa"/>
          </w:tcPr>
          <w:p w14:paraId="2AEC64FC" w14:textId="77777777" w:rsidR="00A71AD0" w:rsidRDefault="003040A7">
            <w:pPr>
              <w:jc w:val="right"/>
            </w:pPr>
            <w:r>
              <w:rPr>
                <w:sz w:val="19"/>
              </w:rPr>
              <w:t>32,826</w:t>
            </w:r>
          </w:p>
        </w:tc>
        <w:tc>
          <w:tcPr>
            <w:tcW w:w="1800" w:type="dxa"/>
          </w:tcPr>
          <w:p w14:paraId="49EAE459" w14:textId="77777777" w:rsidR="00A71AD0" w:rsidRDefault="003040A7">
            <w:pPr>
              <w:jc w:val="right"/>
            </w:pPr>
            <w:r>
              <w:rPr>
                <w:sz w:val="19"/>
              </w:rPr>
              <w:t>32,573</w:t>
            </w:r>
          </w:p>
        </w:tc>
        <w:tc>
          <w:tcPr>
            <w:tcW w:w="1800" w:type="dxa"/>
          </w:tcPr>
          <w:p w14:paraId="53470B23" w14:textId="77777777" w:rsidR="00A71AD0" w:rsidRDefault="003040A7">
            <w:pPr>
              <w:jc w:val="right"/>
            </w:pPr>
            <w:r>
              <w:rPr>
                <w:sz w:val="19"/>
              </w:rPr>
              <w:t>23,312</w:t>
            </w:r>
          </w:p>
        </w:tc>
        <w:tc>
          <w:tcPr>
            <w:tcW w:w="1800" w:type="dxa"/>
          </w:tcPr>
          <w:p w14:paraId="678331A0" w14:textId="77777777" w:rsidR="00A71AD0" w:rsidRDefault="003040A7">
            <w:pPr>
              <w:jc w:val="right"/>
            </w:pPr>
            <w:r>
              <w:rPr>
                <w:sz w:val="19"/>
              </w:rPr>
              <w:t>41,155</w:t>
            </w:r>
          </w:p>
        </w:tc>
      </w:tr>
      <w:tr w:rsidR="00A71AD0" w14:paraId="5A4ABF1C" w14:textId="77777777">
        <w:trPr>
          <w:jc w:val="center"/>
        </w:trPr>
        <w:tc>
          <w:tcPr>
            <w:tcW w:w="1400" w:type="dxa"/>
          </w:tcPr>
          <w:p w14:paraId="24CFD352" w14:textId="77777777" w:rsidR="00A71AD0" w:rsidRDefault="003040A7">
            <w:pPr>
              <w:jc w:val="right"/>
            </w:pPr>
            <w:r>
              <w:rPr>
                <w:sz w:val="19"/>
              </w:rPr>
              <w:t>0.8000</w:t>
            </w:r>
          </w:p>
        </w:tc>
        <w:tc>
          <w:tcPr>
            <w:tcW w:w="1800" w:type="dxa"/>
          </w:tcPr>
          <w:p w14:paraId="53EAA7EF" w14:textId="77777777" w:rsidR="00A71AD0" w:rsidRDefault="003040A7">
            <w:pPr>
              <w:jc w:val="right"/>
            </w:pPr>
            <w:r>
              <w:rPr>
                <w:sz w:val="19"/>
              </w:rPr>
              <w:t>40,671</w:t>
            </w:r>
          </w:p>
        </w:tc>
        <w:tc>
          <w:tcPr>
            <w:tcW w:w="1800" w:type="dxa"/>
          </w:tcPr>
          <w:p w14:paraId="6C397009" w14:textId="77777777" w:rsidR="00A71AD0" w:rsidRDefault="003040A7">
            <w:pPr>
              <w:jc w:val="right"/>
            </w:pPr>
            <w:r>
              <w:rPr>
                <w:sz w:val="19"/>
              </w:rPr>
              <w:t>40,487</w:t>
            </w:r>
          </w:p>
        </w:tc>
        <w:tc>
          <w:tcPr>
            <w:tcW w:w="1800" w:type="dxa"/>
          </w:tcPr>
          <w:p w14:paraId="728BFEE7" w14:textId="77777777" w:rsidR="00A71AD0" w:rsidRDefault="003040A7">
            <w:pPr>
              <w:jc w:val="right"/>
            </w:pPr>
            <w:r>
              <w:rPr>
                <w:sz w:val="19"/>
              </w:rPr>
              <w:t>29,630</w:t>
            </w:r>
          </w:p>
        </w:tc>
        <w:tc>
          <w:tcPr>
            <w:tcW w:w="1800" w:type="dxa"/>
          </w:tcPr>
          <w:p w14:paraId="7FBEEB03" w14:textId="77777777" w:rsidR="00A71AD0" w:rsidRDefault="003040A7">
            <w:pPr>
              <w:jc w:val="right"/>
            </w:pPr>
            <w:r>
              <w:rPr>
                <w:sz w:val="19"/>
              </w:rPr>
              <w:t>50,555</w:t>
            </w:r>
          </w:p>
        </w:tc>
      </w:tr>
      <w:tr w:rsidR="00A71AD0" w14:paraId="1FD41B31" w14:textId="77777777">
        <w:trPr>
          <w:jc w:val="center"/>
        </w:trPr>
        <w:tc>
          <w:tcPr>
            <w:tcW w:w="1400" w:type="dxa"/>
          </w:tcPr>
          <w:p w14:paraId="00927A1B" w14:textId="77777777" w:rsidR="00A71AD0" w:rsidRDefault="003040A7">
            <w:pPr>
              <w:jc w:val="right"/>
            </w:pPr>
            <w:r>
              <w:rPr>
                <w:sz w:val="19"/>
              </w:rPr>
              <w:t>0.5000</w:t>
            </w:r>
          </w:p>
        </w:tc>
        <w:tc>
          <w:tcPr>
            <w:tcW w:w="1800" w:type="dxa"/>
          </w:tcPr>
          <w:p w14:paraId="0E6304A0" w14:textId="77777777" w:rsidR="00A71AD0" w:rsidRDefault="003040A7">
            <w:pPr>
              <w:jc w:val="right"/>
            </w:pPr>
            <w:r>
              <w:rPr>
                <w:sz w:val="19"/>
              </w:rPr>
              <w:t>60,585</w:t>
            </w:r>
          </w:p>
        </w:tc>
        <w:tc>
          <w:tcPr>
            <w:tcW w:w="1800" w:type="dxa"/>
          </w:tcPr>
          <w:p w14:paraId="07B5250D" w14:textId="77777777" w:rsidR="00A71AD0" w:rsidRDefault="003040A7">
            <w:pPr>
              <w:jc w:val="right"/>
            </w:pPr>
            <w:r>
              <w:rPr>
                <w:sz w:val="19"/>
              </w:rPr>
              <w:t>50,813</w:t>
            </w:r>
          </w:p>
        </w:tc>
        <w:tc>
          <w:tcPr>
            <w:tcW w:w="1800" w:type="dxa"/>
          </w:tcPr>
          <w:p w14:paraId="4B5B282B" w14:textId="77777777" w:rsidR="00A71AD0" w:rsidRDefault="003040A7">
            <w:pPr>
              <w:jc w:val="right"/>
            </w:pPr>
            <w:r>
              <w:rPr>
                <w:sz w:val="19"/>
              </w:rPr>
              <w:t>37,799</w:t>
            </w:r>
          </w:p>
        </w:tc>
        <w:tc>
          <w:tcPr>
            <w:tcW w:w="1800" w:type="dxa"/>
          </w:tcPr>
          <w:p w14:paraId="0320E3E9" w14:textId="77777777" w:rsidR="00A71AD0" w:rsidRDefault="003040A7">
            <w:pPr>
              <w:jc w:val="right"/>
            </w:pPr>
            <w:r>
              <w:rPr>
                <w:sz w:val="19"/>
              </w:rPr>
              <w:t>62,798</w:t>
            </w:r>
          </w:p>
        </w:tc>
      </w:tr>
      <w:tr w:rsidR="00A71AD0" w14:paraId="2A405B11" w14:textId="77777777">
        <w:trPr>
          <w:jc w:val="center"/>
        </w:trPr>
        <w:tc>
          <w:tcPr>
            <w:tcW w:w="1400" w:type="dxa"/>
          </w:tcPr>
          <w:p w14:paraId="2723ED76" w14:textId="77777777" w:rsidR="00A71AD0" w:rsidRDefault="003040A7">
            <w:pPr>
              <w:jc w:val="right"/>
            </w:pPr>
            <w:r>
              <w:rPr>
                <w:sz w:val="19"/>
              </w:rPr>
              <w:t>0.2000</w:t>
            </w:r>
          </w:p>
        </w:tc>
        <w:tc>
          <w:tcPr>
            <w:tcW w:w="1800" w:type="dxa"/>
          </w:tcPr>
          <w:p w14:paraId="28599D5D" w14:textId="77777777" w:rsidR="00A71AD0" w:rsidRDefault="003040A7">
            <w:pPr>
              <w:jc w:val="right"/>
            </w:pPr>
            <w:r>
              <w:rPr>
                <w:sz w:val="19"/>
              </w:rPr>
              <w:t>88,923</w:t>
            </w:r>
          </w:p>
        </w:tc>
        <w:tc>
          <w:tcPr>
            <w:tcW w:w="1800" w:type="dxa"/>
          </w:tcPr>
          <w:p w14:paraId="10F6B5EE" w14:textId="77777777" w:rsidR="00A71AD0" w:rsidRDefault="003040A7">
            <w:pPr>
              <w:jc w:val="right"/>
            </w:pPr>
            <w:r>
              <w:rPr>
                <w:sz w:val="19"/>
              </w:rPr>
              <w:t>64,047</w:t>
            </w:r>
          </w:p>
        </w:tc>
        <w:tc>
          <w:tcPr>
            <w:tcW w:w="1800" w:type="dxa"/>
          </w:tcPr>
          <w:p w14:paraId="63AE2754" w14:textId="77777777" w:rsidR="00A71AD0" w:rsidRDefault="003040A7">
            <w:pPr>
              <w:jc w:val="right"/>
            </w:pPr>
            <w:r>
              <w:rPr>
                <w:sz w:val="19"/>
              </w:rPr>
              <w:t>47,349</w:t>
            </w:r>
          </w:p>
        </w:tc>
        <w:tc>
          <w:tcPr>
            <w:tcW w:w="1800" w:type="dxa"/>
          </w:tcPr>
          <w:p w14:paraId="2B27A060" w14:textId="77777777" w:rsidR="00A71AD0" w:rsidRDefault="003040A7">
            <w:pPr>
              <w:jc w:val="right"/>
            </w:pPr>
            <w:r>
              <w:rPr>
                <w:sz w:val="19"/>
              </w:rPr>
              <w:t>77,770</w:t>
            </w:r>
          </w:p>
        </w:tc>
      </w:tr>
      <w:tr w:rsidR="00A71AD0" w14:paraId="412C3F27" w14:textId="77777777">
        <w:trPr>
          <w:jc w:val="center"/>
        </w:trPr>
        <w:tc>
          <w:tcPr>
            <w:tcW w:w="1400" w:type="dxa"/>
          </w:tcPr>
          <w:p w14:paraId="01F26D00" w14:textId="77777777" w:rsidR="00A71AD0" w:rsidRDefault="003040A7">
            <w:pPr>
              <w:jc w:val="right"/>
            </w:pPr>
            <w:r>
              <w:rPr>
                <w:sz w:val="19"/>
              </w:rPr>
              <w:t>0.1000</w:t>
            </w:r>
          </w:p>
        </w:tc>
        <w:tc>
          <w:tcPr>
            <w:tcW w:w="1800" w:type="dxa"/>
          </w:tcPr>
          <w:p w14:paraId="4C4C59F6" w14:textId="77777777" w:rsidR="00A71AD0" w:rsidRDefault="003040A7">
            <w:pPr>
              <w:jc w:val="right"/>
            </w:pPr>
            <w:r>
              <w:rPr>
                <w:sz w:val="19"/>
              </w:rPr>
              <w:t>108,041</w:t>
            </w:r>
          </w:p>
        </w:tc>
        <w:tc>
          <w:tcPr>
            <w:tcW w:w="1800" w:type="dxa"/>
          </w:tcPr>
          <w:p w14:paraId="28241EB8" w14:textId="77777777" w:rsidR="00A71AD0" w:rsidRDefault="003040A7">
            <w:pPr>
              <w:jc w:val="right"/>
            </w:pPr>
            <w:r>
              <w:rPr>
                <w:sz w:val="19"/>
              </w:rPr>
              <w:t>73,702</w:t>
            </w:r>
          </w:p>
        </w:tc>
        <w:tc>
          <w:tcPr>
            <w:tcW w:w="1800" w:type="dxa"/>
          </w:tcPr>
          <w:p w14:paraId="0CBB35FD" w14:textId="77777777" w:rsidR="00A71AD0" w:rsidRDefault="003040A7">
            <w:pPr>
              <w:jc w:val="right"/>
            </w:pPr>
            <w:r>
              <w:rPr>
                <w:sz w:val="19"/>
              </w:rPr>
              <w:t>54,120</w:t>
            </w:r>
          </w:p>
        </w:tc>
        <w:tc>
          <w:tcPr>
            <w:tcW w:w="1800" w:type="dxa"/>
          </w:tcPr>
          <w:p w14:paraId="0512E6C8" w14:textId="77777777" w:rsidR="00A71AD0" w:rsidRDefault="003040A7">
            <w:pPr>
              <w:jc w:val="right"/>
            </w:pPr>
            <w:r>
              <w:rPr>
                <w:sz w:val="19"/>
              </w:rPr>
              <w:t>95,468</w:t>
            </w:r>
          </w:p>
        </w:tc>
      </w:tr>
      <w:tr w:rsidR="00A71AD0" w14:paraId="7A789FE9" w14:textId="77777777">
        <w:trPr>
          <w:jc w:val="center"/>
        </w:trPr>
        <w:tc>
          <w:tcPr>
            <w:tcW w:w="1400" w:type="dxa"/>
          </w:tcPr>
          <w:p w14:paraId="597F935B" w14:textId="77777777" w:rsidR="00A71AD0" w:rsidRDefault="003040A7">
            <w:pPr>
              <w:jc w:val="right"/>
            </w:pPr>
            <w:r>
              <w:rPr>
                <w:sz w:val="19"/>
              </w:rPr>
              <w:t>0.0500</w:t>
            </w:r>
          </w:p>
        </w:tc>
        <w:tc>
          <w:tcPr>
            <w:tcW w:w="1800" w:type="dxa"/>
          </w:tcPr>
          <w:p w14:paraId="0E45023F" w14:textId="77777777" w:rsidR="00A71AD0" w:rsidRDefault="003040A7">
            <w:pPr>
              <w:jc w:val="right"/>
            </w:pPr>
            <w:r>
              <w:rPr>
                <w:sz w:val="19"/>
              </w:rPr>
              <w:t>126,514</w:t>
            </w:r>
          </w:p>
        </w:tc>
        <w:tc>
          <w:tcPr>
            <w:tcW w:w="1800" w:type="dxa"/>
          </w:tcPr>
          <w:p w14:paraId="0873EBDA" w14:textId="77777777" w:rsidR="00A71AD0" w:rsidRDefault="003040A7">
            <w:pPr>
              <w:jc w:val="right"/>
            </w:pPr>
            <w:r>
              <w:rPr>
                <w:sz w:val="19"/>
              </w:rPr>
              <w:t>83,553</w:t>
            </w:r>
          </w:p>
        </w:tc>
        <w:tc>
          <w:tcPr>
            <w:tcW w:w="1800" w:type="dxa"/>
          </w:tcPr>
          <w:p w14:paraId="622BD02D" w14:textId="77777777" w:rsidR="00A71AD0" w:rsidRDefault="003040A7">
            <w:pPr>
              <w:jc w:val="right"/>
            </w:pPr>
            <w:r>
              <w:rPr>
                <w:sz w:val="19"/>
              </w:rPr>
              <w:t>58,380</w:t>
            </w:r>
          </w:p>
        </w:tc>
        <w:tc>
          <w:tcPr>
            <w:tcW w:w="1800" w:type="dxa"/>
          </w:tcPr>
          <w:p w14:paraId="45DE4136" w14:textId="77777777" w:rsidR="00A71AD0" w:rsidRDefault="003040A7">
            <w:pPr>
              <w:jc w:val="right"/>
            </w:pPr>
            <w:r>
              <w:rPr>
                <w:sz w:val="19"/>
              </w:rPr>
              <w:t>121,799</w:t>
            </w:r>
          </w:p>
        </w:tc>
      </w:tr>
      <w:tr w:rsidR="00A71AD0" w14:paraId="37007031" w14:textId="77777777">
        <w:trPr>
          <w:jc w:val="center"/>
        </w:trPr>
        <w:tc>
          <w:tcPr>
            <w:tcW w:w="1400" w:type="dxa"/>
          </w:tcPr>
          <w:p w14:paraId="009BB20C" w14:textId="77777777" w:rsidR="00A71AD0" w:rsidRDefault="003040A7">
            <w:pPr>
              <w:jc w:val="right"/>
            </w:pPr>
            <w:r>
              <w:rPr>
                <w:sz w:val="19"/>
              </w:rPr>
              <w:t>0.0200</w:t>
            </w:r>
          </w:p>
        </w:tc>
        <w:tc>
          <w:tcPr>
            <w:tcW w:w="1800" w:type="dxa"/>
          </w:tcPr>
          <w:p w14:paraId="700A2855" w14:textId="77777777" w:rsidR="00A71AD0" w:rsidRDefault="003040A7">
            <w:pPr>
              <w:jc w:val="right"/>
            </w:pPr>
            <w:r>
              <w:rPr>
                <w:sz w:val="19"/>
              </w:rPr>
              <w:t>150,625</w:t>
            </w:r>
          </w:p>
        </w:tc>
        <w:tc>
          <w:tcPr>
            <w:tcW w:w="1800" w:type="dxa"/>
          </w:tcPr>
          <w:p w14:paraId="50BA4B00" w14:textId="77777777" w:rsidR="00A71AD0" w:rsidRDefault="003040A7">
            <w:pPr>
              <w:jc w:val="right"/>
            </w:pPr>
            <w:r>
              <w:rPr>
                <w:sz w:val="19"/>
              </w:rPr>
              <w:t>96,784</w:t>
            </w:r>
          </w:p>
        </w:tc>
        <w:tc>
          <w:tcPr>
            <w:tcW w:w="1800" w:type="dxa"/>
          </w:tcPr>
          <w:p w14:paraId="15DC29A0" w14:textId="77777777" w:rsidR="00A71AD0" w:rsidRDefault="003040A7">
            <w:pPr>
              <w:jc w:val="right"/>
            </w:pPr>
            <w:r>
              <w:rPr>
                <w:sz w:val="19"/>
              </w:rPr>
              <w:t>62,569</w:t>
            </w:r>
          </w:p>
        </w:tc>
        <w:tc>
          <w:tcPr>
            <w:tcW w:w="1800" w:type="dxa"/>
          </w:tcPr>
          <w:p w14:paraId="3A35A4CF" w14:textId="77777777" w:rsidR="00A71AD0" w:rsidRDefault="003040A7">
            <w:pPr>
              <w:jc w:val="right"/>
            </w:pPr>
            <w:r>
              <w:rPr>
                <w:sz w:val="19"/>
              </w:rPr>
              <w:t>158,023</w:t>
            </w:r>
          </w:p>
        </w:tc>
      </w:tr>
      <w:tr w:rsidR="00A71AD0" w14:paraId="62E656A6" w14:textId="77777777">
        <w:trPr>
          <w:jc w:val="center"/>
        </w:trPr>
        <w:tc>
          <w:tcPr>
            <w:tcW w:w="1400" w:type="dxa"/>
          </w:tcPr>
          <w:p w14:paraId="26DCDD39" w14:textId="77777777" w:rsidR="00A71AD0" w:rsidRDefault="003040A7">
            <w:pPr>
              <w:jc w:val="right"/>
            </w:pPr>
            <w:r>
              <w:rPr>
                <w:sz w:val="19"/>
              </w:rPr>
              <w:t>0.0100</w:t>
            </w:r>
          </w:p>
        </w:tc>
        <w:tc>
          <w:tcPr>
            <w:tcW w:w="1800" w:type="dxa"/>
          </w:tcPr>
          <w:p w14:paraId="021F89E2" w14:textId="77777777" w:rsidR="00A71AD0" w:rsidRDefault="003040A7">
            <w:pPr>
              <w:jc w:val="right"/>
            </w:pPr>
            <w:r>
              <w:rPr>
                <w:sz w:val="19"/>
              </w:rPr>
              <w:t>168,884</w:t>
            </w:r>
          </w:p>
        </w:tc>
        <w:tc>
          <w:tcPr>
            <w:tcW w:w="1800" w:type="dxa"/>
          </w:tcPr>
          <w:p w14:paraId="0EF96318" w14:textId="77777777" w:rsidR="00A71AD0" w:rsidRDefault="003040A7">
            <w:pPr>
              <w:jc w:val="right"/>
            </w:pPr>
            <w:r>
              <w:rPr>
                <w:sz w:val="19"/>
              </w:rPr>
              <w:t>109,522</w:t>
            </w:r>
          </w:p>
        </w:tc>
        <w:tc>
          <w:tcPr>
            <w:tcW w:w="1800" w:type="dxa"/>
          </w:tcPr>
          <w:p w14:paraId="105B47D8" w14:textId="77777777" w:rsidR="00A71AD0" w:rsidRDefault="003040A7">
            <w:pPr>
              <w:jc w:val="right"/>
            </w:pPr>
            <w:r>
              <w:rPr>
                <w:sz w:val="19"/>
              </w:rPr>
              <w:t>67,455</w:t>
            </w:r>
          </w:p>
        </w:tc>
        <w:tc>
          <w:tcPr>
            <w:tcW w:w="1800" w:type="dxa"/>
          </w:tcPr>
          <w:p w14:paraId="18DFF5D3" w14:textId="77777777" w:rsidR="00A71AD0" w:rsidRDefault="003040A7">
            <w:pPr>
              <w:jc w:val="right"/>
            </w:pPr>
            <w:r>
              <w:rPr>
                <w:sz w:val="19"/>
              </w:rPr>
              <w:t>187,199</w:t>
            </w:r>
          </w:p>
        </w:tc>
      </w:tr>
      <w:tr w:rsidR="00A71AD0" w14:paraId="7B16A79D" w14:textId="77777777">
        <w:trPr>
          <w:jc w:val="center"/>
        </w:trPr>
        <w:tc>
          <w:tcPr>
            <w:tcW w:w="1400" w:type="dxa"/>
          </w:tcPr>
          <w:p w14:paraId="39970495" w14:textId="77777777" w:rsidR="00A71AD0" w:rsidRDefault="003040A7">
            <w:pPr>
              <w:jc w:val="right"/>
            </w:pPr>
            <w:r>
              <w:rPr>
                <w:sz w:val="19"/>
              </w:rPr>
              <w:t>0.0050</w:t>
            </w:r>
          </w:p>
        </w:tc>
        <w:tc>
          <w:tcPr>
            <w:tcW w:w="1800" w:type="dxa"/>
          </w:tcPr>
          <w:p w14:paraId="71979FA4" w14:textId="77777777" w:rsidR="00A71AD0" w:rsidRDefault="003040A7">
            <w:pPr>
              <w:jc w:val="right"/>
            </w:pPr>
            <w:r>
              <w:rPr>
                <w:sz w:val="19"/>
              </w:rPr>
              <w:t>187,282</w:t>
            </w:r>
          </w:p>
        </w:tc>
        <w:tc>
          <w:tcPr>
            <w:tcW w:w="1800" w:type="dxa"/>
          </w:tcPr>
          <w:p w14:paraId="60D45CC6" w14:textId="77777777" w:rsidR="00A71AD0" w:rsidRDefault="003040A7">
            <w:pPr>
              <w:jc w:val="right"/>
            </w:pPr>
            <w:r>
              <w:rPr>
                <w:sz w:val="19"/>
              </w:rPr>
              <w:t>128,798</w:t>
            </w:r>
          </w:p>
        </w:tc>
        <w:tc>
          <w:tcPr>
            <w:tcW w:w="1800" w:type="dxa"/>
          </w:tcPr>
          <w:p w14:paraId="4DF7FE0E" w14:textId="77777777" w:rsidR="00A71AD0" w:rsidRDefault="003040A7">
            <w:pPr>
              <w:jc w:val="right"/>
            </w:pPr>
            <w:r>
              <w:rPr>
                <w:sz w:val="19"/>
              </w:rPr>
              <w:t>76,214</w:t>
            </w:r>
          </w:p>
        </w:tc>
        <w:tc>
          <w:tcPr>
            <w:tcW w:w="1800" w:type="dxa"/>
          </w:tcPr>
          <w:p w14:paraId="3DDA4F07" w14:textId="77777777" w:rsidR="00A71AD0" w:rsidRDefault="003040A7">
            <w:pPr>
              <w:jc w:val="right"/>
            </w:pPr>
            <w:r>
              <w:rPr>
                <w:sz w:val="19"/>
              </w:rPr>
              <w:t>228,500</w:t>
            </w:r>
          </w:p>
        </w:tc>
      </w:tr>
      <w:tr w:rsidR="00A71AD0" w14:paraId="2EF8402A" w14:textId="77777777">
        <w:trPr>
          <w:jc w:val="center"/>
        </w:trPr>
        <w:tc>
          <w:tcPr>
            <w:tcW w:w="1400" w:type="dxa"/>
          </w:tcPr>
          <w:p w14:paraId="2F293DB4" w14:textId="77777777" w:rsidR="00A71AD0" w:rsidRDefault="003040A7">
            <w:pPr>
              <w:jc w:val="right"/>
            </w:pPr>
            <w:r>
              <w:rPr>
                <w:sz w:val="19"/>
              </w:rPr>
              <w:t>0.0020</w:t>
            </w:r>
          </w:p>
        </w:tc>
        <w:tc>
          <w:tcPr>
            <w:tcW w:w="1800" w:type="dxa"/>
          </w:tcPr>
          <w:p w14:paraId="5C30EC0B" w14:textId="77777777" w:rsidR="00A71AD0" w:rsidRDefault="003040A7">
            <w:pPr>
              <w:jc w:val="right"/>
            </w:pPr>
            <w:r>
              <w:rPr>
                <w:sz w:val="19"/>
              </w:rPr>
              <w:t>211,932</w:t>
            </w:r>
          </w:p>
        </w:tc>
        <w:tc>
          <w:tcPr>
            <w:tcW w:w="1800" w:type="dxa"/>
          </w:tcPr>
          <w:p w14:paraId="5BDC510A" w14:textId="77777777" w:rsidR="00A71AD0" w:rsidRDefault="003040A7">
            <w:pPr>
              <w:jc w:val="right"/>
            </w:pPr>
            <w:r>
              <w:rPr>
                <w:sz w:val="19"/>
              </w:rPr>
              <w:t>160,342</w:t>
            </w:r>
          </w:p>
        </w:tc>
        <w:tc>
          <w:tcPr>
            <w:tcW w:w="1800" w:type="dxa"/>
          </w:tcPr>
          <w:p w14:paraId="2E1DCDD1" w14:textId="77777777" w:rsidR="00A71AD0" w:rsidRDefault="003040A7">
            <w:pPr>
              <w:jc w:val="right"/>
            </w:pPr>
            <w:r>
              <w:rPr>
                <w:sz w:val="19"/>
              </w:rPr>
              <w:t>91,937</w:t>
            </w:r>
          </w:p>
        </w:tc>
        <w:tc>
          <w:tcPr>
            <w:tcW w:w="1800" w:type="dxa"/>
          </w:tcPr>
          <w:p w14:paraId="486D94F4" w14:textId="77777777" w:rsidR="00A71AD0" w:rsidRDefault="003040A7">
            <w:pPr>
              <w:jc w:val="right"/>
            </w:pPr>
            <w:r>
              <w:rPr>
                <w:sz w:val="19"/>
              </w:rPr>
              <w:t>292,518</w:t>
            </w:r>
          </w:p>
        </w:tc>
      </w:tr>
      <w:tr w:rsidR="00A71AD0" w14:paraId="08DBA6B6" w14:textId="77777777">
        <w:trPr>
          <w:jc w:val="center"/>
        </w:trPr>
        <w:tc>
          <w:tcPr>
            <w:tcW w:w="1400" w:type="dxa"/>
          </w:tcPr>
          <w:p w14:paraId="04C257D7" w14:textId="77777777" w:rsidR="00A71AD0" w:rsidRDefault="003040A7">
            <w:pPr>
              <w:jc w:val="right"/>
            </w:pPr>
            <w:r>
              <w:rPr>
                <w:sz w:val="19"/>
              </w:rPr>
              <w:t>0.0010</w:t>
            </w:r>
          </w:p>
        </w:tc>
        <w:tc>
          <w:tcPr>
            <w:tcW w:w="1800" w:type="dxa"/>
          </w:tcPr>
          <w:p w14:paraId="2EB078A5" w14:textId="77777777" w:rsidR="00A71AD0" w:rsidRDefault="003040A7">
            <w:pPr>
              <w:jc w:val="right"/>
            </w:pPr>
            <w:r>
              <w:rPr>
                <w:sz w:val="19"/>
              </w:rPr>
              <w:t>230,884</w:t>
            </w:r>
          </w:p>
        </w:tc>
        <w:tc>
          <w:tcPr>
            <w:tcW w:w="1800" w:type="dxa"/>
          </w:tcPr>
          <w:p w14:paraId="43112BDB" w14:textId="77777777" w:rsidR="00A71AD0" w:rsidRDefault="003040A7">
            <w:pPr>
              <w:jc w:val="right"/>
            </w:pPr>
            <w:r>
              <w:rPr>
                <w:sz w:val="19"/>
              </w:rPr>
              <w:t>189,434</w:t>
            </w:r>
          </w:p>
        </w:tc>
        <w:tc>
          <w:tcPr>
            <w:tcW w:w="1800" w:type="dxa"/>
          </w:tcPr>
          <w:p w14:paraId="04CC4934" w14:textId="77777777" w:rsidR="00A71AD0" w:rsidRDefault="003040A7">
            <w:pPr>
              <w:jc w:val="right"/>
            </w:pPr>
            <w:r>
              <w:rPr>
                <w:sz w:val="19"/>
              </w:rPr>
              <w:t>107,941</w:t>
            </w:r>
          </w:p>
        </w:tc>
        <w:tc>
          <w:tcPr>
            <w:tcW w:w="1800" w:type="dxa"/>
          </w:tcPr>
          <w:p w14:paraId="2C20FECC" w14:textId="77777777" w:rsidR="00A71AD0" w:rsidRDefault="003040A7">
            <w:pPr>
              <w:jc w:val="right"/>
            </w:pPr>
            <w:r>
              <w:rPr>
                <w:sz w:val="19"/>
              </w:rPr>
              <w:t>352,665</w:t>
            </w:r>
          </w:p>
        </w:tc>
      </w:tr>
      <w:tr w:rsidR="00A71AD0" w14:paraId="063F9204" w14:textId="77777777">
        <w:trPr>
          <w:jc w:val="center"/>
        </w:trPr>
        <w:tc>
          <w:tcPr>
            <w:tcW w:w="1400" w:type="dxa"/>
          </w:tcPr>
          <w:p w14:paraId="6D975C58" w14:textId="77777777" w:rsidR="00A71AD0" w:rsidRDefault="003040A7">
            <w:pPr>
              <w:jc w:val="right"/>
            </w:pPr>
            <w:r>
              <w:rPr>
                <w:sz w:val="19"/>
              </w:rPr>
              <w:t>0.0005</w:t>
            </w:r>
          </w:p>
        </w:tc>
        <w:tc>
          <w:tcPr>
            <w:tcW w:w="1800" w:type="dxa"/>
          </w:tcPr>
          <w:p w14:paraId="62BEA011" w14:textId="77777777" w:rsidR="00A71AD0" w:rsidRDefault="003040A7">
            <w:pPr>
              <w:jc w:val="right"/>
            </w:pPr>
            <w:r>
              <w:rPr>
                <w:sz w:val="19"/>
              </w:rPr>
              <w:t>250,134</w:t>
            </w:r>
          </w:p>
        </w:tc>
        <w:tc>
          <w:tcPr>
            <w:tcW w:w="1800" w:type="dxa"/>
          </w:tcPr>
          <w:p w14:paraId="460F8F02" w14:textId="77777777" w:rsidR="00A71AD0" w:rsidRDefault="003040A7">
            <w:pPr>
              <w:jc w:val="right"/>
            </w:pPr>
            <w:r>
              <w:rPr>
                <w:sz w:val="19"/>
              </w:rPr>
              <w:t>224,427</w:t>
            </w:r>
          </w:p>
        </w:tc>
        <w:tc>
          <w:tcPr>
            <w:tcW w:w="1800" w:type="dxa"/>
          </w:tcPr>
          <w:p w14:paraId="5DEE099B" w14:textId="77777777" w:rsidR="00A71AD0" w:rsidRDefault="003040A7">
            <w:pPr>
              <w:jc w:val="right"/>
            </w:pPr>
            <w:r>
              <w:rPr>
                <w:sz w:val="19"/>
              </w:rPr>
              <w:t>126,346</w:t>
            </w:r>
          </w:p>
        </w:tc>
        <w:tc>
          <w:tcPr>
            <w:tcW w:w="1800" w:type="dxa"/>
          </w:tcPr>
          <w:p w14:paraId="0FF35CE6" w14:textId="77777777" w:rsidR="00A71AD0" w:rsidRDefault="003040A7">
            <w:pPr>
              <w:jc w:val="right"/>
            </w:pPr>
            <w:r>
              <w:rPr>
                <w:sz w:val="19"/>
              </w:rPr>
              <w:t>427,472</w:t>
            </w:r>
          </w:p>
        </w:tc>
      </w:tr>
      <w:tr w:rsidR="00A71AD0" w14:paraId="1378FDAE" w14:textId="77777777">
        <w:trPr>
          <w:jc w:val="center"/>
        </w:trPr>
        <w:tc>
          <w:tcPr>
            <w:tcW w:w="1400" w:type="dxa"/>
          </w:tcPr>
          <w:p w14:paraId="4FD1483E" w14:textId="77777777" w:rsidR="00A71AD0" w:rsidRDefault="003040A7">
            <w:pPr>
              <w:jc w:val="right"/>
            </w:pPr>
            <w:r>
              <w:rPr>
                <w:sz w:val="19"/>
              </w:rPr>
              <w:t>0.0002</w:t>
            </w:r>
          </w:p>
        </w:tc>
        <w:tc>
          <w:tcPr>
            <w:tcW w:w="1800" w:type="dxa"/>
          </w:tcPr>
          <w:p w14:paraId="2ACD537B" w14:textId="77777777" w:rsidR="00A71AD0" w:rsidRDefault="003040A7">
            <w:pPr>
              <w:jc w:val="right"/>
            </w:pPr>
            <w:r>
              <w:rPr>
                <w:sz w:val="19"/>
              </w:rPr>
              <w:t>276,072</w:t>
            </w:r>
          </w:p>
        </w:tc>
        <w:tc>
          <w:tcPr>
            <w:tcW w:w="1800" w:type="dxa"/>
          </w:tcPr>
          <w:p w14:paraId="2208712C" w14:textId="77777777" w:rsidR="00A71AD0" w:rsidRDefault="003040A7">
            <w:pPr>
              <w:jc w:val="right"/>
            </w:pPr>
            <w:r>
              <w:rPr>
                <w:sz w:val="19"/>
              </w:rPr>
              <w:t>282,959</w:t>
            </w:r>
          </w:p>
        </w:tc>
        <w:tc>
          <w:tcPr>
            <w:tcW w:w="1800" w:type="dxa"/>
          </w:tcPr>
          <w:p w14:paraId="38EA7682" w14:textId="77777777" w:rsidR="00A71AD0" w:rsidRDefault="003040A7">
            <w:pPr>
              <w:jc w:val="right"/>
            </w:pPr>
            <w:r>
              <w:rPr>
                <w:sz w:val="19"/>
              </w:rPr>
              <w:t>157,731</w:t>
            </w:r>
          </w:p>
        </w:tc>
        <w:tc>
          <w:tcPr>
            <w:tcW w:w="1800" w:type="dxa"/>
          </w:tcPr>
          <w:p w14:paraId="15D124AF" w14:textId="77777777" w:rsidR="00A71AD0" w:rsidRDefault="003040A7">
            <w:pPr>
              <w:jc w:val="right"/>
            </w:pPr>
            <w:r>
              <w:rPr>
                <w:sz w:val="19"/>
              </w:rPr>
              <w:t>553,993</w:t>
            </w:r>
          </w:p>
        </w:tc>
      </w:tr>
      <w:tr w:rsidR="00A71AD0" w14:paraId="2899EBA4" w14:textId="77777777">
        <w:trPr>
          <w:jc w:val="center"/>
        </w:trPr>
        <w:tc>
          <w:tcPr>
            <w:tcW w:w="1400" w:type="dxa"/>
          </w:tcPr>
          <w:p w14:paraId="23A8C737" w14:textId="77777777" w:rsidR="00A71AD0" w:rsidRDefault="003040A7">
            <w:pPr>
              <w:jc w:val="right"/>
            </w:pPr>
            <w:r>
              <w:rPr>
                <w:sz w:val="19"/>
              </w:rPr>
              <w:t>0.0001</w:t>
            </w:r>
          </w:p>
        </w:tc>
        <w:tc>
          <w:tcPr>
            <w:tcW w:w="1800" w:type="dxa"/>
          </w:tcPr>
          <w:p w14:paraId="1CEF5C01" w14:textId="77777777" w:rsidR="00A71AD0" w:rsidRDefault="003040A7">
            <w:pPr>
              <w:jc w:val="right"/>
            </w:pPr>
            <w:r>
              <w:rPr>
                <w:sz w:val="19"/>
              </w:rPr>
              <w:t>296,088</w:t>
            </w:r>
          </w:p>
        </w:tc>
        <w:tc>
          <w:tcPr>
            <w:tcW w:w="1800" w:type="dxa"/>
          </w:tcPr>
          <w:p w14:paraId="25A94FBB" w14:textId="77777777" w:rsidR="00A71AD0" w:rsidRDefault="003040A7">
            <w:pPr>
              <w:jc w:val="right"/>
            </w:pPr>
            <w:r>
              <w:rPr>
                <w:sz w:val="19"/>
              </w:rPr>
              <w:t>339,018</w:t>
            </w:r>
          </w:p>
        </w:tc>
        <w:tc>
          <w:tcPr>
            <w:tcW w:w="1800" w:type="dxa"/>
          </w:tcPr>
          <w:p w14:paraId="6B6489B4" w14:textId="77777777" w:rsidR="00A71AD0" w:rsidRDefault="003040A7">
            <w:pPr>
              <w:jc w:val="right"/>
            </w:pPr>
            <w:r>
              <w:rPr>
                <w:sz w:val="19"/>
              </w:rPr>
              <w:t>188,364</w:t>
            </w:r>
          </w:p>
        </w:tc>
        <w:tc>
          <w:tcPr>
            <w:tcW w:w="1800" w:type="dxa"/>
          </w:tcPr>
          <w:p w14:paraId="0B03B741" w14:textId="77777777" w:rsidR="00A71AD0" w:rsidRDefault="003040A7">
            <w:pPr>
              <w:jc w:val="right"/>
            </w:pPr>
            <w:r>
              <w:rPr>
                <w:sz w:val="19"/>
              </w:rPr>
              <w:t>660,115</w:t>
            </w:r>
          </w:p>
        </w:tc>
      </w:tr>
    </w:tbl>
    <w:p w14:paraId="33F1C0CE" w14:textId="77777777" w:rsidR="00A71AD0" w:rsidRDefault="003040A7">
      <w:pPr>
        <w:spacing w:before="80" w:after="240"/>
        <w:jc w:val="center"/>
      </w:pPr>
      <w:r>
        <w:rPr>
          <w:i/>
          <w:sz w:val="19"/>
        </w:rPr>
        <w:t>Table F-1. Castle Rock gage, 2,229 square miles.</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800"/>
        <w:gridCol w:w="1800"/>
        <w:gridCol w:w="1800"/>
        <w:gridCol w:w="1800"/>
      </w:tblGrid>
      <w:tr w:rsidR="00A71AD0" w14:paraId="14D400A6" w14:textId="77777777">
        <w:trPr>
          <w:jc w:val="center"/>
        </w:trPr>
        <w:tc>
          <w:tcPr>
            <w:tcW w:w="1400" w:type="dxa"/>
            <w:shd w:val="clear" w:color="auto" w:fill="D9E2EC"/>
          </w:tcPr>
          <w:p w14:paraId="5C7E6A96" w14:textId="77777777" w:rsidR="00A71AD0" w:rsidRDefault="003040A7">
            <w:pPr>
              <w:jc w:val="center"/>
            </w:pPr>
            <w:r>
              <w:rPr>
                <w:b/>
                <w:sz w:val="19"/>
              </w:rPr>
              <w:t>AEP</w:t>
            </w:r>
          </w:p>
        </w:tc>
        <w:tc>
          <w:tcPr>
            <w:tcW w:w="1800" w:type="dxa"/>
            <w:shd w:val="clear" w:color="auto" w:fill="D9E2EC"/>
          </w:tcPr>
          <w:p w14:paraId="78CBEED4" w14:textId="77777777" w:rsidR="00A71AD0" w:rsidRDefault="003040A7">
            <w:pPr>
              <w:jc w:val="center"/>
            </w:pPr>
            <w:r>
              <w:rPr>
                <w:b/>
                <w:sz w:val="19"/>
              </w:rPr>
              <w:t>Local</w:t>
            </w:r>
          </w:p>
        </w:tc>
        <w:tc>
          <w:tcPr>
            <w:tcW w:w="1800" w:type="dxa"/>
            <w:shd w:val="clear" w:color="auto" w:fill="D9E2EC"/>
          </w:tcPr>
          <w:p w14:paraId="42964243" w14:textId="77777777" w:rsidR="00A71AD0" w:rsidRDefault="003040A7">
            <w:pPr>
              <w:jc w:val="center"/>
            </w:pPr>
            <w:r>
              <w:rPr>
                <w:b/>
                <w:sz w:val="19"/>
              </w:rPr>
              <w:t>Regulated</w:t>
            </w:r>
          </w:p>
        </w:tc>
        <w:tc>
          <w:tcPr>
            <w:tcW w:w="1800" w:type="dxa"/>
            <w:shd w:val="clear" w:color="auto" w:fill="D9E2EC"/>
          </w:tcPr>
          <w:p w14:paraId="1978D8F0" w14:textId="77777777" w:rsidR="00A71AD0" w:rsidRDefault="003040A7">
            <w:pPr>
              <w:jc w:val="center"/>
            </w:pPr>
            <w:r>
              <w:rPr>
                <w:b/>
                <w:sz w:val="19"/>
              </w:rPr>
              <w:t>Lower 95%</w:t>
            </w:r>
          </w:p>
        </w:tc>
        <w:tc>
          <w:tcPr>
            <w:tcW w:w="1800" w:type="dxa"/>
            <w:shd w:val="clear" w:color="auto" w:fill="D9E2EC"/>
          </w:tcPr>
          <w:p w14:paraId="4C27256F" w14:textId="77777777" w:rsidR="00A71AD0" w:rsidRDefault="003040A7">
            <w:pPr>
              <w:jc w:val="center"/>
            </w:pPr>
            <w:r>
              <w:rPr>
                <w:b/>
                <w:sz w:val="19"/>
              </w:rPr>
              <w:t>Upper 95%</w:t>
            </w:r>
          </w:p>
        </w:tc>
      </w:tr>
      <w:tr w:rsidR="00A71AD0" w14:paraId="151C7982" w14:textId="77777777">
        <w:trPr>
          <w:jc w:val="center"/>
        </w:trPr>
        <w:tc>
          <w:tcPr>
            <w:tcW w:w="1400" w:type="dxa"/>
          </w:tcPr>
          <w:p w14:paraId="2429944F" w14:textId="77777777" w:rsidR="00A71AD0" w:rsidRDefault="003040A7">
            <w:pPr>
              <w:jc w:val="right"/>
            </w:pPr>
            <w:r>
              <w:rPr>
                <w:sz w:val="19"/>
              </w:rPr>
              <w:t>0.9900</w:t>
            </w:r>
          </w:p>
        </w:tc>
        <w:tc>
          <w:tcPr>
            <w:tcW w:w="1800" w:type="dxa"/>
          </w:tcPr>
          <w:p w14:paraId="6A2B506C" w14:textId="77777777" w:rsidR="00A71AD0" w:rsidRDefault="003040A7">
            <w:pPr>
              <w:jc w:val="right"/>
            </w:pPr>
            <w:r>
              <w:rPr>
                <w:sz w:val="19"/>
              </w:rPr>
              <w:t>341</w:t>
            </w:r>
          </w:p>
        </w:tc>
        <w:tc>
          <w:tcPr>
            <w:tcW w:w="1800" w:type="dxa"/>
          </w:tcPr>
          <w:p w14:paraId="1AB92224" w14:textId="77777777" w:rsidR="00A71AD0" w:rsidRDefault="003040A7">
            <w:pPr>
              <w:jc w:val="right"/>
            </w:pPr>
            <w:r>
              <w:rPr>
                <w:sz w:val="19"/>
              </w:rPr>
              <w:t>18,905</w:t>
            </w:r>
          </w:p>
        </w:tc>
        <w:tc>
          <w:tcPr>
            <w:tcW w:w="1800" w:type="dxa"/>
          </w:tcPr>
          <w:p w14:paraId="4B5F8FED" w14:textId="77777777" w:rsidR="00A71AD0" w:rsidRDefault="003040A7">
            <w:pPr>
              <w:jc w:val="right"/>
            </w:pPr>
            <w:r>
              <w:rPr>
                <w:sz w:val="19"/>
              </w:rPr>
              <w:t>11,961</w:t>
            </w:r>
          </w:p>
        </w:tc>
        <w:tc>
          <w:tcPr>
            <w:tcW w:w="1800" w:type="dxa"/>
          </w:tcPr>
          <w:p w14:paraId="2C215090" w14:textId="77777777" w:rsidR="00A71AD0" w:rsidRDefault="003040A7">
            <w:pPr>
              <w:jc w:val="right"/>
            </w:pPr>
            <w:r>
              <w:rPr>
                <w:sz w:val="19"/>
              </w:rPr>
              <w:t>25,074</w:t>
            </w:r>
          </w:p>
        </w:tc>
      </w:tr>
      <w:tr w:rsidR="00A71AD0" w14:paraId="508FFEA8" w14:textId="77777777">
        <w:trPr>
          <w:jc w:val="center"/>
        </w:trPr>
        <w:tc>
          <w:tcPr>
            <w:tcW w:w="1400" w:type="dxa"/>
          </w:tcPr>
          <w:p w14:paraId="006E37DD" w14:textId="77777777" w:rsidR="00A71AD0" w:rsidRDefault="003040A7">
            <w:pPr>
              <w:jc w:val="right"/>
            </w:pPr>
            <w:r>
              <w:rPr>
                <w:sz w:val="19"/>
              </w:rPr>
              <w:t>0.9500</w:t>
            </w:r>
          </w:p>
        </w:tc>
        <w:tc>
          <w:tcPr>
            <w:tcW w:w="1800" w:type="dxa"/>
          </w:tcPr>
          <w:p w14:paraId="1F61BF47" w14:textId="77777777" w:rsidR="00A71AD0" w:rsidRDefault="003040A7">
            <w:pPr>
              <w:jc w:val="right"/>
            </w:pPr>
            <w:r>
              <w:rPr>
                <w:sz w:val="19"/>
              </w:rPr>
              <w:t>482</w:t>
            </w:r>
          </w:p>
        </w:tc>
        <w:tc>
          <w:tcPr>
            <w:tcW w:w="1800" w:type="dxa"/>
          </w:tcPr>
          <w:p w14:paraId="03F3BDCC" w14:textId="77777777" w:rsidR="00A71AD0" w:rsidRDefault="003040A7">
            <w:pPr>
              <w:jc w:val="right"/>
            </w:pPr>
            <w:r>
              <w:rPr>
                <w:sz w:val="19"/>
              </w:rPr>
              <w:t>27,523</w:t>
            </w:r>
          </w:p>
        </w:tc>
        <w:tc>
          <w:tcPr>
            <w:tcW w:w="1800" w:type="dxa"/>
          </w:tcPr>
          <w:p w14:paraId="38C4E02A" w14:textId="77777777" w:rsidR="00A71AD0" w:rsidRDefault="003040A7">
            <w:pPr>
              <w:jc w:val="right"/>
            </w:pPr>
            <w:r>
              <w:rPr>
                <w:sz w:val="19"/>
              </w:rPr>
              <w:t>19,228</w:t>
            </w:r>
          </w:p>
        </w:tc>
        <w:tc>
          <w:tcPr>
            <w:tcW w:w="1800" w:type="dxa"/>
          </w:tcPr>
          <w:p w14:paraId="73D86B0E" w14:textId="77777777" w:rsidR="00A71AD0" w:rsidRDefault="003040A7">
            <w:pPr>
              <w:jc w:val="right"/>
            </w:pPr>
            <w:r>
              <w:rPr>
                <w:sz w:val="19"/>
              </w:rPr>
              <w:t>35,105</w:t>
            </w:r>
          </w:p>
        </w:tc>
      </w:tr>
      <w:tr w:rsidR="00A71AD0" w14:paraId="57F4349A" w14:textId="77777777">
        <w:trPr>
          <w:jc w:val="center"/>
        </w:trPr>
        <w:tc>
          <w:tcPr>
            <w:tcW w:w="1400" w:type="dxa"/>
          </w:tcPr>
          <w:p w14:paraId="3F295590" w14:textId="77777777" w:rsidR="00A71AD0" w:rsidRDefault="003040A7">
            <w:pPr>
              <w:jc w:val="right"/>
            </w:pPr>
            <w:r>
              <w:rPr>
                <w:sz w:val="19"/>
              </w:rPr>
              <w:t>0.9000</w:t>
            </w:r>
          </w:p>
        </w:tc>
        <w:tc>
          <w:tcPr>
            <w:tcW w:w="1800" w:type="dxa"/>
          </w:tcPr>
          <w:p w14:paraId="2FC449AF" w14:textId="77777777" w:rsidR="00A71AD0" w:rsidRDefault="003040A7">
            <w:pPr>
              <w:jc w:val="right"/>
            </w:pPr>
            <w:r>
              <w:rPr>
                <w:sz w:val="19"/>
              </w:rPr>
              <w:t>577</w:t>
            </w:r>
          </w:p>
        </w:tc>
        <w:tc>
          <w:tcPr>
            <w:tcW w:w="1800" w:type="dxa"/>
          </w:tcPr>
          <w:p w14:paraId="184B8649" w14:textId="77777777" w:rsidR="00A71AD0" w:rsidRDefault="003040A7">
            <w:pPr>
              <w:jc w:val="right"/>
            </w:pPr>
            <w:r>
              <w:rPr>
                <w:sz w:val="19"/>
              </w:rPr>
              <w:t>33,150</w:t>
            </w:r>
          </w:p>
        </w:tc>
        <w:tc>
          <w:tcPr>
            <w:tcW w:w="1800" w:type="dxa"/>
          </w:tcPr>
          <w:p w14:paraId="246B4B7B" w14:textId="77777777" w:rsidR="00A71AD0" w:rsidRDefault="003040A7">
            <w:pPr>
              <w:jc w:val="right"/>
            </w:pPr>
            <w:r>
              <w:rPr>
                <w:sz w:val="19"/>
              </w:rPr>
              <w:t>23,890</w:t>
            </w:r>
          </w:p>
        </w:tc>
        <w:tc>
          <w:tcPr>
            <w:tcW w:w="1800" w:type="dxa"/>
          </w:tcPr>
          <w:p w14:paraId="433B608F" w14:textId="77777777" w:rsidR="00A71AD0" w:rsidRDefault="003040A7">
            <w:pPr>
              <w:jc w:val="right"/>
            </w:pPr>
            <w:r>
              <w:rPr>
                <w:sz w:val="19"/>
              </w:rPr>
              <w:t>41,732</w:t>
            </w:r>
          </w:p>
        </w:tc>
      </w:tr>
      <w:tr w:rsidR="00A71AD0" w14:paraId="6C13CF46" w14:textId="77777777">
        <w:trPr>
          <w:jc w:val="center"/>
        </w:trPr>
        <w:tc>
          <w:tcPr>
            <w:tcW w:w="1400" w:type="dxa"/>
          </w:tcPr>
          <w:p w14:paraId="4E92CBF0" w14:textId="77777777" w:rsidR="00A71AD0" w:rsidRDefault="003040A7">
            <w:pPr>
              <w:jc w:val="right"/>
            </w:pPr>
            <w:r>
              <w:rPr>
                <w:sz w:val="19"/>
              </w:rPr>
              <w:t>0.8000</w:t>
            </w:r>
          </w:p>
        </w:tc>
        <w:tc>
          <w:tcPr>
            <w:tcW w:w="1800" w:type="dxa"/>
          </w:tcPr>
          <w:p w14:paraId="70A6A7C7" w14:textId="77777777" w:rsidR="00A71AD0" w:rsidRDefault="003040A7">
            <w:pPr>
              <w:jc w:val="right"/>
            </w:pPr>
            <w:r>
              <w:rPr>
                <w:sz w:val="19"/>
              </w:rPr>
              <w:t>715</w:t>
            </w:r>
          </w:p>
        </w:tc>
        <w:tc>
          <w:tcPr>
            <w:tcW w:w="1800" w:type="dxa"/>
          </w:tcPr>
          <w:p w14:paraId="447F6538" w14:textId="77777777" w:rsidR="00A71AD0" w:rsidRDefault="003040A7">
            <w:pPr>
              <w:jc w:val="right"/>
            </w:pPr>
            <w:r>
              <w:rPr>
                <w:sz w:val="19"/>
              </w:rPr>
              <w:t>41,203</w:t>
            </w:r>
          </w:p>
        </w:tc>
        <w:tc>
          <w:tcPr>
            <w:tcW w:w="1800" w:type="dxa"/>
          </w:tcPr>
          <w:p w14:paraId="665AECC8" w14:textId="77777777" w:rsidR="00A71AD0" w:rsidRDefault="003040A7">
            <w:pPr>
              <w:jc w:val="right"/>
            </w:pPr>
            <w:r>
              <w:rPr>
                <w:sz w:val="19"/>
              </w:rPr>
              <w:t>30,345</w:t>
            </w:r>
          </w:p>
        </w:tc>
        <w:tc>
          <w:tcPr>
            <w:tcW w:w="1800" w:type="dxa"/>
          </w:tcPr>
          <w:p w14:paraId="493AB3E2" w14:textId="77777777" w:rsidR="00A71AD0" w:rsidRDefault="003040A7">
            <w:pPr>
              <w:jc w:val="right"/>
            </w:pPr>
            <w:r>
              <w:rPr>
                <w:sz w:val="19"/>
              </w:rPr>
              <w:t>51,271</w:t>
            </w:r>
          </w:p>
        </w:tc>
      </w:tr>
      <w:tr w:rsidR="00A71AD0" w14:paraId="53C51F74" w14:textId="77777777">
        <w:trPr>
          <w:jc w:val="center"/>
        </w:trPr>
        <w:tc>
          <w:tcPr>
            <w:tcW w:w="1400" w:type="dxa"/>
          </w:tcPr>
          <w:p w14:paraId="4F039907" w14:textId="77777777" w:rsidR="00A71AD0" w:rsidRDefault="003040A7">
            <w:pPr>
              <w:jc w:val="right"/>
            </w:pPr>
            <w:r>
              <w:rPr>
                <w:sz w:val="19"/>
              </w:rPr>
              <w:t>0.5000</w:t>
            </w:r>
          </w:p>
        </w:tc>
        <w:tc>
          <w:tcPr>
            <w:tcW w:w="1800" w:type="dxa"/>
          </w:tcPr>
          <w:p w14:paraId="58129143" w14:textId="77777777" w:rsidR="00A71AD0" w:rsidRDefault="003040A7">
            <w:pPr>
              <w:jc w:val="right"/>
            </w:pPr>
            <w:r>
              <w:rPr>
                <w:sz w:val="19"/>
              </w:rPr>
              <w:t>1,065</w:t>
            </w:r>
          </w:p>
        </w:tc>
        <w:tc>
          <w:tcPr>
            <w:tcW w:w="1800" w:type="dxa"/>
          </w:tcPr>
          <w:p w14:paraId="5B5B8A82" w14:textId="77777777" w:rsidR="00A71AD0" w:rsidRDefault="003040A7">
            <w:pPr>
              <w:jc w:val="right"/>
            </w:pPr>
            <w:r>
              <w:rPr>
                <w:sz w:val="19"/>
              </w:rPr>
              <w:t>51,879</w:t>
            </w:r>
          </w:p>
        </w:tc>
        <w:tc>
          <w:tcPr>
            <w:tcW w:w="1800" w:type="dxa"/>
          </w:tcPr>
          <w:p w14:paraId="61DD8EE4" w14:textId="77777777" w:rsidR="00A71AD0" w:rsidRDefault="003040A7">
            <w:pPr>
              <w:jc w:val="right"/>
            </w:pPr>
            <w:r>
              <w:rPr>
                <w:sz w:val="19"/>
              </w:rPr>
              <w:t>38,864</w:t>
            </w:r>
          </w:p>
        </w:tc>
        <w:tc>
          <w:tcPr>
            <w:tcW w:w="1800" w:type="dxa"/>
          </w:tcPr>
          <w:p w14:paraId="0BBFAFBA" w14:textId="77777777" w:rsidR="00A71AD0" w:rsidRDefault="003040A7">
            <w:pPr>
              <w:jc w:val="right"/>
            </w:pPr>
            <w:r>
              <w:rPr>
                <w:sz w:val="19"/>
              </w:rPr>
              <w:t>63,864</w:t>
            </w:r>
          </w:p>
        </w:tc>
      </w:tr>
      <w:tr w:rsidR="00A71AD0" w14:paraId="0E1771FA" w14:textId="77777777">
        <w:trPr>
          <w:jc w:val="center"/>
        </w:trPr>
        <w:tc>
          <w:tcPr>
            <w:tcW w:w="1400" w:type="dxa"/>
          </w:tcPr>
          <w:p w14:paraId="4C547769" w14:textId="77777777" w:rsidR="00A71AD0" w:rsidRDefault="003040A7">
            <w:pPr>
              <w:jc w:val="right"/>
            </w:pPr>
            <w:r>
              <w:rPr>
                <w:sz w:val="19"/>
              </w:rPr>
              <w:t>0.2000</w:t>
            </w:r>
          </w:p>
        </w:tc>
        <w:tc>
          <w:tcPr>
            <w:tcW w:w="1800" w:type="dxa"/>
          </w:tcPr>
          <w:p w14:paraId="5F75E1EA" w14:textId="77777777" w:rsidR="00A71AD0" w:rsidRDefault="003040A7">
            <w:pPr>
              <w:jc w:val="right"/>
            </w:pPr>
            <w:r>
              <w:rPr>
                <w:sz w:val="19"/>
              </w:rPr>
              <w:t>1,564</w:t>
            </w:r>
          </w:p>
        </w:tc>
        <w:tc>
          <w:tcPr>
            <w:tcW w:w="1800" w:type="dxa"/>
          </w:tcPr>
          <w:p w14:paraId="4868C7FE" w14:textId="77777777" w:rsidR="00A71AD0" w:rsidRDefault="003040A7">
            <w:pPr>
              <w:jc w:val="right"/>
            </w:pPr>
            <w:r>
              <w:rPr>
                <w:sz w:val="19"/>
              </w:rPr>
              <w:t>65,611</w:t>
            </w:r>
          </w:p>
        </w:tc>
        <w:tc>
          <w:tcPr>
            <w:tcW w:w="1800" w:type="dxa"/>
          </w:tcPr>
          <w:p w14:paraId="76CD2A05" w14:textId="77777777" w:rsidR="00A71AD0" w:rsidRDefault="003040A7">
            <w:pPr>
              <w:jc w:val="right"/>
            </w:pPr>
            <w:r>
              <w:rPr>
                <w:sz w:val="19"/>
              </w:rPr>
              <w:t>48,913</w:t>
            </w:r>
          </w:p>
        </w:tc>
        <w:tc>
          <w:tcPr>
            <w:tcW w:w="1800" w:type="dxa"/>
          </w:tcPr>
          <w:p w14:paraId="37D1FE59" w14:textId="77777777" w:rsidR="00A71AD0" w:rsidRDefault="003040A7">
            <w:pPr>
              <w:jc w:val="right"/>
            </w:pPr>
            <w:r>
              <w:rPr>
                <w:sz w:val="19"/>
              </w:rPr>
              <w:t>79,334</w:t>
            </w:r>
          </w:p>
        </w:tc>
      </w:tr>
      <w:tr w:rsidR="00A71AD0" w14:paraId="247349E5" w14:textId="77777777">
        <w:trPr>
          <w:jc w:val="center"/>
        </w:trPr>
        <w:tc>
          <w:tcPr>
            <w:tcW w:w="1400" w:type="dxa"/>
          </w:tcPr>
          <w:p w14:paraId="347C4EE6" w14:textId="77777777" w:rsidR="00A71AD0" w:rsidRDefault="003040A7">
            <w:pPr>
              <w:jc w:val="right"/>
            </w:pPr>
            <w:r>
              <w:rPr>
                <w:sz w:val="19"/>
              </w:rPr>
              <w:t>0.1000</w:t>
            </w:r>
          </w:p>
        </w:tc>
        <w:tc>
          <w:tcPr>
            <w:tcW w:w="1800" w:type="dxa"/>
          </w:tcPr>
          <w:p w14:paraId="1FEBA78C" w14:textId="77777777" w:rsidR="00A71AD0" w:rsidRDefault="003040A7">
            <w:pPr>
              <w:jc w:val="right"/>
            </w:pPr>
            <w:r>
              <w:rPr>
                <w:sz w:val="19"/>
              </w:rPr>
              <w:t>1,900</w:t>
            </w:r>
          </w:p>
        </w:tc>
        <w:tc>
          <w:tcPr>
            <w:tcW w:w="1800" w:type="dxa"/>
          </w:tcPr>
          <w:p w14:paraId="2E875F1B" w14:textId="77777777" w:rsidR="00A71AD0" w:rsidRDefault="003040A7">
            <w:pPr>
              <w:jc w:val="right"/>
            </w:pPr>
            <w:r>
              <w:rPr>
                <w:sz w:val="19"/>
              </w:rPr>
              <w:t>75,602</w:t>
            </w:r>
          </w:p>
        </w:tc>
        <w:tc>
          <w:tcPr>
            <w:tcW w:w="1800" w:type="dxa"/>
          </w:tcPr>
          <w:p w14:paraId="1A585FF5" w14:textId="77777777" w:rsidR="00A71AD0" w:rsidRDefault="003040A7">
            <w:pPr>
              <w:jc w:val="right"/>
            </w:pPr>
            <w:r>
              <w:rPr>
                <w:sz w:val="19"/>
              </w:rPr>
              <w:t>56,020</w:t>
            </w:r>
          </w:p>
        </w:tc>
        <w:tc>
          <w:tcPr>
            <w:tcW w:w="1800" w:type="dxa"/>
          </w:tcPr>
          <w:p w14:paraId="4B6608FA" w14:textId="77777777" w:rsidR="00A71AD0" w:rsidRDefault="003040A7">
            <w:pPr>
              <w:jc w:val="right"/>
            </w:pPr>
            <w:r>
              <w:rPr>
                <w:sz w:val="19"/>
              </w:rPr>
              <w:t>97,369</w:t>
            </w:r>
          </w:p>
        </w:tc>
      </w:tr>
      <w:tr w:rsidR="00A71AD0" w14:paraId="0CDAD48E" w14:textId="77777777">
        <w:trPr>
          <w:jc w:val="center"/>
        </w:trPr>
        <w:tc>
          <w:tcPr>
            <w:tcW w:w="1400" w:type="dxa"/>
          </w:tcPr>
          <w:p w14:paraId="75E69F52" w14:textId="77777777" w:rsidR="00A71AD0" w:rsidRDefault="003040A7">
            <w:pPr>
              <w:jc w:val="right"/>
            </w:pPr>
            <w:r>
              <w:rPr>
                <w:sz w:val="19"/>
              </w:rPr>
              <w:t>0.0500</w:t>
            </w:r>
          </w:p>
        </w:tc>
        <w:tc>
          <w:tcPr>
            <w:tcW w:w="1800" w:type="dxa"/>
          </w:tcPr>
          <w:p w14:paraId="2B7AF16B" w14:textId="77777777" w:rsidR="00A71AD0" w:rsidRDefault="003040A7">
            <w:pPr>
              <w:jc w:val="right"/>
            </w:pPr>
            <w:r>
              <w:rPr>
                <w:sz w:val="19"/>
              </w:rPr>
              <w:t>2,225</w:t>
            </w:r>
          </w:p>
        </w:tc>
        <w:tc>
          <w:tcPr>
            <w:tcW w:w="1800" w:type="dxa"/>
          </w:tcPr>
          <w:p w14:paraId="268C6D9D" w14:textId="77777777" w:rsidR="00A71AD0" w:rsidRDefault="003040A7">
            <w:pPr>
              <w:jc w:val="right"/>
            </w:pPr>
            <w:r>
              <w:rPr>
                <w:sz w:val="19"/>
              </w:rPr>
              <w:t>85,778</w:t>
            </w:r>
          </w:p>
        </w:tc>
        <w:tc>
          <w:tcPr>
            <w:tcW w:w="1800" w:type="dxa"/>
          </w:tcPr>
          <w:p w14:paraId="7455EE68" w14:textId="77777777" w:rsidR="00A71AD0" w:rsidRDefault="003040A7">
            <w:pPr>
              <w:jc w:val="right"/>
            </w:pPr>
            <w:r>
              <w:rPr>
                <w:sz w:val="19"/>
              </w:rPr>
              <w:t>60,605</w:t>
            </w:r>
          </w:p>
        </w:tc>
        <w:tc>
          <w:tcPr>
            <w:tcW w:w="1800" w:type="dxa"/>
          </w:tcPr>
          <w:p w14:paraId="1FA80BD6" w14:textId="77777777" w:rsidR="00A71AD0" w:rsidRDefault="003040A7">
            <w:pPr>
              <w:jc w:val="right"/>
            </w:pPr>
            <w:r>
              <w:rPr>
                <w:sz w:val="19"/>
              </w:rPr>
              <w:t>124,024</w:t>
            </w:r>
          </w:p>
        </w:tc>
      </w:tr>
      <w:tr w:rsidR="00A71AD0" w14:paraId="0D615364" w14:textId="77777777">
        <w:trPr>
          <w:jc w:val="center"/>
        </w:trPr>
        <w:tc>
          <w:tcPr>
            <w:tcW w:w="1400" w:type="dxa"/>
          </w:tcPr>
          <w:p w14:paraId="42190DD3" w14:textId="77777777" w:rsidR="00A71AD0" w:rsidRDefault="003040A7">
            <w:pPr>
              <w:jc w:val="right"/>
            </w:pPr>
            <w:r>
              <w:rPr>
                <w:sz w:val="19"/>
              </w:rPr>
              <w:t>0.0200</w:t>
            </w:r>
          </w:p>
        </w:tc>
        <w:tc>
          <w:tcPr>
            <w:tcW w:w="1800" w:type="dxa"/>
          </w:tcPr>
          <w:p w14:paraId="56342102" w14:textId="77777777" w:rsidR="00A71AD0" w:rsidRDefault="003040A7">
            <w:pPr>
              <w:jc w:val="right"/>
            </w:pPr>
            <w:r>
              <w:rPr>
                <w:sz w:val="19"/>
              </w:rPr>
              <w:t>2,649</w:t>
            </w:r>
          </w:p>
        </w:tc>
        <w:tc>
          <w:tcPr>
            <w:tcW w:w="1800" w:type="dxa"/>
          </w:tcPr>
          <w:p w14:paraId="28E31CE6" w14:textId="77777777" w:rsidR="00A71AD0" w:rsidRDefault="003040A7">
            <w:pPr>
              <w:jc w:val="right"/>
            </w:pPr>
            <w:r>
              <w:rPr>
                <w:sz w:val="19"/>
              </w:rPr>
              <w:t>99,433</w:t>
            </w:r>
          </w:p>
        </w:tc>
        <w:tc>
          <w:tcPr>
            <w:tcW w:w="1800" w:type="dxa"/>
          </w:tcPr>
          <w:p w14:paraId="2BD86EDC" w14:textId="77777777" w:rsidR="00A71AD0" w:rsidRDefault="003040A7">
            <w:pPr>
              <w:jc w:val="right"/>
            </w:pPr>
            <w:r>
              <w:rPr>
                <w:sz w:val="19"/>
              </w:rPr>
              <w:t>65,218</w:t>
            </w:r>
          </w:p>
        </w:tc>
        <w:tc>
          <w:tcPr>
            <w:tcW w:w="1800" w:type="dxa"/>
          </w:tcPr>
          <w:p w14:paraId="2921B674" w14:textId="77777777" w:rsidR="00A71AD0" w:rsidRDefault="003040A7">
            <w:pPr>
              <w:jc w:val="right"/>
            </w:pPr>
            <w:r>
              <w:rPr>
                <w:sz w:val="19"/>
              </w:rPr>
              <w:t>160,672</w:t>
            </w:r>
          </w:p>
        </w:tc>
      </w:tr>
      <w:tr w:rsidR="00A71AD0" w14:paraId="07B8940A" w14:textId="77777777">
        <w:trPr>
          <w:jc w:val="center"/>
        </w:trPr>
        <w:tc>
          <w:tcPr>
            <w:tcW w:w="1400" w:type="dxa"/>
          </w:tcPr>
          <w:p w14:paraId="69C8CF3C" w14:textId="77777777" w:rsidR="00A71AD0" w:rsidRDefault="003040A7">
            <w:pPr>
              <w:jc w:val="right"/>
            </w:pPr>
            <w:r>
              <w:rPr>
                <w:sz w:val="19"/>
              </w:rPr>
              <w:t>0.0100</w:t>
            </w:r>
          </w:p>
        </w:tc>
        <w:tc>
          <w:tcPr>
            <w:tcW w:w="1800" w:type="dxa"/>
          </w:tcPr>
          <w:p w14:paraId="57C31B92" w14:textId="77777777" w:rsidR="00A71AD0" w:rsidRDefault="003040A7">
            <w:pPr>
              <w:jc w:val="right"/>
            </w:pPr>
            <w:r>
              <w:rPr>
                <w:sz w:val="19"/>
              </w:rPr>
              <w:t>2,970</w:t>
            </w:r>
          </w:p>
        </w:tc>
        <w:tc>
          <w:tcPr>
            <w:tcW w:w="1800" w:type="dxa"/>
          </w:tcPr>
          <w:p w14:paraId="730583A8" w14:textId="77777777" w:rsidR="00A71AD0" w:rsidRDefault="003040A7">
            <w:pPr>
              <w:jc w:val="right"/>
            </w:pPr>
            <w:r>
              <w:rPr>
                <w:sz w:val="19"/>
              </w:rPr>
              <w:t>112,492</w:t>
            </w:r>
          </w:p>
        </w:tc>
        <w:tc>
          <w:tcPr>
            <w:tcW w:w="1800" w:type="dxa"/>
          </w:tcPr>
          <w:p w14:paraId="3598B925" w14:textId="77777777" w:rsidR="00A71AD0" w:rsidRDefault="003040A7">
            <w:pPr>
              <w:jc w:val="right"/>
            </w:pPr>
            <w:r>
              <w:rPr>
                <w:sz w:val="19"/>
              </w:rPr>
              <w:t>70,425</w:t>
            </w:r>
          </w:p>
        </w:tc>
        <w:tc>
          <w:tcPr>
            <w:tcW w:w="1800" w:type="dxa"/>
          </w:tcPr>
          <w:p w14:paraId="3F0396AF" w14:textId="77777777" w:rsidR="00A71AD0" w:rsidRDefault="003040A7">
            <w:pPr>
              <w:jc w:val="right"/>
            </w:pPr>
            <w:r>
              <w:rPr>
                <w:sz w:val="19"/>
              </w:rPr>
              <w:t>190,169</w:t>
            </w:r>
          </w:p>
        </w:tc>
      </w:tr>
      <w:tr w:rsidR="00A71AD0" w14:paraId="3AED60BF" w14:textId="77777777">
        <w:trPr>
          <w:jc w:val="center"/>
        </w:trPr>
        <w:tc>
          <w:tcPr>
            <w:tcW w:w="1400" w:type="dxa"/>
          </w:tcPr>
          <w:p w14:paraId="4F13FCA7" w14:textId="77777777" w:rsidR="00A71AD0" w:rsidRDefault="003040A7">
            <w:pPr>
              <w:jc w:val="right"/>
            </w:pPr>
            <w:r>
              <w:rPr>
                <w:sz w:val="19"/>
              </w:rPr>
              <w:t>0.0050</w:t>
            </w:r>
          </w:p>
        </w:tc>
        <w:tc>
          <w:tcPr>
            <w:tcW w:w="1800" w:type="dxa"/>
          </w:tcPr>
          <w:p w14:paraId="4CD07546" w14:textId="77777777" w:rsidR="00A71AD0" w:rsidRDefault="003040A7">
            <w:pPr>
              <w:jc w:val="right"/>
            </w:pPr>
            <w:r>
              <w:rPr>
                <w:sz w:val="19"/>
              </w:rPr>
              <w:t>3,294</w:t>
            </w:r>
          </w:p>
        </w:tc>
        <w:tc>
          <w:tcPr>
            <w:tcW w:w="1800" w:type="dxa"/>
          </w:tcPr>
          <w:p w14:paraId="742FD9C4" w14:textId="77777777" w:rsidR="00A71AD0" w:rsidRDefault="003040A7">
            <w:pPr>
              <w:jc w:val="right"/>
            </w:pPr>
            <w:r>
              <w:rPr>
                <w:sz w:val="19"/>
              </w:rPr>
              <w:t>132,092</w:t>
            </w:r>
          </w:p>
        </w:tc>
        <w:tc>
          <w:tcPr>
            <w:tcW w:w="1800" w:type="dxa"/>
          </w:tcPr>
          <w:p w14:paraId="6AC21E26" w14:textId="77777777" w:rsidR="00A71AD0" w:rsidRDefault="003040A7">
            <w:pPr>
              <w:jc w:val="right"/>
            </w:pPr>
            <w:r>
              <w:rPr>
                <w:sz w:val="19"/>
              </w:rPr>
              <w:t>79,508</w:t>
            </w:r>
          </w:p>
        </w:tc>
        <w:tc>
          <w:tcPr>
            <w:tcW w:w="1800" w:type="dxa"/>
          </w:tcPr>
          <w:p w14:paraId="340B9204" w14:textId="77777777" w:rsidR="00A71AD0" w:rsidRDefault="003040A7">
            <w:pPr>
              <w:jc w:val="right"/>
            </w:pPr>
            <w:r>
              <w:rPr>
                <w:sz w:val="19"/>
              </w:rPr>
              <w:t>231,794</w:t>
            </w:r>
          </w:p>
        </w:tc>
      </w:tr>
      <w:tr w:rsidR="00A71AD0" w14:paraId="10E639BA" w14:textId="77777777">
        <w:trPr>
          <w:jc w:val="center"/>
        </w:trPr>
        <w:tc>
          <w:tcPr>
            <w:tcW w:w="1400" w:type="dxa"/>
          </w:tcPr>
          <w:p w14:paraId="3FA54931" w14:textId="77777777" w:rsidR="00A71AD0" w:rsidRDefault="003040A7">
            <w:pPr>
              <w:jc w:val="right"/>
            </w:pPr>
            <w:r>
              <w:rPr>
                <w:sz w:val="19"/>
              </w:rPr>
              <w:t>0.0020</w:t>
            </w:r>
          </w:p>
        </w:tc>
        <w:tc>
          <w:tcPr>
            <w:tcW w:w="1800" w:type="dxa"/>
          </w:tcPr>
          <w:p w14:paraId="42F5B36B" w14:textId="77777777" w:rsidR="00A71AD0" w:rsidRDefault="003040A7">
            <w:pPr>
              <w:jc w:val="right"/>
            </w:pPr>
            <w:r>
              <w:rPr>
                <w:sz w:val="19"/>
              </w:rPr>
              <w:t>3,727</w:t>
            </w:r>
          </w:p>
        </w:tc>
        <w:tc>
          <w:tcPr>
            <w:tcW w:w="1800" w:type="dxa"/>
          </w:tcPr>
          <w:p w14:paraId="66F0E8CF" w14:textId="77777777" w:rsidR="00A71AD0" w:rsidRDefault="003040A7">
            <w:pPr>
              <w:jc w:val="right"/>
            </w:pPr>
            <w:r>
              <w:rPr>
                <w:sz w:val="19"/>
              </w:rPr>
              <w:t>164,069</w:t>
            </w:r>
          </w:p>
        </w:tc>
        <w:tc>
          <w:tcPr>
            <w:tcW w:w="1800" w:type="dxa"/>
          </w:tcPr>
          <w:p w14:paraId="43203E57" w14:textId="77777777" w:rsidR="00A71AD0" w:rsidRDefault="003040A7">
            <w:pPr>
              <w:jc w:val="right"/>
            </w:pPr>
            <w:r>
              <w:rPr>
                <w:sz w:val="19"/>
              </w:rPr>
              <w:t>95,664</w:t>
            </w:r>
          </w:p>
        </w:tc>
        <w:tc>
          <w:tcPr>
            <w:tcW w:w="1800" w:type="dxa"/>
          </w:tcPr>
          <w:p w14:paraId="47047416" w14:textId="77777777" w:rsidR="00A71AD0" w:rsidRDefault="003040A7">
            <w:pPr>
              <w:jc w:val="right"/>
            </w:pPr>
            <w:r>
              <w:rPr>
                <w:sz w:val="19"/>
              </w:rPr>
              <w:t>296,245</w:t>
            </w:r>
          </w:p>
        </w:tc>
      </w:tr>
      <w:tr w:rsidR="00A71AD0" w14:paraId="2E218D3F" w14:textId="77777777">
        <w:trPr>
          <w:jc w:val="center"/>
        </w:trPr>
        <w:tc>
          <w:tcPr>
            <w:tcW w:w="1400" w:type="dxa"/>
          </w:tcPr>
          <w:p w14:paraId="6B413DDA" w14:textId="77777777" w:rsidR="00A71AD0" w:rsidRDefault="003040A7">
            <w:pPr>
              <w:jc w:val="right"/>
            </w:pPr>
            <w:r>
              <w:rPr>
                <w:sz w:val="19"/>
              </w:rPr>
              <w:t>0.0010</w:t>
            </w:r>
          </w:p>
        </w:tc>
        <w:tc>
          <w:tcPr>
            <w:tcW w:w="1800" w:type="dxa"/>
          </w:tcPr>
          <w:p w14:paraId="40EED79F" w14:textId="77777777" w:rsidR="00A71AD0" w:rsidRDefault="003040A7">
            <w:pPr>
              <w:jc w:val="right"/>
            </w:pPr>
            <w:r>
              <w:rPr>
                <w:sz w:val="19"/>
              </w:rPr>
              <w:t>4,060</w:t>
            </w:r>
          </w:p>
        </w:tc>
        <w:tc>
          <w:tcPr>
            <w:tcW w:w="1800" w:type="dxa"/>
          </w:tcPr>
          <w:p w14:paraId="25D2B951" w14:textId="77777777" w:rsidR="00A71AD0" w:rsidRDefault="003040A7">
            <w:pPr>
              <w:jc w:val="right"/>
            </w:pPr>
            <w:r>
              <w:rPr>
                <w:sz w:val="19"/>
              </w:rPr>
              <w:t>193,494</w:t>
            </w:r>
          </w:p>
        </w:tc>
        <w:tc>
          <w:tcPr>
            <w:tcW w:w="1800" w:type="dxa"/>
          </w:tcPr>
          <w:p w14:paraId="201C2800" w14:textId="77777777" w:rsidR="00A71AD0" w:rsidRDefault="003040A7">
            <w:pPr>
              <w:jc w:val="right"/>
            </w:pPr>
            <w:r>
              <w:rPr>
                <w:sz w:val="19"/>
              </w:rPr>
              <w:t>112,002</w:t>
            </w:r>
          </w:p>
        </w:tc>
        <w:tc>
          <w:tcPr>
            <w:tcW w:w="1800" w:type="dxa"/>
          </w:tcPr>
          <w:p w14:paraId="73375E17" w14:textId="77777777" w:rsidR="00A71AD0" w:rsidRDefault="003040A7">
            <w:pPr>
              <w:jc w:val="right"/>
            </w:pPr>
            <w:r>
              <w:rPr>
                <w:sz w:val="19"/>
              </w:rPr>
              <w:t>356,725</w:t>
            </w:r>
          </w:p>
        </w:tc>
      </w:tr>
      <w:tr w:rsidR="00A71AD0" w14:paraId="046610A7" w14:textId="77777777">
        <w:trPr>
          <w:jc w:val="center"/>
        </w:trPr>
        <w:tc>
          <w:tcPr>
            <w:tcW w:w="1400" w:type="dxa"/>
          </w:tcPr>
          <w:p w14:paraId="58346B26" w14:textId="77777777" w:rsidR="00A71AD0" w:rsidRDefault="003040A7">
            <w:pPr>
              <w:jc w:val="right"/>
            </w:pPr>
            <w:r>
              <w:rPr>
                <w:sz w:val="19"/>
              </w:rPr>
              <w:t>0.0005</w:t>
            </w:r>
          </w:p>
        </w:tc>
        <w:tc>
          <w:tcPr>
            <w:tcW w:w="1800" w:type="dxa"/>
          </w:tcPr>
          <w:p w14:paraId="6DFF72A9" w14:textId="77777777" w:rsidR="00A71AD0" w:rsidRDefault="003040A7">
            <w:pPr>
              <w:jc w:val="right"/>
            </w:pPr>
            <w:r>
              <w:rPr>
                <w:sz w:val="19"/>
              </w:rPr>
              <w:t>4,399</w:t>
            </w:r>
          </w:p>
        </w:tc>
        <w:tc>
          <w:tcPr>
            <w:tcW w:w="1800" w:type="dxa"/>
          </w:tcPr>
          <w:p w14:paraId="7BDE9FC6" w14:textId="77777777" w:rsidR="00A71AD0" w:rsidRDefault="003040A7">
            <w:pPr>
              <w:jc w:val="right"/>
            </w:pPr>
            <w:r>
              <w:rPr>
                <w:sz w:val="19"/>
              </w:rPr>
              <w:t>228,826</w:t>
            </w:r>
          </w:p>
        </w:tc>
        <w:tc>
          <w:tcPr>
            <w:tcW w:w="1800" w:type="dxa"/>
          </w:tcPr>
          <w:p w14:paraId="26A45BCD" w14:textId="77777777" w:rsidR="00A71AD0" w:rsidRDefault="003040A7">
            <w:pPr>
              <w:jc w:val="right"/>
            </w:pPr>
            <w:r>
              <w:rPr>
                <w:sz w:val="19"/>
              </w:rPr>
              <w:t>130,745</w:t>
            </w:r>
          </w:p>
        </w:tc>
        <w:tc>
          <w:tcPr>
            <w:tcW w:w="1800" w:type="dxa"/>
          </w:tcPr>
          <w:p w14:paraId="0A629E78" w14:textId="77777777" w:rsidR="00A71AD0" w:rsidRDefault="003040A7">
            <w:pPr>
              <w:jc w:val="right"/>
            </w:pPr>
            <w:r>
              <w:rPr>
                <w:sz w:val="19"/>
              </w:rPr>
              <w:t>431,871</w:t>
            </w:r>
          </w:p>
        </w:tc>
      </w:tr>
      <w:tr w:rsidR="00A71AD0" w14:paraId="777B6DE3" w14:textId="77777777">
        <w:trPr>
          <w:jc w:val="center"/>
        </w:trPr>
        <w:tc>
          <w:tcPr>
            <w:tcW w:w="1400" w:type="dxa"/>
          </w:tcPr>
          <w:p w14:paraId="5A998CD7" w14:textId="77777777" w:rsidR="00A71AD0" w:rsidRDefault="003040A7">
            <w:pPr>
              <w:jc w:val="right"/>
            </w:pPr>
            <w:r>
              <w:rPr>
                <w:sz w:val="19"/>
              </w:rPr>
              <w:t>0.0002</w:t>
            </w:r>
          </w:p>
        </w:tc>
        <w:tc>
          <w:tcPr>
            <w:tcW w:w="1800" w:type="dxa"/>
          </w:tcPr>
          <w:p w14:paraId="4FBCFA75" w14:textId="77777777" w:rsidR="00A71AD0" w:rsidRDefault="003040A7">
            <w:pPr>
              <w:jc w:val="right"/>
            </w:pPr>
            <w:r>
              <w:rPr>
                <w:sz w:val="19"/>
              </w:rPr>
              <w:t>4,855</w:t>
            </w:r>
          </w:p>
        </w:tc>
        <w:tc>
          <w:tcPr>
            <w:tcW w:w="1800" w:type="dxa"/>
          </w:tcPr>
          <w:p w14:paraId="1FE138FE" w14:textId="77777777" w:rsidR="00A71AD0" w:rsidRDefault="003040A7">
            <w:pPr>
              <w:jc w:val="right"/>
            </w:pPr>
            <w:r>
              <w:rPr>
                <w:sz w:val="19"/>
              </w:rPr>
              <w:t>287,814</w:t>
            </w:r>
          </w:p>
        </w:tc>
        <w:tc>
          <w:tcPr>
            <w:tcW w:w="1800" w:type="dxa"/>
          </w:tcPr>
          <w:p w14:paraId="1E541DA0" w14:textId="77777777" w:rsidR="00A71AD0" w:rsidRDefault="003040A7">
            <w:pPr>
              <w:jc w:val="right"/>
            </w:pPr>
            <w:r>
              <w:rPr>
                <w:sz w:val="19"/>
              </w:rPr>
              <w:t>162,587</w:t>
            </w:r>
          </w:p>
        </w:tc>
        <w:tc>
          <w:tcPr>
            <w:tcW w:w="1800" w:type="dxa"/>
          </w:tcPr>
          <w:p w14:paraId="1C014331" w14:textId="77777777" w:rsidR="00A71AD0" w:rsidRDefault="003040A7">
            <w:pPr>
              <w:jc w:val="right"/>
            </w:pPr>
            <w:r>
              <w:rPr>
                <w:sz w:val="19"/>
              </w:rPr>
              <w:t>558,848</w:t>
            </w:r>
          </w:p>
        </w:tc>
      </w:tr>
      <w:tr w:rsidR="00A71AD0" w14:paraId="45CD807D" w14:textId="77777777">
        <w:trPr>
          <w:jc w:val="center"/>
        </w:trPr>
        <w:tc>
          <w:tcPr>
            <w:tcW w:w="1400" w:type="dxa"/>
          </w:tcPr>
          <w:p w14:paraId="55339B6B" w14:textId="77777777" w:rsidR="00A71AD0" w:rsidRDefault="003040A7">
            <w:pPr>
              <w:jc w:val="right"/>
            </w:pPr>
            <w:r>
              <w:rPr>
                <w:sz w:val="19"/>
              </w:rPr>
              <w:t>0.0001</w:t>
            </w:r>
          </w:p>
        </w:tc>
        <w:tc>
          <w:tcPr>
            <w:tcW w:w="1800" w:type="dxa"/>
          </w:tcPr>
          <w:p w14:paraId="37DE3EC0" w14:textId="77777777" w:rsidR="00A71AD0" w:rsidRDefault="003040A7">
            <w:pPr>
              <w:jc w:val="right"/>
            </w:pPr>
            <w:r>
              <w:rPr>
                <w:sz w:val="19"/>
              </w:rPr>
              <w:t>5,207</w:t>
            </w:r>
          </w:p>
        </w:tc>
        <w:tc>
          <w:tcPr>
            <w:tcW w:w="1800" w:type="dxa"/>
          </w:tcPr>
          <w:p w14:paraId="641A0E49" w14:textId="77777777" w:rsidR="00A71AD0" w:rsidRDefault="003040A7">
            <w:pPr>
              <w:jc w:val="right"/>
            </w:pPr>
            <w:r>
              <w:rPr>
                <w:sz w:val="19"/>
              </w:rPr>
              <w:t>344,225</w:t>
            </w:r>
          </w:p>
        </w:tc>
        <w:tc>
          <w:tcPr>
            <w:tcW w:w="1800" w:type="dxa"/>
          </w:tcPr>
          <w:p w14:paraId="56A2EBBF" w14:textId="77777777" w:rsidR="00A71AD0" w:rsidRDefault="003040A7">
            <w:pPr>
              <w:jc w:val="right"/>
            </w:pPr>
            <w:r>
              <w:rPr>
                <w:sz w:val="19"/>
              </w:rPr>
              <w:t>193,571</w:t>
            </w:r>
          </w:p>
        </w:tc>
        <w:tc>
          <w:tcPr>
            <w:tcW w:w="1800" w:type="dxa"/>
          </w:tcPr>
          <w:p w14:paraId="433AE770" w14:textId="77777777" w:rsidR="00A71AD0" w:rsidRDefault="003040A7">
            <w:pPr>
              <w:jc w:val="right"/>
            </w:pPr>
            <w:r>
              <w:rPr>
                <w:sz w:val="19"/>
              </w:rPr>
              <w:t>665,322</w:t>
            </w:r>
          </w:p>
        </w:tc>
      </w:tr>
    </w:tbl>
    <w:p w14:paraId="77C71C37" w14:textId="77777777" w:rsidR="00A71AD0" w:rsidRDefault="003040A7">
      <w:pPr>
        <w:spacing w:before="80" w:after="240"/>
        <w:jc w:val="center"/>
      </w:pPr>
      <w:r>
        <w:rPr>
          <w:i/>
          <w:sz w:val="19"/>
        </w:rPr>
        <w:t>Table F-2. Below Arkansas Creek, 2,278 square miles.</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800"/>
        <w:gridCol w:w="1800"/>
        <w:gridCol w:w="1800"/>
        <w:gridCol w:w="1800"/>
      </w:tblGrid>
      <w:tr w:rsidR="00A71AD0" w14:paraId="66F5A119" w14:textId="77777777">
        <w:trPr>
          <w:jc w:val="center"/>
        </w:trPr>
        <w:tc>
          <w:tcPr>
            <w:tcW w:w="1400" w:type="dxa"/>
            <w:shd w:val="clear" w:color="auto" w:fill="D9E2EC"/>
          </w:tcPr>
          <w:p w14:paraId="2C925DE5" w14:textId="77777777" w:rsidR="00A71AD0" w:rsidRDefault="003040A7">
            <w:pPr>
              <w:jc w:val="center"/>
            </w:pPr>
            <w:r>
              <w:rPr>
                <w:b/>
                <w:sz w:val="19"/>
              </w:rPr>
              <w:t>AEP</w:t>
            </w:r>
          </w:p>
        </w:tc>
        <w:tc>
          <w:tcPr>
            <w:tcW w:w="1800" w:type="dxa"/>
            <w:shd w:val="clear" w:color="auto" w:fill="D9E2EC"/>
          </w:tcPr>
          <w:p w14:paraId="0628F409" w14:textId="77777777" w:rsidR="00A71AD0" w:rsidRDefault="003040A7">
            <w:pPr>
              <w:jc w:val="center"/>
            </w:pPr>
            <w:r>
              <w:rPr>
                <w:b/>
                <w:sz w:val="19"/>
              </w:rPr>
              <w:t>Local</w:t>
            </w:r>
          </w:p>
        </w:tc>
        <w:tc>
          <w:tcPr>
            <w:tcW w:w="1800" w:type="dxa"/>
            <w:shd w:val="clear" w:color="auto" w:fill="D9E2EC"/>
          </w:tcPr>
          <w:p w14:paraId="6C26A893" w14:textId="77777777" w:rsidR="00A71AD0" w:rsidRDefault="003040A7">
            <w:pPr>
              <w:jc w:val="center"/>
            </w:pPr>
            <w:r>
              <w:rPr>
                <w:b/>
                <w:sz w:val="19"/>
              </w:rPr>
              <w:t>Regulated</w:t>
            </w:r>
          </w:p>
        </w:tc>
        <w:tc>
          <w:tcPr>
            <w:tcW w:w="1800" w:type="dxa"/>
            <w:shd w:val="clear" w:color="auto" w:fill="D9E2EC"/>
          </w:tcPr>
          <w:p w14:paraId="221E0F28" w14:textId="77777777" w:rsidR="00A71AD0" w:rsidRDefault="003040A7">
            <w:pPr>
              <w:jc w:val="center"/>
            </w:pPr>
            <w:r>
              <w:rPr>
                <w:b/>
                <w:sz w:val="19"/>
              </w:rPr>
              <w:t>Lower 95%</w:t>
            </w:r>
          </w:p>
        </w:tc>
        <w:tc>
          <w:tcPr>
            <w:tcW w:w="1800" w:type="dxa"/>
            <w:shd w:val="clear" w:color="auto" w:fill="D9E2EC"/>
          </w:tcPr>
          <w:p w14:paraId="76383FD4" w14:textId="77777777" w:rsidR="00A71AD0" w:rsidRDefault="003040A7">
            <w:pPr>
              <w:jc w:val="center"/>
            </w:pPr>
            <w:r>
              <w:rPr>
                <w:b/>
                <w:sz w:val="19"/>
              </w:rPr>
              <w:t>Upper 95%</w:t>
            </w:r>
          </w:p>
        </w:tc>
      </w:tr>
      <w:tr w:rsidR="00A71AD0" w14:paraId="317B4786" w14:textId="77777777">
        <w:trPr>
          <w:jc w:val="center"/>
        </w:trPr>
        <w:tc>
          <w:tcPr>
            <w:tcW w:w="1400" w:type="dxa"/>
          </w:tcPr>
          <w:p w14:paraId="78322A4C" w14:textId="77777777" w:rsidR="00A71AD0" w:rsidRDefault="003040A7">
            <w:pPr>
              <w:jc w:val="right"/>
            </w:pPr>
            <w:r>
              <w:rPr>
                <w:sz w:val="19"/>
              </w:rPr>
              <w:t>0.9900</w:t>
            </w:r>
          </w:p>
        </w:tc>
        <w:tc>
          <w:tcPr>
            <w:tcW w:w="1800" w:type="dxa"/>
          </w:tcPr>
          <w:p w14:paraId="378DAD3B" w14:textId="77777777" w:rsidR="00A71AD0" w:rsidRDefault="003040A7">
            <w:pPr>
              <w:jc w:val="right"/>
            </w:pPr>
            <w:r>
              <w:rPr>
                <w:sz w:val="19"/>
              </w:rPr>
              <w:t>738</w:t>
            </w:r>
          </w:p>
        </w:tc>
        <w:tc>
          <w:tcPr>
            <w:tcW w:w="1800" w:type="dxa"/>
          </w:tcPr>
          <w:p w14:paraId="513B8195" w14:textId="77777777" w:rsidR="00A71AD0" w:rsidRDefault="003040A7">
            <w:pPr>
              <w:jc w:val="right"/>
            </w:pPr>
            <w:r>
              <w:rPr>
                <w:sz w:val="19"/>
              </w:rPr>
              <w:t>19,302</w:t>
            </w:r>
          </w:p>
        </w:tc>
        <w:tc>
          <w:tcPr>
            <w:tcW w:w="1800" w:type="dxa"/>
          </w:tcPr>
          <w:p w14:paraId="72E7001A" w14:textId="77777777" w:rsidR="00A71AD0" w:rsidRDefault="003040A7">
            <w:pPr>
              <w:jc w:val="right"/>
            </w:pPr>
            <w:r>
              <w:rPr>
                <w:sz w:val="19"/>
              </w:rPr>
              <w:t>12,358</w:t>
            </w:r>
          </w:p>
        </w:tc>
        <w:tc>
          <w:tcPr>
            <w:tcW w:w="1800" w:type="dxa"/>
          </w:tcPr>
          <w:p w14:paraId="22FBD085" w14:textId="77777777" w:rsidR="00A71AD0" w:rsidRDefault="003040A7">
            <w:pPr>
              <w:jc w:val="right"/>
            </w:pPr>
            <w:r>
              <w:rPr>
                <w:sz w:val="19"/>
              </w:rPr>
              <w:t>25,471</w:t>
            </w:r>
          </w:p>
        </w:tc>
      </w:tr>
      <w:tr w:rsidR="00A71AD0" w14:paraId="294881DD" w14:textId="77777777">
        <w:trPr>
          <w:jc w:val="center"/>
        </w:trPr>
        <w:tc>
          <w:tcPr>
            <w:tcW w:w="1400" w:type="dxa"/>
          </w:tcPr>
          <w:p w14:paraId="6173A4E9" w14:textId="77777777" w:rsidR="00A71AD0" w:rsidRDefault="003040A7">
            <w:pPr>
              <w:jc w:val="right"/>
            </w:pPr>
            <w:r>
              <w:rPr>
                <w:sz w:val="19"/>
              </w:rPr>
              <w:t>0.9500</w:t>
            </w:r>
          </w:p>
        </w:tc>
        <w:tc>
          <w:tcPr>
            <w:tcW w:w="1800" w:type="dxa"/>
          </w:tcPr>
          <w:p w14:paraId="2C8A788E" w14:textId="77777777" w:rsidR="00A71AD0" w:rsidRDefault="003040A7">
            <w:pPr>
              <w:jc w:val="right"/>
            </w:pPr>
            <w:r>
              <w:rPr>
                <w:sz w:val="19"/>
              </w:rPr>
              <w:t>1,043</w:t>
            </w:r>
          </w:p>
        </w:tc>
        <w:tc>
          <w:tcPr>
            <w:tcW w:w="1800" w:type="dxa"/>
          </w:tcPr>
          <w:p w14:paraId="573FA75E" w14:textId="77777777" w:rsidR="00A71AD0" w:rsidRDefault="003040A7">
            <w:pPr>
              <w:jc w:val="right"/>
            </w:pPr>
            <w:r>
              <w:rPr>
                <w:sz w:val="19"/>
              </w:rPr>
              <w:t>28,084</w:t>
            </w:r>
          </w:p>
        </w:tc>
        <w:tc>
          <w:tcPr>
            <w:tcW w:w="1800" w:type="dxa"/>
          </w:tcPr>
          <w:p w14:paraId="40049B70" w14:textId="77777777" w:rsidR="00A71AD0" w:rsidRDefault="003040A7">
            <w:pPr>
              <w:jc w:val="right"/>
            </w:pPr>
            <w:r>
              <w:rPr>
                <w:sz w:val="19"/>
              </w:rPr>
              <w:t>19,789</w:t>
            </w:r>
          </w:p>
        </w:tc>
        <w:tc>
          <w:tcPr>
            <w:tcW w:w="1800" w:type="dxa"/>
          </w:tcPr>
          <w:p w14:paraId="0BCBECCF" w14:textId="77777777" w:rsidR="00A71AD0" w:rsidRDefault="003040A7">
            <w:pPr>
              <w:jc w:val="right"/>
            </w:pPr>
            <w:r>
              <w:rPr>
                <w:sz w:val="19"/>
              </w:rPr>
              <w:t>35,666</w:t>
            </w:r>
          </w:p>
        </w:tc>
      </w:tr>
      <w:tr w:rsidR="00A71AD0" w14:paraId="2AD81853" w14:textId="77777777">
        <w:trPr>
          <w:jc w:val="center"/>
        </w:trPr>
        <w:tc>
          <w:tcPr>
            <w:tcW w:w="1400" w:type="dxa"/>
          </w:tcPr>
          <w:p w14:paraId="5DAACBC2" w14:textId="77777777" w:rsidR="00A71AD0" w:rsidRDefault="003040A7">
            <w:pPr>
              <w:jc w:val="right"/>
            </w:pPr>
            <w:r>
              <w:rPr>
                <w:sz w:val="19"/>
              </w:rPr>
              <w:t>0.9000</w:t>
            </w:r>
          </w:p>
        </w:tc>
        <w:tc>
          <w:tcPr>
            <w:tcW w:w="1800" w:type="dxa"/>
          </w:tcPr>
          <w:p w14:paraId="7C57AE76" w14:textId="77777777" w:rsidR="00A71AD0" w:rsidRDefault="003040A7">
            <w:pPr>
              <w:jc w:val="right"/>
            </w:pPr>
            <w:r>
              <w:rPr>
                <w:sz w:val="19"/>
              </w:rPr>
              <w:t>1,249</w:t>
            </w:r>
          </w:p>
        </w:tc>
        <w:tc>
          <w:tcPr>
            <w:tcW w:w="1800" w:type="dxa"/>
          </w:tcPr>
          <w:p w14:paraId="4ACCCEAA" w14:textId="77777777" w:rsidR="00A71AD0" w:rsidRDefault="003040A7">
            <w:pPr>
              <w:jc w:val="right"/>
            </w:pPr>
            <w:r>
              <w:rPr>
                <w:sz w:val="19"/>
              </w:rPr>
              <w:t>33,822</w:t>
            </w:r>
          </w:p>
        </w:tc>
        <w:tc>
          <w:tcPr>
            <w:tcW w:w="1800" w:type="dxa"/>
          </w:tcPr>
          <w:p w14:paraId="2E213BE1" w14:textId="77777777" w:rsidR="00A71AD0" w:rsidRDefault="003040A7">
            <w:pPr>
              <w:jc w:val="right"/>
            </w:pPr>
            <w:r>
              <w:rPr>
                <w:sz w:val="19"/>
              </w:rPr>
              <w:t>24,561</w:t>
            </w:r>
          </w:p>
        </w:tc>
        <w:tc>
          <w:tcPr>
            <w:tcW w:w="1800" w:type="dxa"/>
          </w:tcPr>
          <w:p w14:paraId="4C0304B3" w14:textId="77777777" w:rsidR="00A71AD0" w:rsidRDefault="003040A7">
            <w:pPr>
              <w:jc w:val="right"/>
            </w:pPr>
            <w:r>
              <w:rPr>
                <w:sz w:val="19"/>
              </w:rPr>
              <w:t>42,403</w:t>
            </w:r>
          </w:p>
        </w:tc>
      </w:tr>
      <w:tr w:rsidR="00A71AD0" w14:paraId="21BB0C52" w14:textId="77777777">
        <w:trPr>
          <w:jc w:val="center"/>
        </w:trPr>
        <w:tc>
          <w:tcPr>
            <w:tcW w:w="1400" w:type="dxa"/>
          </w:tcPr>
          <w:p w14:paraId="3F2A0510" w14:textId="77777777" w:rsidR="00A71AD0" w:rsidRDefault="003040A7">
            <w:pPr>
              <w:jc w:val="right"/>
            </w:pPr>
            <w:r>
              <w:rPr>
                <w:sz w:val="19"/>
              </w:rPr>
              <w:t>0.8000</w:t>
            </w:r>
          </w:p>
        </w:tc>
        <w:tc>
          <w:tcPr>
            <w:tcW w:w="1800" w:type="dxa"/>
          </w:tcPr>
          <w:p w14:paraId="4A1119A5" w14:textId="77777777" w:rsidR="00A71AD0" w:rsidRDefault="003040A7">
            <w:pPr>
              <w:jc w:val="right"/>
            </w:pPr>
            <w:r>
              <w:rPr>
                <w:sz w:val="19"/>
              </w:rPr>
              <w:t>1,547</w:t>
            </w:r>
          </w:p>
        </w:tc>
        <w:tc>
          <w:tcPr>
            <w:tcW w:w="1800" w:type="dxa"/>
          </w:tcPr>
          <w:p w14:paraId="0D1198D3" w14:textId="77777777" w:rsidR="00A71AD0" w:rsidRDefault="003040A7">
            <w:pPr>
              <w:jc w:val="right"/>
            </w:pPr>
            <w:r>
              <w:rPr>
                <w:sz w:val="19"/>
              </w:rPr>
              <w:t>42,035</w:t>
            </w:r>
          </w:p>
        </w:tc>
        <w:tc>
          <w:tcPr>
            <w:tcW w:w="1800" w:type="dxa"/>
          </w:tcPr>
          <w:p w14:paraId="77208DDF" w14:textId="77777777" w:rsidR="00A71AD0" w:rsidRDefault="003040A7">
            <w:pPr>
              <w:jc w:val="right"/>
            </w:pPr>
            <w:r>
              <w:rPr>
                <w:sz w:val="19"/>
              </w:rPr>
              <w:t>31,177</w:t>
            </w:r>
          </w:p>
        </w:tc>
        <w:tc>
          <w:tcPr>
            <w:tcW w:w="1800" w:type="dxa"/>
          </w:tcPr>
          <w:p w14:paraId="36EF9F32" w14:textId="77777777" w:rsidR="00A71AD0" w:rsidRDefault="003040A7">
            <w:pPr>
              <w:jc w:val="right"/>
            </w:pPr>
            <w:r>
              <w:rPr>
                <w:sz w:val="19"/>
              </w:rPr>
              <w:t>52,103</w:t>
            </w:r>
          </w:p>
        </w:tc>
      </w:tr>
      <w:tr w:rsidR="00A71AD0" w14:paraId="14AE3CF1" w14:textId="77777777">
        <w:trPr>
          <w:jc w:val="center"/>
        </w:trPr>
        <w:tc>
          <w:tcPr>
            <w:tcW w:w="1400" w:type="dxa"/>
          </w:tcPr>
          <w:p w14:paraId="1FD46063" w14:textId="77777777" w:rsidR="00A71AD0" w:rsidRDefault="003040A7">
            <w:pPr>
              <w:jc w:val="right"/>
            </w:pPr>
            <w:r>
              <w:rPr>
                <w:sz w:val="19"/>
              </w:rPr>
              <w:t>0.5000</w:t>
            </w:r>
          </w:p>
        </w:tc>
        <w:tc>
          <w:tcPr>
            <w:tcW w:w="1800" w:type="dxa"/>
          </w:tcPr>
          <w:p w14:paraId="31826B17" w14:textId="77777777" w:rsidR="00A71AD0" w:rsidRDefault="003040A7">
            <w:pPr>
              <w:jc w:val="right"/>
            </w:pPr>
            <w:r>
              <w:rPr>
                <w:sz w:val="19"/>
              </w:rPr>
              <w:t>2,305</w:t>
            </w:r>
          </w:p>
        </w:tc>
        <w:tc>
          <w:tcPr>
            <w:tcW w:w="1800" w:type="dxa"/>
          </w:tcPr>
          <w:p w14:paraId="735322E0" w14:textId="77777777" w:rsidR="00A71AD0" w:rsidRDefault="003040A7">
            <w:pPr>
              <w:jc w:val="right"/>
            </w:pPr>
            <w:r>
              <w:rPr>
                <w:sz w:val="19"/>
              </w:rPr>
              <w:t>53,118</w:t>
            </w:r>
          </w:p>
        </w:tc>
        <w:tc>
          <w:tcPr>
            <w:tcW w:w="1800" w:type="dxa"/>
          </w:tcPr>
          <w:p w14:paraId="576DDD31" w14:textId="77777777" w:rsidR="00A71AD0" w:rsidRDefault="003040A7">
            <w:pPr>
              <w:jc w:val="right"/>
            </w:pPr>
            <w:r>
              <w:rPr>
                <w:sz w:val="19"/>
              </w:rPr>
              <w:t>40,104</w:t>
            </w:r>
          </w:p>
        </w:tc>
        <w:tc>
          <w:tcPr>
            <w:tcW w:w="1800" w:type="dxa"/>
          </w:tcPr>
          <w:p w14:paraId="2CCB7758" w14:textId="77777777" w:rsidR="00A71AD0" w:rsidRDefault="003040A7">
            <w:pPr>
              <w:jc w:val="right"/>
            </w:pPr>
            <w:r>
              <w:rPr>
                <w:sz w:val="19"/>
              </w:rPr>
              <w:t>65,103</w:t>
            </w:r>
          </w:p>
        </w:tc>
      </w:tr>
      <w:tr w:rsidR="00A71AD0" w14:paraId="00CDDFFD" w14:textId="77777777">
        <w:trPr>
          <w:jc w:val="center"/>
        </w:trPr>
        <w:tc>
          <w:tcPr>
            <w:tcW w:w="1400" w:type="dxa"/>
          </w:tcPr>
          <w:p w14:paraId="7B64B872" w14:textId="77777777" w:rsidR="00A71AD0" w:rsidRDefault="003040A7">
            <w:pPr>
              <w:jc w:val="right"/>
            </w:pPr>
            <w:r>
              <w:rPr>
                <w:sz w:val="19"/>
              </w:rPr>
              <w:t>0.2000</w:t>
            </w:r>
          </w:p>
        </w:tc>
        <w:tc>
          <w:tcPr>
            <w:tcW w:w="1800" w:type="dxa"/>
          </w:tcPr>
          <w:p w14:paraId="6204F7E1" w14:textId="77777777" w:rsidR="00A71AD0" w:rsidRDefault="003040A7">
            <w:pPr>
              <w:jc w:val="right"/>
            </w:pPr>
            <w:r>
              <w:rPr>
                <w:sz w:val="19"/>
              </w:rPr>
              <w:t>3,383</w:t>
            </w:r>
          </w:p>
        </w:tc>
        <w:tc>
          <w:tcPr>
            <w:tcW w:w="1800" w:type="dxa"/>
          </w:tcPr>
          <w:p w14:paraId="73A6665A" w14:textId="77777777" w:rsidR="00A71AD0" w:rsidRDefault="003040A7">
            <w:pPr>
              <w:jc w:val="right"/>
            </w:pPr>
            <w:r>
              <w:rPr>
                <w:sz w:val="19"/>
              </w:rPr>
              <w:t>67,430</w:t>
            </w:r>
          </w:p>
        </w:tc>
        <w:tc>
          <w:tcPr>
            <w:tcW w:w="1800" w:type="dxa"/>
          </w:tcPr>
          <w:p w14:paraId="51B16EF3" w14:textId="77777777" w:rsidR="00A71AD0" w:rsidRDefault="003040A7">
            <w:pPr>
              <w:jc w:val="right"/>
            </w:pPr>
            <w:r>
              <w:rPr>
                <w:sz w:val="19"/>
              </w:rPr>
              <w:t>50,732</w:t>
            </w:r>
          </w:p>
        </w:tc>
        <w:tc>
          <w:tcPr>
            <w:tcW w:w="1800" w:type="dxa"/>
          </w:tcPr>
          <w:p w14:paraId="1EFA3B9E" w14:textId="77777777" w:rsidR="00A71AD0" w:rsidRDefault="003040A7">
            <w:pPr>
              <w:jc w:val="right"/>
            </w:pPr>
            <w:r>
              <w:rPr>
                <w:sz w:val="19"/>
              </w:rPr>
              <w:t>81,153</w:t>
            </w:r>
          </w:p>
        </w:tc>
      </w:tr>
      <w:tr w:rsidR="00A71AD0" w14:paraId="40CE5F72" w14:textId="77777777">
        <w:trPr>
          <w:jc w:val="center"/>
        </w:trPr>
        <w:tc>
          <w:tcPr>
            <w:tcW w:w="1400" w:type="dxa"/>
          </w:tcPr>
          <w:p w14:paraId="75169A3D" w14:textId="77777777" w:rsidR="00A71AD0" w:rsidRDefault="003040A7">
            <w:pPr>
              <w:jc w:val="right"/>
            </w:pPr>
            <w:r>
              <w:rPr>
                <w:sz w:val="19"/>
              </w:rPr>
              <w:t>0.1000</w:t>
            </w:r>
          </w:p>
        </w:tc>
        <w:tc>
          <w:tcPr>
            <w:tcW w:w="1800" w:type="dxa"/>
          </w:tcPr>
          <w:p w14:paraId="7F28123D" w14:textId="77777777" w:rsidR="00A71AD0" w:rsidRDefault="003040A7">
            <w:pPr>
              <w:jc w:val="right"/>
            </w:pPr>
            <w:r>
              <w:rPr>
                <w:sz w:val="19"/>
              </w:rPr>
              <w:t>4,110</w:t>
            </w:r>
          </w:p>
        </w:tc>
        <w:tc>
          <w:tcPr>
            <w:tcW w:w="1800" w:type="dxa"/>
          </w:tcPr>
          <w:p w14:paraId="3F50B21C" w14:textId="77777777" w:rsidR="00A71AD0" w:rsidRDefault="003040A7">
            <w:pPr>
              <w:jc w:val="right"/>
            </w:pPr>
            <w:r>
              <w:rPr>
                <w:sz w:val="19"/>
              </w:rPr>
              <w:t>77,812</w:t>
            </w:r>
          </w:p>
        </w:tc>
        <w:tc>
          <w:tcPr>
            <w:tcW w:w="1800" w:type="dxa"/>
          </w:tcPr>
          <w:p w14:paraId="15CDB112" w14:textId="77777777" w:rsidR="00A71AD0" w:rsidRDefault="003040A7">
            <w:pPr>
              <w:jc w:val="right"/>
            </w:pPr>
            <w:r>
              <w:rPr>
                <w:sz w:val="19"/>
              </w:rPr>
              <w:t>58,231</w:t>
            </w:r>
          </w:p>
        </w:tc>
        <w:tc>
          <w:tcPr>
            <w:tcW w:w="1800" w:type="dxa"/>
          </w:tcPr>
          <w:p w14:paraId="0F0EAB4D" w14:textId="77777777" w:rsidR="00A71AD0" w:rsidRDefault="003040A7">
            <w:pPr>
              <w:jc w:val="right"/>
            </w:pPr>
            <w:r>
              <w:rPr>
                <w:sz w:val="19"/>
              </w:rPr>
              <w:t>99,579</w:t>
            </w:r>
          </w:p>
        </w:tc>
      </w:tr>
      <w:tr w:rsidR="00A71AD0" w14:paraId="12176587" w14:textId="77777777">
        <w:trPr>
          <w:jc w:val="center"/>
        </w:trPr>
        <w:tc>
          <w:tcPr>
            <w:tcW w:w="1400" w:type="dxa"/>
          </w:tcPr>
          <w:p w14:paraId="48307447" w14:textId="77777777" w:rsidR="00A71AD0" w:rsidRDefault="003040A7">
            <w:pPr>
              <w:jc w:val="right"/>
            </w:pPr>
            <w:r>
              <w:rPr>
                <w:sz w:val="19"/>
              </w:rPr>
              <w:t>0.0500</w:t>
            </w:r>
          </w:p>
        </w:tc>
        <w:tc>
          <w:tcPr>
            <w:tcW w:w="1800" w:type="dxa"/>
          </w:tcPr>
          <w:p w14:paraId="05E995CC" w14:textId="77777777" w:rsidR="00A71AD0" w:rsidRDefault="003040A7">
            <w:pPr>
              <w:jc w:val="right"/>
            </w:pPr>
            <w:r>
              <w:rPr>
                <w:sz w:val="19"/>
              </w:rPr>
              <w:t>4,813</w:t>
            </w:r>
          </w:p>
        </w:tc>
        <w:tc>
          <w:tcPr>
            <w:tcW w:w="1800" w:type="dxa"/>
          </w:tcPr>
          <w:p w14:paraId="6D2469F4" w14:textId="77777777" w:rsidR="00A71AD0" w:rsidRDefault="003040A7">
            <w:pPr>
              <w:jc w:val="right"/>
            </w:pPr>
            <w:r>
              <w:rPr>
                <w:sz w:val="19"/>
              </w:rPr>
              <w:t>88,366</w:t>
            </w:r>
          </w:p>
        </w:tc>
        <w:tc>
          <w:tcPr>
            <w:tcW w:w="1800" w:type="dxa"/>
          </w:tcPr>
          <w:p w14:paraId="2901B459" w14:textId="77777777" w:rsidR="00A71AD0" w:rsidRDefault="003040A7">
            <w:pPr>
              <w:jc w:val="right"/>
            </w:pPr>
            <w:r>
              <w:rPr>
                <w:sz w:val="19"/>
              </w:rPr>
              <w:t>63,193</w:t>
            </w:r>
          </w:p>
        </w:tc>
        <w:tc>
          <w:tcPr>
            <w:tcW w:w="1800" w:type="dxa"/>
          </w:tcPr>
          <w:p w14:paraId="417073CD" w14:textId="77777777" w:rsidR="00A71AD0" w:rsidRDefault="003040A7">
            <w:pPr>
              <w:jc w:val="right"/>
            </w:pPr>
            <w:r>
              <w:rPr>
                <w:sz w:val="19"/>
              </w:rPr>
              <w:t>126,612</w:t>
            </w:r>
          </w:p>
        </w:tc>
      </w:tr>
      <w:tr w:rsidR="00A71AD0" w14:paraId="6D721A3B" w14:textId="77777777">
        <w:trPr>
          <w:jc w:val="center"/>
        </w:trPr>
        <w:tc>
          <w:tcPr>
            <w:tcW w:w="1400" w:type="dxa"/>
          </w:tcPr>
          <w:p w14:paraId="269EAEA8" w14:textId="77777777" w:rsidR="00A71AD0" w:rsidRDefault="003040A7">
            <w:pPr>
              <w:jc w:val="right"/>
            </w:pPr>
            <w:r>
              <w:rPr>
                <w:sz w:val="19"/>
              </w:rPr>
              <w:lastRenderedPageBreak/>
              <w:t>0.0200</w:t>
            </w:r>
          </w:p>
        </w:tc>
        <w:tc>
          <w:tcPr>
            <w:tcW w:w="1800" w:type="dxa"/>
          </w:tcPr>
          <w:p w14:paraId="309F28DE" w14:textId="77777777" w:rsidR="00A71AD0" w:rsidRDefault="003040A7">
            <w:pPr>
              <w:jc w:val="right"/>
            </w:pPr>
            <w:r>
              <w:rPr>
                <w:sz w:val="19"/>
              </w:rPr>
              <w:t>5,730</w:t>
            </w:r>
          </w:p>
        </w:tc>
        <w:tc>
          <w:tcPr>
            <w:tcW w:w="1800" w:type="dxa"/>
          </w:tcPr>
          <w:p w14:paraId="64EF8B36" w14:textId="77777777" w:rsidR="00A71AD0" w:rsidRDefault="003040A7">
            <w:pPr>
              <w:jc w:val="right"/>
            </w:pPr>
            <w:r>
              <w:rPr>
                <w:sz w:val="19"/>
              </w:rPr>
              <w:t>102,515</w:t>
            </w:r>
          </w:p>
        </w:tc>
        <w:tc>
          <w:tcPr>
            <w:tcW w:w="1800" w:type="dxa"/>
          </w:tcPr>
          <w:p w14:paraId="54BC8A28" w14:textId="77777777" w:rsidR="00A71AD0" w:rsidRDefault="003040A7">
            <w:pPr>
              <w:jc w:val="right"/>
            </w:pPr>
            <w:r>
              <w:rPr>
                <w:sz w:val="19"/>
              </w:rPr>
              <w:t>68,299</w:t>
            </w:r>
          </w:p>
        </w:tc>
        <w:tc>
          <w:tcPr>
            <w:tcW w:w="1800" w:type="dxa"/>
          </w:tcPr>
          <w:p w14:paraId="600CFDD1" w14:textId="77777777" w:rsidR="00A71AD0" w:rsidRDefault="003040A7">
            <w:pPr>
              <w:jc w:val="right"/>
            </w:pPr>
            <w:r>
              <w:rPr>
                <w:sz w:val="19"/>
              </w:rPr>
              <w:t>163,753</w:t>
            </w:r>
          </w:p>
        </w:tc>
      </w:tr>
      <w:tr w:rsidR="00A71AD0" w14:paraId="2635F208" w14:textId="77777777">
        <w:trPr>
          <w:jc w:val="center"/>
        </w:trPr>
        <w:tc>
          <w:tcPr>
            <w:tcW w:w="1400" w:type="dxa"/>
          </w:tcPr>
          <w:p w14:paraId="4D654B6F" w14:textId="77777777" w:rsidR="00A71AD0" w:rsidRDefault="003040A7">
            <w:pPr>
              <w:jc w:val="right"/>
            </w:pPr>
            <w:r>
              <w:rPr>
                <w:sz w:val="19"/>
              </w:rPr>
              <w:t>0.0100</w:t>
            </w:r>
          </w:p>
        </w:tc>
        <w:tc>
          <w:tcPr>
            <w:tcW w:w="1800" w:type="dxa"/>
          </w:tcPr>
          <w:p w14:paraId="420BC0DC" w14:textId="77777777" w:rsidR="00A71AD0" w:rsidRDefault="003040A7">
            <w:pPr>
              <w:jc w:val="right"/>
            </w:pPr>
            <w:r>
              <w:rPr>
                <w:sz w:val="19"/>
              </w:rPr>
              <w:t>6,425</w:t>
            </w:r>
          </w:p>
        </w:tc>
        <w:tc>
          <w:tcPr>
            <w:tcW w:w="1800" w:type="dxa"/>
          </w:tcPr>
          <w:p w14:paraId="57F2821A" w14:textId="77777777" w:rsidR="00A71AD0" w:rsidRDefault="003040A7">
            <w:pPr>
              <w:jc w:val="right"/>
            </w:pPr>
            <w:r>
              <w:rPr>
                <w:sz w:val="19"/>
              </w:rPr>
              <w:t>115,947</w:t>
            </w:r>
          </w:p>
        </w:tc>
        <w:tc>
          <w:tcPr>
            <w:tcW w:w="1800" w:type="dxa"/>
          </w:tcPr>
          <w:p w14:paraId="0D75F28B" w14:textId="77777777" w:rsidR="00A71AD0" w:rsidRDefault="003040A7">
            <w:pPr>
              <w:jc w:val="right"/>
            </w:pPr>
            <w:r>
              <w:rPr>
                <w:sz w:val="19"/>
              </w:rPr>
              <w:t>73,880</w:t>
            </w:r>
          </w:p>
        </w:tc>
        <w:tc>
          <w:tcPr>
            <w:tcW w:w="1800" w:type="dxa"/>
          </w:tcPr>
          <w:p w14:paraId="00E682D6" w14:textId="77777777" w:rsidR="00A71AD0" w:rsidRDefault="003040A7">
            <w:pPr>
              <w:jc w:val="right"/>
            </w:pPr>
            <w:r>
              <w:rPr>
                <w:sz w:val="19"/>
              </w:rPr>
              <w:t>193,624</w:t>
            </w:r>
          </w:p>
        </w:tc>
      </w:tr>
      <w:tr w:rsidR="00A71AD0" w14:paraId="1EADF4FA" w14:textId="77777777">
        <w:trPr>
          <w:jc w:val="center"/>
        </w:trPr>
        <w:tc>
          <w:tcPr>
            <w:tcW w:w="1400" w:type="dxa"/>
          </w:tcPr>
          <w:p w14:paraId="7E92EFC6" w14:textId="77777777" w:rsidR="00A71AD0" w:rsidRDefault="003040A7">
            <w:pPr>
              <w:jc w:val="right"/>
            </w:pPr>
            <w:r>
              <w:rPr>
                <w:sz w:val="19"/>
              </w:rPr>
              <w:t>0.0050</w:t>
            </w:r>
          </w:p>
        </w:tc>
        <w:tc>
          <w:tcPr>
            <w:tcW w:w="1800" w:type="dxa"/>
          </w:tcPr>
          <w:p w14:paraId="66058696" w14:textId="77777777" w:rsidR="00A71AD0" w:rsidRDefault="003040A7">
            <w:pPr>
              <w:jc w:val="right"/>
            </w:pPr>
            <w:r>
              <w:rPr>
                <w:sz w:val="19"/>
              </w:rPr>
              <w:t>7,125</w:t>
            </w:r>
          </w:p>
        </w:tc>
        <w:tc>
          <w:tcPr>
            <w:tcW w:w="1800" w:type="dxa"/>
          </w:tcPr>
          <w:p w14:paraId="7D091044" w14:textId="77777777" w:rsidR="00A71AD0" w:rsidRDefault="003040A7">
            <w:pPr>
              <w:jc w:val="right"/>
            </w:pPr>
            <w:r>
              <w:rPr>
                <w:sz w:val="19"/>
              </w:rPr>
              <w:t>135,923</w:t>
            </w:r>
          </w:p>
        </w:tc>
        <w:tc>
          <w:tcPr>
            <w:tcW w:w="1800" w:type="dxa"/>
          </w:tcPr>
          <w:p w14:paraId="5FC1F07F" w14:textId="77777777" w:rsidR="00A71AD0" w:rsidRDefault="003040A7">
            <w:pPr>
              <w:jc w:val="right"/>
            </w:pPr>
            <w:r>
              <w:rPr>
                <w:sz w:val="19"/>
              </w:rPr>
              <w:t>83,339</w:t>
            </w:r>
          </w:p>
        </w:tc>
        <w:tc>
          <w:tcPr>
            <w:tcW w:w="1800" w:type="dxa"/>
          </w:tcPr>
          <w:p w14:paraId="2E341247" w14:textId="77777777" w:rsidR="00A71AD0" w:rsidRDefault="003040A7">
            <w:pPr>
              <w:jc w:val="right"/>
            </w:pPr>
            <w:r>
              <w:rPr>
                <w:sz w:val="19"/>
              </w:rPr>
              <w:t>235,625</w:t>
            </w:r>
          </w:p>
        </w:tc>
      </w:tr>
      <w:tr w:rsidR="00A71AD0" w14:paraId="6AB9BCC1" w14:textId="77777777">
        <w:trPr>
          <w:jc w:val="center"/>
        </w:trPr>
        <w:tc>
          <w:tcPr>
            <w:tcW w:w="1400" w:type="dxa"/>
          </w:tcPr>
          <w:p w14:paraId="129BE3BB" w14:textId="77777777" w:rsidR="00A71AD0" w:rsidRDefault="003040A7">
            <w:pPr>
              <w:jc w:val="right"/>
            </w:pPr>
            <w:r>
              <w:rPr>
                <w:sz w:val="19"/>
              </w:rPr>
              <w:t>0.0020</w:t>
            </w:r>
          </w:p>
        </w:tc>
        <w:tc>
          <w:tcPr>
            <w:tcW w:w="1800" w:type="dxa"/>
          </w:tcPr>
          <w:p w14:paraId="017C264C" w14:textId="77777777" w:rsidR="00A71AD0" w:rsidRDefault="003040A7">
            <w:pPr>
              <w:jc w:val="right"/>
            </w:pPr>
            <w:r>
              <w:rPr>
                <w:sz w:val="19"/>
              </w:rPr>
              <w:t>8,063</w:t>
            </w:r>
          </w:p>
        </w:tc>
        <w:tc>
          <w:tcPr>
            <w:tcW w:w="1800" w:type="dxa"/>
          </w:tcPr>
          <w:p w14:paraId="12D5EF47" w14:textId="77777777" w:rsidR="00A71AD0" w:rsidRDefault="003040A7">
            <w:pPr>
              <w:jc w:val="right"/>
            </w:pPr>
            <w:r>
              <w:rPr>
                <w:sz w:val="19"/>
              </w:rPr>
              <w:t>168,404</w:t>
            </w:r>
          </w:p>
        </w:tc>
        <w:tc>
          <w:tcPr>
            <w:tcW w:w="1800" w:type="dxa"/>
          </w:tcPr>
          <w:p w14:paraId="34493D14" w14:textId="77777777" w:rsidR="00A71AD0" w:rsidRDefault="003040A7">
            <w:pPr>
              <w:jc w:val="right"/>
            </w:pPr>
            <w:r>
              <w:rPr>
                <w:sz w:val="19"/>
              </w:rPr>
              <w:t>100,000</w:t>
            </w:r>
          </w:p>
        </w:tc>
        <w:tc>
          <w:tcPr>
            <w:tcW w:w="1800" w:type="dxa"/>
          </w:tcPr>
          <w:p w14:paraId="78B8F5C7" w14:textId="77777777" w:rsidR="00A71AD0" w:rsidRDefault="003040A7">
            <w:pPr>
              <w:jc w:val="right"/>
            </w:pPr>
            <w:r>
              <w:rPr>
                <w:sz w:val="19"/>
              </w:rPr>
              <w:t>300,581</w:t>
            </w:r>
          </w:p>
        </w:tc>
      </w:tr>
      <w:tr w:rsidR="00A71AD0" w14:paraId="61E9F1F7" w14:textId="77777777">
        <w:trPr>
          <w:jc w:val="center"/>
        </w:trPr>
        <w:tc>
          <w:tcPr>
            <w:tcW w:w="1400" w:type="dxa"/>
          </w:tcPr>
          <w:p w14:paraId="728B1818" w14:textId="77777777" w:rsidR="00A71AD0" w:rsidRDefault="003040A7">
            <w:pPr>
              <w:jc w:val="right"/>
            </w:pPr>
            <w:r>
              <w:rPr>
                <w:sz w:val="19"/>
              </w:rPr>
              <w:t>0.0010</w:t>
            </w:r>
          </w:p>
        </w:tc>
        <w:tc>
          <w:tcPr>
            <w:tcW w:w="1800" w:type="dxa"/>
          </w:tcPr>
          <w:p w14:paraId="5D2844B5" w14:textId="77777777" w:rsidR="00A71AD0" w:rsidRDefault="003040A7">
            <w:pPr>
              <w:jc w:val="right"/>
            </w:pPr>
            <w:r>
              <w:rPr>
                <w:sz w:val="19"/>
              </w:rPr>
              <w:t>8,784</w:t>
            </w:r>
          </w:p>
        </w:tc>
        <w:tc>
          <w:tcPr>
            <w:tcW w:w="1800" w:type="dxa"/>
          </w:tcPr>
          <w:p w14:paraId="6CE0B47C" w14:textId="77777777" w:rsidR="00A71AD0" w:rsidRDefault="003040A7">
            <w:pPr>
              <w:jc w:val="right"/>
            </w:pPr>
            <w:r>
              <w:rPr>
                <w:sz w:val="19"/>
              </w:rPr>
              <w:t>198,218</w:t>
            </w:r>
          </w:p>
        </w:tc>
        <w:tc>
          <w:tcPr>
            <w:tcW w:w="1800" w:type="dxa"/>
          </w:tcPr>
          <w:p w14:paraId="0378E5FF" w14:textId="77777777" w:rsidR="00A71AD0" w:rsidRDefault="003040A7">
            <w:pPr>
              <w:jc w:val="right"/>
            </w:pPr>
            <w:r>
              <w:rPr>
                <w:sz w:val="19"/>
              </w:rPr>
              <w:t>116,725</w:t>
            </w:r>
          </w:p>
        </w:tc>
        <w:tc>
          <w:tcPr>
            <w:tcW w:w="1800" w:type="dxa"/>
          </w:tcPr>
          <w:p w14:paraId="501C1F4F" w14:textId="77777777" w:rsidR="00A71AD0" w:rsidRDefault="003040A7">
            <w:pPr>
              <w:jc w:val="right"/>
            </w:pPr>
            <w:r>
              <w:rPr>
                <w:sz w:val="19"/>
              </w:rPr>
              <w:t>361,448</w:t>
            </w:r>
          </w:p>
        </w:tc>
      </w:tr>
      <w:tr w:rsidR="00A71AD0" w14:paraId="378FED39" w14:textId="77777777">
        <w:trPr>
          <w:jc w:val="center"/>
        </w:trPr>
        <w:tc>
          <w:tcPr>
            <w:tcW w:w="1400" w:type="dxa"/>
          </w:tcPr>
          <w:p w14:paraId="66F46985" w14:textId="77777777" w:rsidR="00A71AD0" w:rsidRDefault="003040A7">
            <w:pPr>
              <w:jc w:val="right"/>
            </w:pPr>
            <w:r>
              <w:rPr>
                <w:sz w:val="19"/>
              </w:rPr>
              <w:t>0.0005</w:t>
            </w:r>
          </w:p>
        </w:tc>
        <w:tc>
          <w:tcPr>
            <w:tcW w:w="1800" w:type="dxa"/>
          </w:tcPr>
          <w:p w14:paraId="4980F685" w14:textId="77777777" w:rsidR="00A71AD0" w:rsidRDefault="003040A7">
            <w:pPr>
              <w:jc w:val="right"/>
            </w:pPr>
            <w:r>
              <w:rPr>
                <w:sz w:val="19"/>
              </w:rPr>
              <w:t>9,516</w:t>
            </w:r>
          </w:p>
        </w:tc>
        <w:tc>
          <w:tcPr>
            <w:tcW w:w="1800" w:type="dxa"/>
          </w:tcPr>
          <w:p w14:paraId="737E3909" w14:textId="77777777" w:rsidR="00A71AD0" w:rsidRDefault="003040A7">
            <w:pPr>
              <w:jc w:val="right"/>
            </w:pPr>
            <w:r>
              <w:rPr>
                <w:sz w:val="19"/>
              </w:rPr>
              <w:t>233,943</w:t>
            </w:r>
          </w:p>
        </w:tc>
        <w:tc>
          <w:tcPr>
            <w:tcW w:w="1800" w:type="dxa"/>
          </w:tcPr>
          <w:p w14:paraId="4C5EFD9D" w14:textId="77777777" w:rsidR="00A71AD0" w:rsidRDefault="003040A7">
            <w:pPr>
              <w:jc w:val="right"/>
            </w:pPr>
            <w:r>
              <w:rPr>
                <w:sz w:val="19"/>
              </w:rPr>
              <w:t>135,862</w:t>
            </w:r>
          </w:p>
        </w:tc>
        <w:tc>
          <w:tcPr>
            <w:tcW w:w="1800" w:type="dxa"/>
          </w:tcPr>
          <w:p w14:paraId="733446E0" w14:textId="77777777" w:rsidR="00A71AD0" w:rsidRDefault="003040A7">
            <w:pPr>
              <w:jc w:val="right"/>
            </w:pPr>
            <w:r>
              <w:rPr>
                <w:sz w:val="19"/>
              </w:rPr>
              <w:t>436,988</w:t>
            </w:r>
          </w:p>
        </w:tc>
      </w:tr>
      <w:tr w:rsidR="00A71AD0" w14:paraId="165FDDAC" w14:textId="77777777">
        <w:trPr>
          <w:jc w:val="center"/>
        </w:trPr>
        <w:tc>
          <w:tcPr>
            <w:tcW w:w="1400" w:type="dxa"/>
          </w:tcPr>
          <w:p w14:paraId="278C6246" w14:textId="77777777" w:rsidR="00A71AD0" w:rsidRDefault="003040A7">
            <w:pPr>
              <w:jc w:val="right"/>
            </w:pPr>
            <w:r>
              <w:rPr>
                <w:sz w:val="19"/>
              </w:rPr>
              <w:t>0.0002</w:t>
            </w:r>
          </w:p>
        </w:tc>
        <w:tc>
          <w:tcPr>
            <w:tcW w:w="1800" w:type="dxa"/>
          </w:tcPr>
          <w:p w14:paraId="4FA2E49B" w14:textId="77777777" w:rsidR="00A71AD0" w:rsidRDefault="003040A7">
            <w:pPr>
              <w:jc w:val="right"/>
            </w:pPr>
            <w:r>
              <w:rPr>
                <w:sz w:val="19"/>
              </w:rPr>
              <w:t>10,503</w:t>
            </w:r>
          </w:p>
        </w:tc>
        <w:tc>
          <w:tcPr>
            <w:tcW w:w="1800" w:type="dxa"/>
          </w:tcPr>
          <w:p w14:paraId="3728EB98" w14:textId="77777777" w:rsidR="00A71AD0" w:rsidRDefault="003040A7">
            <w:pPr>
              <w:jc w:val="right"/>
            </w:pPr>
            <w:r>
              <w:rPr>
                <w:sz w:val="19"/>
              </w:rPr>
              <w:t>293,461</w:t>
            </w:r>
          </w:p>
        </w:tc>
        <w:tc>
          <w:tcPr>
            <w:tcW w:w="1800" w:type="dxa"/>
          </w:tcPr>
          <w:p w14:paraId="37E30587" w14:textId="77777777" w:rsidR="00A71AD0" w:rsidRDefault="003040A7">
            <w:pPr>
              <w:jc w:val="right"/>
            </w:pPr>
            <w:r>
              <w:rPr>
                <w:sz w:val="19"/>
              </w:rPr>
              <w:t>168,234</w:t>
            </w:r>
          </w:p>
        </w:tc>
        <w:tc>
          <w:tcPr>
            <w:tcW w:w="1800" w:type="dxa"/>
          </w:tcPr>
          <w:p w14:paraId="1B57E7AF" w14:textId="77777777" w:rsidR="00A71AD0" w:rsidRDefault="003040A7">
            <w:pPr>
              <w:jc w:val="right"/>
            </w:pPr>
            <w:r>
              <w:rPr>
                <w:sz w:val="19"/>
              </w:rPr>
              <w:t>564,496</w:t>
            </w:r>
          </w:p>
        </w:tc>
      </w:tr>
      <w:tr w:rsidR="00A71AD0" w14:paraId="52D566FD" w14:textId="77777777">
        <w:trPr>
          <w:jc w:val="center"/>
        </w:trPr>
        <w:tc>
          <w:tcPr>
            <w:tcW w:w="1400" w:type="dxa"/>
          </w:tcPr>
          <w:p w14:paraId="76C7D2B1" w14:textId="77777777" w:rsidR="00A71AD0" w:rsidRDefault="003040A7">
            <w:pPr>
              <w:jc w:val="right"/>
            </w:pPr>
            <w:r>
              <w:rPr>
                <w:sz w:val="19"/>
              </w:rPr>
              <w:t>0.0001</w:t>
            </w:r>
          </w:p>
        </w:tc>
        <w:tc>
          <w:tcPr>
            <w:tcW w:w="1800" w:type="dxa"/>
          </w:tcPr>
          <w:p w14:paraId="6AEACDE1" w14:textId="77777777" w:rsidR="00A71AD0" w:rsidRDefault="003040A7">
            <w:pPr>
              <w:jc w:val="right"/>
            </w:pPr>
            <w:r>
              <w:rPr>
                <w:sz w:val="19"/>
              </w:rPr>
              <w:t>11,264</w:t>
            </w:r>
          </w:p>
        </w:tc>
        <w:tc>
          <w:tcPr>
            <w:tcW w:w="1800" w:type="dxa"/>
          </w:tcPr>
          <w:p w14:paraId="4CE91B10" w14:textId="77777777" w:rsidR="00A71AD0" w:rsidRDefault="003040A7">
            <w:pPr>
              <w:jc w:val="right"/>
            </w:pPr>
            <w:r>
              <w:rPr>
                <w:sz w:val="19"/>
              </w:rPr>
              <w:t>350,282</w:t>
            </w:r>
          </w:p>
        </w:tc>
        <w:tc>
          <w:tcPr>
            <w:tcW w:w="1800" w:type="dxa"/>
          </w:tcPr>
          <w:p w14:paraId="25C00510" w14:textId="77777777" w:rsidR="00A71AD0" w:rsidRDefault="003040A7">
            <w:pPr>
              <w:jc w:val="right"/>
            </w:pPr>
            <w:r>
              <w:rPr>
                <w:sz w:val="19"/>
              </w:rPr>
              <w:t>199,628</w:t>
            </w:r>
          </w:p>
        </w:tc>
        <w:tc>
          <w:tcPr>
            <w:tcW w:w="1800" w:type="dxa"/>
          </w:tcPr>
          <w:p w14:paraId="528EFEE5" w14:textId="77777777" w:rsidR="00A71AD0" w:rsidRDefault="003040A7">
            <w:pPr>
              <w:jc w:val="right"/>
            </w:pPr>
            <w:r>
              <w:rPr>
                <w:sz w:val="19"/>
              </w:rPr>
              <w:t>671,379</w:t>
            </w:r>
          </w:p>
        </w:tc>
      </w:tr>
    </w:tbl>
    <w:p w14:paraId="5FDCE2E8" w14:textId="77777777" w:rsidR="00A71AD0" w:rsidRDefault="003040A7">
      <w:pPr>
        <w:spacing w:before="80" w:after="240"/>
        <w:jc w:val="center"/>
      </w:pPr>
      <w:r>
        <w:rPr>
          <w:i/>
          <w:sz w:val="19"/>
        </w:rPr>
        <w:t>Table F-3. Below Ostrander Creek, 2,335 square miles.</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800"/>
        <w:gridCol w:w="1800"/>
        <w:gridCol w:w="1800"/>
        <w:gridCol w:w="1800"/>
      </w:tblGrid>
      <w:tr w:rsidR="00A71AD0" w14:paraId="051F675F" w14:textId="77777777">
        <w:trPr>
          <w:jc w:val="center"/>
        </w:trPr>
        <w:tc>
          <w:tcPr>
            <w:tcW w:w="1400" w:type="dxa"/>
            <w:shd w:val="clear" w:color="auto" w:fill="D9E2EC"/>
          </w:tcPr>
          <w:p w14:paraId="37F9C6CF" w14:textId="77777777" w:rsidR="00A71AD0" w:rsidRDefault="003040A7">
            <w:pPr>
              <w:jc w:val="center"/>
            </w:pPr>
            <w:r>
              <w:rPr>
                <w:b/>
                <w:sz w:val="19"/>
              </w:rPr>
              <w:t>AEP</w:t>
            </w:r>
          </w:p>
        </w:tc>
        <w:tc>
          <w:tcPr>
            <w:tcW w:w="1800" w:type="dxa"/>
            <w:shd w:val="clear" w:color="auto" w:fill="D9E2EC"/>
          </w:tcPr>
          <w:p w14:paraId="044CB597" w14:textId="77777777" w:rsidR="00A71AD0" w:rsidRDefault="003040A7">
            <w:pPr>
              <w:jc w:val="center"/>
            </w:pPr>
            <w:r>
              <w:rPr>
                <w:b/>
                <w:sz w:val="19"/>
              </w:rPr>
              <w:t>Local</w:t>
            </w:r>
          </w:p>
        </w:tc>
        <w:tc>
          <w:tcPr>
            <w:tcW w:w="1800" w:type="dxa"/>
            <w:shd w:val="clear" w:color="auto" w:fill="D9E2EC"/>
          </w:tcPr>
          <w:p w14:paraId="0DDF12C9" w14:textId="77777777" w:rsidR="00A71AD0" w:rsidRDefault="003040A7">
            <w:pPr>
              <w:jc w:val="center"/>
            </w:pPr>
            <w:r>
              <w:rPr>
                <w:b/>
                <w:sz w:val="19"/>
              </w:rPr>
              <w:t>Regulated</w:t>
            </w:r>
          </w:p>
        </w:tc>
        <w:tc>
          <w:tcPr>
            <w:tcW w:w="1800" w:type="dxa"/>
            <w:shd w:val="clear" w:color="auto" w:fill="D9E2EC"/>
          </w:tcPr>
          <w:p w14:paraId="41E073F3" w14:textId="77777777" w:rsidR="00A71AD0" w:rsidRDefault="003040A7">
            <w:pPr>
              <w:jc w:val="center"/>
            </w:pPr>
            <w:r>
              <w:rPr>
                <w:b/>
                <w:sz w:val="19"/>
              </w:rPr>
              <w:t>Lower 95%</w:t>
            </w:r>
          </w:p>
        </w:tc>
        <w:tc>
          <w:tcPr>
            <w:tcW w:w="1800" w:type="dxa"/>
            <w:shd w:val="clear" w:color="auto" w:fill="D9E2EC"/>
          </w:tcPr>
          <w:p w14:paraId="5ACCFD54" w14:textId="77777777" w:rsidR="00A71AD0" w:rsidRDefault="003040A7">
            <w:pPr>
              <w:jc w:val="center"/>
            </w:pPr>
            <w:r>
              <w:rPr>
                <w:b/>
                <w:sz w:val="19"/>
              </w:rPr>
              <w:t>Upper 95%</w:t>
            </w:r>
          </w:p>
        </w:tc>
      </w:tr>
      <w:tr w:rsidR="00A71AD0" w14:paraId="6B3278E7" w14:textId="77777777">
        <w:trPr>
          <w:jc w:val="center"/>
        </w:trPr>
        <w:tc>
          <w:tcPr>
            <w:tcW w:w="1400" w:type="dxa"/>
          </w:tcPr>
          <w:p w14:paraId="20CD518C" w14:textId="77777777" w:rsidR="00A71AD0" w:rsidRDefault="003040A7">
            <w:pPr>
              <w:jc w:val="right"/>
            </w:pPr>
            <w:r>
              <w:rPr>
                <w:sz w:val="19"/>
              </w:rPr>
              <w:t>0.9900</w:t>
            </w:r>
          </w:p>
        </w:tc>
        <w:tc>
          <w:tcPr>
            <w:tcW w:w="1800" w:type="dxa"/>
          </w:tcPr>
          <w:p w14:paraId="7FBE3DE0" w14:textId="77777777" w:rsidR="00A71AD0" w:rsidRDefault="003040A7">
            <w:pPr>
              <w:jc w:val="right"/>
            </w:pPr>
            <w:r>
              <w:rPr>
                <w:sz w:val="19"/>
              </w:rPr>
              <w:t>1,721</w:t>
            </w:r>
          </w:p>
        </w:tc>
        <w:tc>
          <w:tcPr>
            <w:tcW w:w="1800" w:type="dxa"/>
          </w:tcPr>
          <w:p w14:paraId="4058A84C" w14:textId="77777777" w:rsidR="00A71AD0" w:rsidRDefault="003040A7">
            <w:pPr>
              <w:jc w:val="right"/>
            </w:pPr>
            <w:r>
              <w:rPr>
                <w:sz w:val="19"/>
              </w:rPr>
              <w:t>20,285</w:t>
            </w:r>
          </w:p>
        </w:tc>
        <w:tc>
          <w:tcPr>
            <w:tcW w:w="1800" w:type="dxa"/>
          </w:tcPr>
          <w:p w14:paraId="243D3112" w14:textId="77777777" w:rsidR="00A71AD0" w:rsidRDefault="003040A7">
            <w:pPr>
              <w:jc w:val="right"/>
            </w:pPr>
            <w:r>
              <w:rPr>
                <w:sz w:val="19"/>
              </w:rPr>
              <w:t>13,340</w:t>
            </w:r>
          </w:p>
        </w:tc>
        <w:tc>
          <w:tcPr>
            <w:tcW w:w="1800" w:type="dxa"/>
          </w:tcPr>
          <w:p w14:paraId="5A9041A0" w14:textId="77777777" w:rsidR="00A71AD0" w:rsidRDefault="003040A7">
            <w:pPr>
              <w:jc w:val="right"/>
            </w:pPr>
            <w:r>
              <w:rPr>
                <w:sz w:val="19"/>
              </w:rPr>
              <w:t>26,453</w:t>
            </w:r>
          </w:p>
        </w:tc>
      </w:tr>
      <w:tr w:rsidR="00A71AD0" w14:paraId="1DE5C91D" w14:textId="77777777">
        <w:trPr>
          <w:jc w:val="center"/>
        </w:trPr>
        <w:tc>
          <w:tcPr>
            <w:tcW w:w="1400" w:type="dxa"/>
          </w:tcPr>
          <w:p w14:paraId="0A5537B3" w14:textId="77777777" w:rsidR="00A71AD0" w:rsidRDefault="003040A7">
            <w:pPr>
              <w:jc w:val="right"/>
            </w:pPr>
            <w:r>
              <w:rPr>
                <w:sz w:val="19"/>
              </w:rPr>
              <w:t>0.9500</w:t>
            </w:r>
          </w:p>
        </w:tc>
        <w:tc>
          <w:tcPr>
            <w:tcW w:w="1800" w:type="dxa"/>
          </w:tcPr>
          <w:p w14:paraId="02467239" w14:textId="77777777" w:rsidR="00A71AD0" w:rsidRDefault="003040A7">
            <w:pPr>
              <w:jc w:val="right"/>
            </w:pPr>
            <w:r>
              <w:rPr>
                <w:sz w:val="19"/>
              </w:rPr>
              <w:t>2,430</w:t>
            </w:r>
          </w:p>
        </w:tc>
        <w:tc>
          <w:tcPr>
            <w:tcW w:w="1800" w:type="dxa"/>
          </w:tcPr>
          <w:p w14:paraId="63989DEA" w14:textId="77777777" w:rsidR="00A71AD0" w:rsidRDefault="003040A7">
            <w:pPr>
              <w:jc w:val="right"/>
            </w:pPr>
            <w:r>
              <w:rPr>
                <w:sz w:val="19"/>
              </w:rPr>
              <w:t>29,471</w:t>
            </w:r>
          </w:p>
        </w:tc>
        <w:tc>
          <w:tcPr>
            <w:tcW w:w="1800" w:type="dxa"/>
          </w:tcPr>
          <w:p w14:paraId="70EF1677" w14:textId="77777777" w:rsidR="00A71AD0" w:rsidRDefault="003040A7">
            <w:pPr>
              <w:jc w:val="right"/>
            </w:pPr>
            <w:r>
              <w:rPr>
                <w:sz w:val="19"/>
              </w:rPr>
              <w:t>21,177</w:t>
            </w:r>
          </w:p>
        </w:tc>
        <w:tc>
          <w:tcPr>
            <w:tcW w:w="1800" w:type="dxa"/>
          </w:tcPr>
          <w:p w14:paraId="1F3DB8C3" w14:textId="77777777" w:rsidR="00A71AD0" w:rsidRDefault="003040A7">
            <w:pPr>
              <w:jc w:val="right"/>
            </w:pPr>
            <w:r>
              <w:rPr>
                <w:sz w:val="19"/>
              </w:rPr>
              <w:t>37,054</w:t>
            </w:r>
          </w:p>
        </w:tc>
      </w:tr>
      <w:tr w:rsidR="00A71AD0" w14:paraId="160A0E32" w14:textId="77777777">
        <w:trPr>
          <w:jc w:val="center"/>
        </w:trPr>
        <w:tc>
          <w:tcPr>
            <w:tcW w:w="1400" w:type="dxa"/>
          </w:tcPr>
          <w:p w14:paraId="136120D3" w14:textId="77777777" w:rsidR="00A71AD0" w:rsidRDefault="003040A7">
            <w:pPr>
              <w:jc w:val="right"/>
            </w:pPr>
            <w:r>
              <w:rPr>
                <w:sz w:val="19"/>
              </w:rPr>
              <w:t>0.9000</w:t>
            </w:r>
          </w:p>
        </w:tc>
        <w:tc>
          <w:tcPr>
            <w:tcW w:w="1800" w:type="dxa"/>
          </w:tcPr>
          <w:p w14:paraId="1034F67A" w14:textId="77777777" w:rsidR="00A71AD0" w:rsidRDefault="003040A7">
            <w:pPr>
              <w:jc w:val="right"/>
            </w:pPr>
            <w:r>
              <w:rPr>
                <w:sz w:val="19"/>
              </w:rPr>
              <w:t>2,910</w:t>
            </w:r>
          </w:p>
        </w:tc>
        <w:tc>
          <w:tcPr>
            <w:tcW w:w="1800" w:type="dxa"/>
          </w:tcPr>
          <w:p w14:paraId="5AE06628" w14:textId="77777777" w:rsidR="00A71AD0" w:rsidRDefault="003040A7">
            <w:pPr>
              <w:jc w:val="right"/>
            </w:pPr>
            <w:r>
              <w:rPr>
                <w:sz w:val="19"/>
              </w:rPr>
              <w:t>35,483</w:t>
            </w:r>
          </w:p>
        </w:tc>
        <w:tc>
          <w:tcPr>
            <w:tcW w:w="1800" w:type="dxa"/>
          </w:tcPr>
          <w:p w14:paraId="6DBC0371" w14:textId="77777777" w:rsidR="00A71AD0" w:rsidRDefault="003040A7">
            <w:pPr>
              <w:jc w:val="right"/>
            </w:pPr>
            <w:r>
              <w:rPr>
                <w:sz w:val="19"/>
              </w:rPr>
              <w:t>26,222</w:t>
            </w:r>
          </w:p>
        </w:tc>
        <w:tc>
          <w:tcPr>
            <w:tcW w:w="1800" w:type="dxa"/>
          </w:tcPr>
          <w:p w14:paraId="60DCEA01" w14:textId="77777777" w:rsidR="00A71AD0" w:rsidRDefault="003040A7">
            <w:pPr>
              <w:jc w:val="right"/>
            </w:pPr>
            <w:r>
              <w:rPr>
                <w:sz w:val="19"/>
              </w:rPr>
              <w:t>44,065</w:t>
            </w:r>
          </w:p>
        </w:tc>
      </w:tr>
      <w:tr w:rsidR="00A71AD0" w14:paraId="76939809" w14:textId="77777777">
        <w:trPr>
          <w:jc w:val="center"/>
        </w:trPr>
        <w:tc>
          <w:tcPr>
            <w:tcW w:w="1400" w:type="dxa"/>
          </w:tcPr>
          <w:p w14:paraId="1ACF41DF" w14:textId="77777777" w:rsidR="00A71AD0" w:rsidRDefault="003040A7">
            <w:pPr>
              <w:jc w:val="right"/>
            </w:pPr>
            <w:r>
              <w:rPr>
                <w:sz w:val="19"/>
              </w:rPr>
              <w:t>0.8000</w:t>
            </w:r>
          </w:p>
        </w:tc>
        <w:tc>
          <w:tcPr>
            <w:tcW w:w="1800" w:type="dxa"/>
          </w:tcPr>
          <w:p w14:paraId="1C1EDA36" w14:textId="77777777" w:rsidR="00A71AD0" w:rsidRDefault="003040A7">
            <w:pPr>
              <w:jc w:val="right"/>
            </w:pPr>
            <w:r>
              <w:rPr>
                <w:sz w:val="19"/>
              </w:rPr>
              <w:t>3,605</w:t>
            </w:r>
          </w:p>
        </w:tc>
        <w:tc>
          <w:tcPr>
            <w:tcW w:w="1800" w:type="dxa"/>
          </w:tcPr>
          <w:p w14:paraId="66A6070E" w14:textId="77777777" w:rsidR="00A71AD0" w:rsidRDefault="003040A7">
            <w:pPr>
              <w:jc w:val="right"/>
            </w:pPr>
            <w:r>
              <w:rPr>
                <w:sz w:val="19"/>
              </w:rPr>
              <w:t>44,093</w:t>
            </w:r>
          </w:p>
        </w:tc>
        <w:tc>
          <w:tcPr>
            <w:tcW w:w="1800" w:type="dxa"/>
          </w:tcPr>
          <w:p w14:paraId="0A69A232" w14:textId="77777777" w:rsidR="00A71AD0" w:rsidRDefault="003040A7">
            <w:pPr>
              <w:jc w:val="right"/>
            </w:pPr>
            <w:r>
              <w:rPr>
                <w:sz w:val="19"/>
              </w:rPr>
              <w:t>33,236</w:t>
            </w:r>
          </w:p>
        </w:tc>
        <w:tc>
          <w:tcPr>
            <w:tcW w:w="1800" w:type="dxa"/>
          </w:tcPr>
          <w:p w14:paraId="1180002E" w14:textId="77777777" w:rsidR="00A71AD0" w:rsidRDefault="003040A7">
            <w:pPr>
              <w:jc w:val="right"/>
            </w:pPr>
            <w:r>
              <w:rPr>
                <w:sz w:val="19"/>
              </w:rPr>
              <w:t>54,161</w:t>
            </w:r>
          </w:p>
        </w:tc>
      </w:tr>
      <w:tr w:rsidR="00A71AD0" w14:paraId="06AA64A1" w14:textId="77777777">
        <w:trPr>
          <w:jc w:val="center"/>
        </w:trPr>
        <w:tc>
          <w:tcPr>
            <w:tcW w:w="1400" w:type="dxa"/>
          </w:tcPr>
          <w:p w14:paraId="173C7B5F" w14:textId="77777777" w:rsidR="00A71AD0" w:rsidRDefault="003040A7">
            <w:pPr>
              <w:jc w:val="right"/>
            </w:pPr>
            <w:r>
              <w:rPr>
                <w:sz w:val="19"/>
              </w:rPr>
              <w:t>0.5000</w:t>
            </w:r>
          </w:p>
        </w:tc>
        <w:tc>
          <w:tcPr>
            <w:tcW w:w="1800" w:type="dxa"/>
          </w:tcPr>
          <w:p w14:paraId="0655A6C9" w14:textId="77777777" w:rsidR="00A71AD0" w:rsidRDefault="003040A7">
            <w:pPr>
              <w:jc w:val="right"/>
            </w:pPr>
            <w:r>
              <w:rPr>
                <w:sz w:val="19"/>
              </w:rPr>
              <w:t>5,371</w:t>
            </w:r>
          </w:p>
        </w:tc>
        <w:tc>
          <w:tcPr>
            <w:tcW w:w="1800" w:type="dxa"/>
          </w:tcPr>
          <w:p w14:paraId="1EEC1422" w14:textId="77777777" w:rsidR="00A71AD0" w:rsidRDefault="003040A7">
            <w:pPr>
              <w:jc w:val="right"/>
            </w:pPr>
            <w:r>
              <w:rPr>
                <w:sz w:val="19"/>
              </w:rPr>
              <w:t>56,184</w:t>
            </w:r>
          </w:p>
        </w:tc>
        <w:tc>
          <w:tcPr>
            <w:tcW w:w="1800" w:type="dxa"/>
          </w:tcPr>
          <w:p w14:paraId="61CD2F25" w14:textId="77777777" w:rsidR="00A71AD0" w:rsidRDefault="003040A7">
            <w:pPr>
              <w:jc w:val="right"/>
            </w:pPr>
            <w:r>
              <w:rPr>
                <w:sz w:val="19"/>
              </w:rPr>
              <w:t>43,170</w:t>
            </w:r>
          </w:p>
        </w:tc>
        <w:tc>
          <w:tcPr>
            <w:tcW w:w="1800" w:type="dxa"/>
          </w:tcPr>
          <w:p w14:paraId="179693A2" w14:textId="77777777" w:rsidR="00A71AD0" w:rsidRDefault="003040A7">
            <w:pPr>
              <w:jc w:val="right"/>
            </w:pPr>
            <w:r>
              <w:rPr>
                <w:sz w:val="19"/>
              </w:rPr>
              <w:t>68,169</w:t>
            </w:r>
          </w:p>
        </w:tc>
      </w:tr>
      <w:tr w:rsidR="00A71AD0" w14:paraId="69BFD064" w14:textId="77777777">
        <w:trPr>
          <w:jc w:val="center"/>
        </w:trPr>
        <w:tc>
          <w:tcPr>
            <w:tcW w:w="1400" w:type="dxa"/>
          </w:tcPr>
          <w:p w14:paraId="51E31F7F" w14:textId="77777777" w:rsidR="00A71AD0" w:rsidRDefault="003040A7">
            <w:pPr>
              <w:jc w:val="right"/>
            </w:pPr>
            <w:r>
              <w:rPr>
                <w:sz w:val="19"/>
              </w:rPr>
              <w:t>0.2000</w:t>
            </w:r>
          </w:p>
        </w:tc>
        <w:tc>
          <w:tcPr>
            <w:tcW w:w="1800" w:type="dxa"/>
          </w:tcPr>
          <w:p w14:paraId="113C2F05" w14:textId="77777777" w:rsidR="00A71AD0" w:rsidRDefault="003040A7">
            <w:pPr>
              <w:jc w:val="right"/>
            </w:pPr>
            <w:r>
              <w:rPr>
                <w:sz w:val="19"/>
              </w:rPr>
              <w:t>7,883</w:t>
            </w:r>
          </w:p>
        </w:tc>
        <w:tc>
          <w:tcPr>
            <w:tcW w:w="1800" w:type="dxa"/>
          </w:tcPr>
          <w:p w14:paraId="4CE48B29" w14:textId="77777777" w:rsidR="00A71AD0" w:rsidRDefault="003040A7">
            <w:pPr>
              <w:jc w:val="right"/>
            </w:pPr>
            <w:r>
              <w:rPr>
                <w:sz w:val="19"/>
              </w:rPr>
              <w:t>71,930</w:t>
            </w:r>
          </w:p>
        </w:tc>
        <w:tc>
          <w:tcPr>
            <w:tcW w:w="1800" w:type="dxa"/>
          </w:tcPr>
          <w:p w14:paraId="76BB9482" w14:textId="77777777" w:rsidR="00A71AD0" w:rsidRDefault="003040A7">
            <w:pPr>
              <w:jc w:val="right"/>
            </w:pPr>
            <w:r>
              <w:rPr>
                <w:sz w:val="19"/>
              </w:rPr>
              <w:t>55,232</w:t>
            </w:r>
          </w:p>
        </w:tc>
        <w:tc>
          <w:tcPr>
            <w:tcW w:w="1800" w:type="dxa"/>
          </w:tcPr>
          <w:p w14:paraId="153D3FA8" w14:textId="77777777" w:rsidR="00A71AD0" w:rsidRDefault="003040A7">
            <w:pPr>
              <w:jc w:val="right"/>
            </w:pPr>
            <w:r>
              <w:rPr>
                <w:sz w:val="19"/>
              </w:rPr>
              <w:t>85,653</w:t>
            </w:r>
          </w:p>
        </w:tc>
      </w:tr>
      <w:tr w:rsidR="00A71AD0" w14:paraId="1C74949A" w14:textId="77777777">
        <w:trPr>
          <w:jc w:val="center"/>
        </w:trPr>
        <w:tc>
          <w:tcPr>
            <w:tcW w:w="1400" w:type="dxa"/>
          </w:tcPr>
          <w:p w14:paraId="7EAA8DA7" w14:textId="77777777" w:rsidR="00A71AD0" w:rsidRDefault="003040A7">
            <w:pPr>
              <w:jc w:val="right"/>
            </w:pPr>
            <w:r>
              <w:rPr>
                <w:sz w:val="19"/>
              </w:rPr>
              <w:t>0.1000</w:t>
            </w:r>
          </w:p>
        </w:tc>
        <w:tc>
          <w:tcPr>
            <w:tcW w:w="1800" w:type="dxa"/>
          </w:tcPr>
          <w:p w14:paraId="70092D23" w14:textId="77777777" w:rsidR="00A71AD0" w:rsidRDefault="003040A7">
            <w:pPr>
              <w:jc w:val="right"/>
            </w:pPr>
            <w:r>
              <w:rPr>
                <w:sz w:val="19"/>
              </w:rPr>
              <w:t>9,578</w:t>
            </w:r>
          </w:p>
        </w:tc>
        <w:tc>
          <w:tcPr>
            <w:tcW w:w="1800" w:type="dxa"/>
          </w:tcPr>
          <w:p w14:paraId="2B158017" w14:textId="77777777" w:rsidR="00A71AD0" w:rsidRDefault="003040A7">
            <w:pPr>
              <w:jc w:val="right"/>
            </w:pPr>
            <w:r>
              <w:rPr>
                <w:sz w:val="19"/>
              </w:rPr>
              <w:t>83,280</w:t>
            </w:r>
          </w:p>
        </w:tc>
        <w:tc>
          <w:tcPr>
            <w:tcW w:w="1800" w:type="dxa"/>
          </w:tcPr>
          <w:p w14:paraId="72DFCD3E" w14:textId="77777777" w:rsidR="00A71AD0" w:rsidRDefault="003040A7">
            <w:pPr>
              <w:jc w:val="right"/>
            </w:pPr>
            <w:r>
              <w:rPr>
                <w:sz w:val="19"/>
              </w:rPr>
              <w:t>63,698</w:t>
            </w:r>
          </w:p>
        </w:tc>
        <w:tc>
          <w:tcPr>
            <w:tcW w:w="1800" w:type="dxa"/>
          </w:tcPr>
          <w:p w14:paraId="0ED1AA07" w14:textId="77777777" w:rsidR="00A71AD0" w:rsidRDefault="003040A7">
            <w:pPr>
              <w:jc w:val="right"/>
            </w:pPr>
            <w:r>
              <w:rPr>
                <w:sz w:val="19"/>
              </w:rPr>
              <w:t>105,046</w:t>
            </w:r>
          </w:p>
        </w:tc>
      </w:tr>
      <w:tr w:rsidR="00A71AD0" w14:paraId="618B080A" w14:textId="77777777">
        <w:trPr>
          <w:jc w:val="center"/>
        </w:trPr>
        <w:tc>
          <w:tcPr>
            <w:tcW w:w="1400" w:type="dxa"/>
          </w:tcPr>
          <w:p w14:paraId="3F75AB6A" w14:textId="77777777" w:rsidR="00A71AD0" w:rsidRDefault="003040A7">
            <w:pPr>
              <w:jc w:val="right"/>
            </w:pPr>
            <w:r>
              <w:rPr>
                <w:sz w:val="19"/>
              </w:rPr>
              <w:t>0.0500</w:t>
            </w:r>
          </w:p>
        </w:tc>
        <w:tc>
          <w:tcPr>
            <w:tcW w:w="1800" w:type="dxa"/>
          </w:tcPr>
          <w:p w14:paraId="203DE8B0" w14:textId="77777777" w:rsidR="00A71AD0" w:rsidRDefault="003040A7">
            <w:pPr>
              <w:jc w:val="right"/>
            </w:pPr>
            <w:r>
              <w:rPr>
                <w:sz w:val="19"/>
              </w:rPr>
              <w:t>11,215</w:t>
            </w:r>
          </w:p>
        </w:tc>
        <w:tc>
          <w:tcPr>
            <w:tcW w:w="1800" w:type="dxa"/>
          </w:tcPr>
          <w:p w14:paraId="02145FFD" w14:textId="77777777" w:rsidR="00A71AD0" w:rsidRDefault="003040A7">
            <w:pPr>
              <w:jc w:val="right"/>
            </w:pPr>
            <w:r>
              <w:rPr>
                <w:sz w:val="19"/>
              </w:rPr>
              <w:t>94,768</w:t>
            </w:r>
          </w:p>
        </w:tc>
        <w:tc>
          <w:tcPr>
            <w:tcW w:w="1800" w:type="dxa"/>
          </w:tcPr>
          <w:p w14:paraId="62B31B4A" w14:textId="77777777" w:rsidR="00A71AD0" w:rsidRDefault="003040A7">
            <w:pPr>
              <w:jc w:val="right"/>
            </w:pPr>
            <w:r>
              <w:rPr>
                <w:sz w:val="19"/>
              </w:rPr>
              <w:t>69,596</w:t>
            </w:r>
          </w:p>
        </w:tc>
        <w:tc>
          <w:tcPr>
            <w:tcW w:w="1800" w:type="dxa"/>
          </w:tcPr>
          <w:p w14:paraId="0C2AD070" w14:textId="77777777" w:rsidR="00A71AD0" w:rsidRDefault="003040A7">
            <w:pPr>
              <w:jc w:val="right"/>
            </w:pPr>
            <w:r>
              <w:rPr>
                <w:sz w:val="19"/>
              </w:rPr>
              <w:t>133,015</w:t>
            </w:r>
          </w:p>
        </w:tc>
      </w:tr>
      <w:tr w:rsidR="00A71AD0" w14:paraId="04A60FDB" w14:textId="77777777">
        <w:trPr>
          <w:jc w:val="center"/>
        </w:trPr>
        <w:tc>
          <w:tcPr>
            <w:tcW w:w="1400" w:type="dxa"/>
          </w:tcPr>
          <w:p w14:paraId="2DC0600B" w14:textId="77777777" w:rsidR="00A71AD0" w:rsidRDefault="003040A7">
            <w:pPr>
              <w:jc w:val="right"/>
            </w:pPr>
            <w:r>
              <w:rPr>
                <w:sz w:val="19"/>
              </w:rPr>
              <w:t>0.0200</w:t>
            </w:r>
          </w:p>
        </w:tc>
        <w:tc>
          <w:tcPr>
            <w:tcW w:w="1800" w:type="dxa"/>
          </w:tcPr>
          <w:p w14:paraId="48315BDD" w14:textId="77777777" w:rsidR="00A71AD0" w:rsidRDefault="003040A7">
            <w:pPr>
              <w:jc w:val="right"/>
            </w:pPr>
            <w:r>
              <w:rPr>
                <w:sz w:val="19"/>
              </w:rPr>
              <w:t>13,353</w:t>
            </w:r>
          </w:p>
        </w:tc>
        <w:tc>
          <w:tcPr>
            <w:tcW w:w="1800" w:type="dxa"/>
          </w:tcPr>
          <w:p w14:paraId="289E0D45" w14:textId="77777777" w:rsidR="00A71AD0" w:rsidRDefault="003040A7">
            <w:pPr>
              <w:jc w:val="right"/>
            </w:pPr>
            <w:r>
              <w:rPr>
                <w:sz w:val="19"/>
              </w:rPr>
              <w:t>110,137</w:t>
            </w:r>
          </w:p>
        </w:tc>
        <w:tc>
          <w:tcPr>
            <w:tcW w:w="1800" w:type="dxa"/>
          </w:tcPr>
          <w:p w14:paraId="526FDDB1" w14:textId="77777777" w:rsidR="00A71AD0" w:rsidRDefault="003040A7">
            <w:pPr>
              <w:jc w:val="right"/>
            </w:pPr>
            <w:r>
              <w:rPr>
                <w:sz w:val="19"/>
              </w:rPr>
              <w:t>75,921</w:t>
            </w:r>
          </w:p>
        </w:tc>
        <w:tc>
          <w:tcPr>
            <w:tcW w:w="1800" w:type="dxa"/>
          </w:tcPr>
          <w:p w14:paraId="2898B009" w14:textId="77777777" w:rsidR="00A71AD0" w:rsidRDefault="003040A7">
            <w:pPr>
              <w:jc w:val="right"/>
            </w:pPr>
            <w:r>
              <w:rPr>
                <w:sz w:val="19"/>
              </w:rPr>
              <w:t>171,375</w:t>
            </w:r>
          </w:p>
        </w:tc>
      </w:tr>
      <w:tr w:rsidR="00A71AD0" w14:paraId="1A4A4E49" w14:textId="77777777">
        <w:trPr>
          <w:jc w:val="center"/>
        </w:trPr>
        <w:tc>
          <w:tcPr>
            <w:tcW w:w="1400" w:type="dxa"/>
          </w:tcPr>
          <w:p w14:paraId="71BAFC14" w14:textId="77777777" w:rsidR="00A71AD0" w:rsidRDefault="003040A7">
            <w:pPr>
              <w:jc w:val="right"/>
            </w:pPr>
            <w:r>
              <w:rPr>
                <w:sz w:val="19"/>
              </w:rPr>
              <w:t>0.0100</w:t>
            </w:r>
          </w:p>
        </w:tc>
        <w:tc>
          <w:tcPr>
            <w:tcW w:w="1800" w:type="dxa"/>
          </w:tcPr>
          <w:p w14:paraId="2D657BF6" w14:textId="77777777" w:rsidR="00A71AD0" w:rsidRDefault="003040A7">
            <w:pPr>
              <w:jc w:val="right"/>
            </w:pPr>
            <w:r>
              <w:rPr>
                <w:sz w:val="19"/>
              </w:rPr>
              <w:t>14,971</w:t>
            </w:r>
          </w:p>
        </w:tc>
        <w:tc>
          <w:tcPr>
            <w:tcW w:w="1800" w:type="dxa"/>
          </w:tcPr>
          <w:p w14:paraId="2951470A" w14:textId="77777777" w:rsidR="00A71AD0" w:rsidRDefault="003040A7">
            <w:pPr>
              <w:jc w:val="right"/>
            </w:pPr>
            <w:r>
              <w:rPr>
                <w:sz w:val="19"/>
              </w:rPr>
              <w:t>124,494</w:t>
            </w:r>
          </w:p>
        </w:tc>
        <w:tc>
          <w:tcPr>
            <w:tcW w:w="1800" w:type="dxa"/>
          </w:tcPr>
          <w:p w14:paraId="2E1F06BA" w14:textId="77777777" w:rsidR="00A71AD0" w:rsidRDefault="003040A7">
            <w:pPr>
              <w:jc w:val="right"/>
            </w:pPr>
            <w:r>
              <w:rPr>
                <w:sz w:val="19"/>
              </w:rPr>
              <w:t>82,427</w:t>
            </w:r>
          </w:p>
        </w:tc>
        <w:tc>
          <w:tcPr>
            <w:tcW w:w="1800" w:type="dxa"/>
          </w:tcPr>
          <w:p w14:paraId="7751DAF8" w14:textId="77777777" w:rsidR="00A71AD0" w:rsidRDefault="003040A7">
            <w:pPr>
              <w:jc w:val="right"/>
            </w:pPr>
            <w:r>
              <w:rPr>
                <w:sz w:val="19"/>
              </w:rPr>
              <w:t>202,171</w:t>
            </w:r>
          </w:p>
        </w:tc>
      </w:tr>
      <w:tr w:rsidR="00A71AD0" w14:paraId="43676EDC" w14:textId="77777777">
        <w:trPr>
          <w:jc w:val="center"/>
        </w:trPr>
        <w:tc>
          <w:tcPr>
            <w:tcW w:w="1400" w:type="dxa"/>
          </w:tcPr>
          <w:p w14:paraId="2FAA1977" w14:textId="77777777" w:rsidR="00A71AD0" w:rsidRDefault="003040A7">
            <w:pPr>
              <w:jc w:val="right"/>
            </w:pPr>
            <w:r>
              <w:rPr>
                <w:sz w:val="19"/>
              </w:rPr>
              <w:t>0.0050</w:t>
            </w:r>
          </w:p>
        </w:tc>
        <w:tc>
          <w:tcPr>
            <w:tcW w:w="1800" w:type="dxa"/>
          </w:tcPr>
          <w:p w14:paraId="2B9FC6FE" w14:textId="77777777" w:rsidR="00A71AD0" w:rsidRDefault="003040A7">
            <w:pPr>
              <w:jc w:val="right"/>
            </w:pPr>
            <w:r>
              <w:rPr>
                <w:sz w:val="19"/>
              </w:rPr>
              <w:t>16,603</w:t>
            </w:r>
          </w:p>
        </w:tc>
        <w:tc>
          <w:tcPr>
            <w:tcW w:w="1800" w:type="dxa"/>
          </w:tcPr>
          <w:p w14:paraId="2BA1D32B" w14:textId="77777777" w:rsidR="00A71AD0" w:rsidRDefault="003040A7">
            <w:pPr>
              <w:jc w:val="right"/>
            </w:pPr>
            <w:r>
              <w:rPr>
                <w:sz w:val="19"/>
              </w:rPr>
              <w:t>145,401</w:t>
            </w:r>
          </w:p>
        </w:tc>
        <w:tc>
          <w:tcPr>
            <w:tcW w:w="1800" w:type="dxa"/>
          </w:tcPr>
          <w:p w14:paraId="7A2EEABD" w14:textId="77777777" w:rsidR="00A71AD0" w:rsidRDefault="003040A7">
            <w:pPr>
              <w:jc w:val="right"/>
            </w:pPr>
            <w:r>
              <w:rPr>
                <w:sz w:val="19"/>
              </w:rPr>
              <w:t>92,817</w:t>
            </w:r>
          </w:p>
        </w:tc>
        <w:tc>
          <w:tcPr>
            <w:tcW w:w="1800" w:type="dxa"/>
          </w:tcPr>
          <w:p w14:paraId="74F057DB" w14:textId="77777777" w:rsidR="00A71AD0" w:rsidRDefault="003040A7">
            <w:pPr>
              <w:jc w:val="right"/>
            </w:pPr>
            <w:r>
              <w:rPr>
                <w:sz w:val="19"/>
              </w:rPr>
              <w:t>245,103</w:t>
            </w:r>
          </w:p>
        </w:tc>
      </w:tr>
      <w:tr w:rsidR="00A71AD0" w14:paraId="73DDFEEC" w14:textId="77777777">
        <w:trPr>
          <w:jc w:val="center"/>
        </w:trPr>
        <w:tc>
          <w:tcPr>
            <w:tcW w:w="1400" w:type="dxa"/>
          </w:tcPr>
          <w:p w14:paraId="7214C2F6" w14:textId="77777777" w:rsidR="00A71AD0" w:rsidRDefault="003040A7">
            <w:pPr>
              <w:jc w:val="right"/>
            </w:pPr>
            <w:r>
              <w:rPr>
                <w:sz w:val="19"/>
              </w:rPr>
              <w:t>0.0020</w:t>
            </w:r>
          </w:p>
        </w:tc>
        <w:tc>
          <w:tcPr>
            <w:tcW w:w="1800" w:type="dxa"/>
          </w:tcPr>
          <w:p w14:paraId="21885DCA" w14:textId="77777777" w:rsidR="00A71AD0" w:rsidRDefault="003040A7">
            <w:pPr>
              <w:jc w:val="right"/>
            </w:pPr>
            <w:r>
              <w:rPr>
                <w:sz w:val="19"/>
              </w:rPr>
              <w:t>18,788</w:t>
            </w:r>
          </w:p>
        </w:tc>
        <w:tc>
          <w:tcPr>
            <w:tcW w:w="1800" w:type="dxa"/>
          </w:tcPr>
          <w:p w14:paraId="0782E321" w14:textId="77777777" w:rsidR="00A71AD0" w:rsidRDefault="003040A7">
            <w:pPr>
              <w:jc w:val="right"/>
            </w:pPr>
            <w:r>
              <w:rPr>
                <w:sz w:val="19"/>
              </w:rPr>
              <w:t>179,129</w:t>
            </w:r>
          </w:p>
        </w:tc>
        <w:tc>
          <w:tcPr>
            <w:tcW w:w="1800" w:type="dxa"/>
          </w:tcPr>
          <w:p w14:paraId="43502D2C" w14:textId="77777777" w:rsidR="00A71AD0" w:rsidRDefault="003040A7">
            <w:pPr>
              <w:jc w:val="right"/>
            </w:pPr>
            <w:r>
              <w:rPr>
                <w:sz w:val="19"/>
              </w:rPr>
              <w:t>110,725</w:t>
            </w:r>
          </w:p>
        </w:tc>
        <w:tc>
          <w:tcPr>
            <w:tcW w:w="1800" w:type="dxa"/>
          </w:tcPr>
          <w:p w14:paraId="75E1D60F" w14:textId="77777777" w:rsidR="00A71AD0" w:rsidRDefault="003040A7">
            <w:pPr>
              <w:jc w:val="right"/>
            </w:pPr>
            <w:r>
              <w:rPr>
                <w:sz w:val="19"/>
              </w:rPr>
              <w:t>311,306</w:t>
            </w:r>
          </w:p>
        </w:tc>
      </w:tr>
      <w:tr w:rsidR="00A71AD0" w14:paraId="695D178C" w14:textId="77777777">
        <w:trPr>
          <w:jc w:val="center"/>
        </w:trPr>
        <w:tc>
          <w:tcPr>
            <w:tcW w:w="1400" w:type="dxa"/>
          </w:tcPr>
          <w:p w14:paraId="26899F25" w14:textId="77777777" w:rsidR="00A71AD0" w:rsidRDefault="003040A7">
            <w:pPr>
              <w:jc w:val="right"/>
            </w:pPr>
            <w:r>
              <w:rPr>
                <w:sz w:val="19"/>
              </w:rPr>
              <w:t>0.0010</w:t>
            </w:r>
          </w:p>
        </w:tc>
        <w:tc>
          <w:tcPr>
            <w:tcW w:w="1800" w:type="dxa"/>
          </w:tcPr>
          <w:p w14:paraId="08AB0837" w14:textId="77777777" w:rsidR="00A71AD0" w:rsidRDefault="003040A7">
            <w:pPr>
              <w:jc w:val="right"/>
            </w:pPr>
            <w:r>
              <w:rPr>
                <w:sz w:val="19"/>
              </w:rPr>
              <w:t>20,468</w:t>
            </w:r>
          </w:p>
        </w:tc>
        <w:tc>
          <w:tcPr>
            <w:tcW w:w="1800" w:type="dxa"/>
          </w:tcPr>
          <w:p w14:paraId="2466DB2E" w14:textId="77777777" w:rsidR="00A71AD0" w:rsidRDefault="003040A7">
            <w:pPr>
              <w:jc w:val="right"/>
            </w:pPr>
            <w:r>
              <w:rPr>
                <w:sz w:val="19"/>
              </w:rPr>
              <w:t>209,902</w:t>
            </w:r>
          </w:p>
        </w:tc>
        <w:tc>
          <w:tcPr>
            <w:tcW w:w="1800" w:type="dxa"/>
          </w:tcPr>
          <w:p w14:paraId="18F34C34" w14:textId="77777777" w:rsidR="00A71AD0" w:rsidRDefault="003040A7">
            <w:pPr>
              <w:jc w:val="right"/>
            </w:pPr>
            <w:r>
              <w:rPr>
                <w:sz w:val="19"/>
              </w:rPr>
              <w:t>128,409</w:t>
            </w:r>
          </w:p>
        </w:tc>
        <w:tc>
          <w:tcPr>
            <w:tcW w:w="1800" w:type="dxa"/>
          </w:tcPr>
          <w:p w14:paraId="48BF2E39" w14:textId="77777777" w:rsidR="00A71AD0" w:rsidRDefault="003040A7">
            <w:pPr>
              <w:jc w:val="right"/>
            </w:pPr>
            <w:r>
              <w:rPr>
                <w:sz w:val="19"/>
              </w:rPr>
              <w:t>373,132</w:t>
            </w:r>
          </w:p>
        </w:tc>
      </w:tr>
      <w:tr w:rsidR="00A71AD0" w14:paraId="3AFA59BD" w14:textId="77777777">
        <w:trPr>
          <w:jc w:val="center"/>
        </w:trPr>
        <w:tc>
          <w:tcPr>
            <w:tcW w:w="1400" w:type="dxa"/>
          </w:tcPr>
          <w:p w14:paraId="335D43B5" w14:textId="77777777" w:rsidR="00A71AD0" w:rsidRDefault="003040A7">
            <w:pPr>
              <w:jc w:val="right"/>
            </w:pPr>
            <w:r>
              <w:rPr>
                <w:sz w:val="19"/>
              </w:rPr>
              <w:t>0.0005</w:t>
            </w:r>
          </w:p>
        </w:tc>
        <w:tc>
          <w:tcPr>
            <w:tcW w:w="1800" w:type="dxa"/>
          </w:tcPr>
          <w:p w14:paraId="1BFB352C" w14:textId="77777777" w:rsidR="00A71AD0" w:rsidRDefault="003040A7">
            <w:pPr>
              <w:jc w:val="right"/>
            </w:pPr>
            <w:r>
              <w:rPr>
                <w:sz w:val="19"/>
              </w:rPr>
              <w:t>22,174</w:t>
            </w:r>
          </w:p>
        </w:tc>
        <w:tc>
          <w:tcPr>
            <w:tcW w:w="1800" w:type="dxa"/>
          </w:tcPr>
          <w:p w14:paraId="0F33983A" w14:textId="77777777" w:rsidR="00A71AD0" w:rsidRDefault="003040A7">
            <w:pPr>
              <w:jc w:val="right"/>
            </w:pPr>
            <w:r>
              <w:rPr>
                <w:sz w:val="19"/>
              </w:rPr>
              <w:t>246,601</w:t>
            </w:r>
          </w:p>
        </w:tc>
        <w:tc>
          <w:tcPr>
            <w:tcW w:w="1800" w:type="dxa"/>
          </w:tcPr>
          <w:p w14:paraId="4963A83C" w14:textId="77777777" w:rsidR="00A71AD0" w:rsidRDefault="003040A7">
            <w:pPr>
              <w:jc w:val="right"/>
            </w:pPr>
            <w:r>
              <w:rPr>
                <w:sz w:val="19"/>
              </w:rPr>
              <w:t>148,520</w:t>
            </w:r>
          </w:p>
        </w:tc>
        <w:tc>
          <w:tcPr>
            <w:tcW w:w="1800" w:type="dxa"/>
          </w:tcPr>
          <w:p w14:paraId="0F39E45C" w14:textId="77777777" w:rsidR="00A71AD0" w:rsidRDefault="003040A7">
            <w:pPr>
              <w:jc w:val="right"/>
            </w:pPr>
            <w:r>
              <w:rPr>
                <w:sz w:val="19"/>
              </w:rPr>
              <w:t>449,647</w:t>
            </w:r>
          </w:p>
        </w:tc>
      </w:tr>
      <w:tr w:rsidR="00A71AD0" w14:paraId="5B0E60EE" w14:textId="77777777">
        <w:trPr>
          <w:jc w:val="center"/>
        </w:trPr>
        <w:tc>
          <w:tcPr>
            <w:tcW w:w="1400" w:type="dxa"/>
          </w:tcPr>
          <w:p w14:paraId="315189F8" w14:textId="77777777" w:rsidR="00A71AD0" w:rsidRDefault="003040A7">
            <w:pPr>
              <w:jc w:val="right"/>
            </w:pPr>
            <w:r>
              <w:rPr>
                <w:sz w:val="19"/>
              </w:rPr>
              <w:t>0.0002</w:t>
            </w:r>
          </w:p>
        </w:tc>
        <w:tc>
          <w:tcPr>
            <w:tcW w:w="1800" w:type="dxa"/>
          </w:tcPr>
          <w:p w14:paraId="2026AE8F" w14:textId="77777777" w:rsidR="00A71AD0" w:rsidRDefault="003040A7">
            <w:pPr>
              <w:jc w:val="right"/>
            </w:pPr>
            <w:r>
              <w:rPr>
                <w:sz w:val="19"/>
              </w:rPr>
              <w:t>24,474</w:t>
            </w:r>
          </w:p>
        </w:tc>
        <w:tc>
          <w:tcPr>
            <w:tcW w:w="1800" w:type="dxa"/>
          </w:tcPr>
          <w:p w14:paraId="07037806" w14:textId="77777777" w:rsidR="00A71AD0" w:rsidRDefault="003040A7">
            <w:pPr>
              <w:jc w:val="right"/>
            </w:pPr>
            <w:r>
              <w:rPr>
                <w:sz w:val="19"/>
              </w:rPr>
              <w:t>307,432</w:t>
            </w:r>
          </w:p>
        </w:tc>
        <w:tc>
          <w:tcPr>
            <w:tcW w:w="1800" w:type="dxa"/>
          </w:tcPr>
          <w:p w14:paraId="2B202A04" w14:textId="77777777" w:rsidR="00A71AD0" w:rsidRDefault="003040A7">
            <w:pPr>
              <w:jc w:val="right"/>
            </w:pPr>
            <w:r>
              <w:rPr>
                <w:sz w:val="19"/>
              </w:rPr>
              <w:t>182,205</w:t>
            </w:r>
          </w:p>
        </w:tc>
        <w:tc>
          <w:tcPr>
            <w:tcW w:w="1800" w:type="dxa"/>
          </w:tcPr>
          <w:p w14:paraId="0BF898E6" w14:textId="77777777" w:rsidR="00A71AD0" w:rsidRDefault="003040A7">
            <w:pPr>
              <w:jc w:val="right"/>
            </w:pPr>
            <w:r>
              <w:rPr>
                <w:sz w:val="19"/>
              </w:rPr>
              <w:t>578,467</w:t>
            </w:r>
          </w:p>
        </w:tc>
      </w:tr>
      <w:tr w:rsidR="00A71AD0" w14:paraId="1D970F93" w14:textId="77777777">
        <w:trPr>
          <w:jc w:val="center"/>
        </w:trPr>
        <w:tc>
          <w:tcPr>
            <w:tcW w:w="1400" w:type="dxa"/>
          </w:tcPr>
          <w:p w14:paraId="51A97F33" w14:textId="77777777" w:rsidR="00A71AD0" w:rsidRDefault="003040A7">
            <w:pPr>
              <w:jc w:val="right"/>
            </w:pPr>
            <w:r>
              <w:rPr>
                <w:sz w:val="19"/>
              </w:rPr>
              <w:t>0.0001</w:t>
            </w:r>
          </w:p>
        </w:tc>
        <w:tc>
          <w:tcPr>
            <w:tcW w:w="1800" w:type="dxa"/>
          </w:tcPr>
          <w:p w14:paraId="6E81A137" w14:textId="77777777" w:rsidR="00A71AD0" w:rsidRDefault="003040A7">
            <w:pPr>
              <w:jc w:val="right"/>
            </w:pPr>
            <w:r>
              <w:rPr>
                <w:sz w:val="19"/>
              </w:rPr>
              <w:t>26,248</w:t>
            </w:r>
          </w:p>
        </w:tc>
        <w:tc>
          <w:tcPr>
            <w:tcW w:w="1800" w:type="dxa"/>
          </w:tcPr>
          <w:p w14:paraId="7E12A513" w14:textId="77777777" w:rsidR="00A71AD0" w:rsidRDefault="003040A7">
            <w:pPr>
              <w:jc w:val="right"/>
            </w:pPr>
            <w:r>
              <w:rPr>
                <w:sz w:val="19"/>
              </w:rPr>
              <w:t>365,266</w:t>
            </w:r>
          </w:p>
        </w:tc>
        <w:tc>
          <w:tcPr>
            <w:tcW w:w="1800" w:type="dxa"/>
          </w:tcPr>
          <w:p w14:paraId="2C53D1E6" w14:textId="77777777" w:rsidR="00A71AD0" w:rsidRDefault="003040A7">
            <w:pPr>
              <w:jc w:val="right"/>
            </w:pPr>
            <w:r>
              <w:rPr>
                <w:sz w:val="19"/>
              </w:rPr>
              <w:t>214,612</w:t>
            </w:r>
          </w:p>
        </w:tc>
        <w:tc>
          <w:tcPr>
            <w:tcW w:w="1800" w:type="dxa"/>
          </w:tcPr>
          <w:p w14:paraId="26A8321B" w14:textId="77777777" w:rsidR="00A71AD0" w:rsidRDefault="003040A7">
            <w:pPr>
              <w:jc w:val="right"/>
            </w:pPr>
            <w:r>
              <w:rPr>
                <w:sz w:val="19"/>
              </w:rPr>
              <w:t>686,363</w:t>
            </w:r>
          </w:p>
        </w:tc>
      </w:tr>
    </w:tbl>
    <w:p w14:paraId="473D451B" w14:textId="77777777" w:rsidR="00A71AD0" w:rsidRDefault="003040A7">
      <w:pPr>
        <w:spacing w:before="80" w:after="240"/>
        <w:jc w:val="center"/>
      </w:pPr>
      <w:r>
        <w:rPr>
          <w:i/>
          <w:sz w:val="19"/>
        </w:rPr>
        <w:t>Table F-4. Below Coweeman River, 2,476 square miles.</w:t>
      </w:r>
    </w:p>
    <w:p w14:paraId="1490FA52" w14:textId="77777777" w:rsidR="00BD248F" w:rsidRDefault="003040A7">
      <w:pPr>
        <w:pStyle w:val="Heading1"/>
        <w:spacing w:before="300" w:after="140"/>
      </w:pPr>
      <w:r>
        <w:rPr>
          <w:b/>
          <w:sz w:val="26"/>
        </w:rPr>
        <w:t>References</w:t>
      </w:r>
    </w:p>
    <w:p w14:paraId="18DFE9A4" w14:textId="77777777" w:rsidR="00BD248F" w:rsidRDefault="003040A7">
      <w:pPr>
        <w:spacing w:after="100" w:line="276" w:lineRule="auto"/>
      </w:pPr>
      <w:r>
        <w:t>England, J.F., Jr., Cohn, T.A., Faber, B.A., Stedinger, J.R., Thomas, W.O., Jr., Veilleux, A.G., Kiang, J.E., and Mason, R.R., Jr., 2019, Guidelines for determining flood flow frequency - Bulletin 17C (ver. 1.1): U.S. Geological Survey Techniques and Methods, book 4, chap. B5, 148 p.</w:t>
      </w:r>
    </w:p>
    <w:p w14:paraId="611307DA" w14:textId="77777777" w:rsidR="00BD248F" w:rsidRDefault="003040A7">
      <w:pPr>
        <w:spacing w:after="100" w:line="276" w:lineRule="auto"/>
      </w:pPr>
      <w:r>
        <w:t>Lind, G.D., Lamontagne, J.R., and Stonewall, A.J., 2020, Development of regional skew coefficients for selected flood durations in the Columbia River Basin, northwestern United States and British Columbia, Canada (ver. 1.1, October 2020): U.S. Geological Survey Scientific Investigations Report 2020-5073, 48 p.</w:t>
      </w:r>
    </w:p>
    <w:p w14:paraId="322116C7" w14:textId="77777777" w:rsidR="00BD248F" w:rsidRDefault="003040A7">
      <w:pPr>
        <w:spacing w:after="100" w:line="276" w:lineRule="auto"/>
      </w:pPr>
      <w:r>
        <w:t>Mastin, M.C., Konrad, C.P., Veilleux, A.G., and Tecca, A.E., 2016, Magnitude, frequency, and trends of floods at gaged and ungaged sites in Washington, based on data through water year 2014 (ver. 1.2, November 2017): U.S. Geological Survey Scientific Investigations Report 2016-5118, 70 p.</w:t>
      </w:r>
    </w:p>
    <w:p w14:paraId="3A73AF4D" w14:textId="77777777" w:rsidR="00BD248F" w:rsidRDefault="003040A7">
      <w:pPr>
        <w:spacing w:after="100" w:line="276" w:lineRule="auto"/>
      </w:pPr>
      <w:r>
        <w:t>U.S. Army Corps of Engineers, 2025, Risk Assessment for Flood Risk Management Studies, EM 1110-2-1619, 29 September 2025.</w:t>
      </w:r>
    </w:p>
    <w:p w14:paraId="0319031B" w14:textId="77777777" w:rsidR="00BD248F" w:rsidRDefault="003040A7">
      <w:pPr>
        <w:spacing w:after="100" w:line="276" w:lineRule="auto"/>
      </w:pPr>
      <w:r>
        <w:t>U.S. Army Corps of Engineers, Portland District, 2009, Cowlitz River Hydrology Restudy.</w:t>
      </w:r>
    </w:p>
    <w:p w14:paraId="7198C606" w14:textId="77777777" w:rsidR="00BD248F" w:rsidRDefault="003040A7">
      <w:pPr>
        <w:spacing w:after="100" w:line="276" w:lineRule="auto"/>
      </w:pPr>
      <w:r>
        <w:t>U.S. Army Corps of Engineers, 2014, Water Control Manual, Mossyrock Project, Cowlitz River, Washington.</w:t>
      </w:r>
    </w:p>
    <w:p w14:paraId="0CF1BC43" w14:textId="77777777" w:rsidR="00BD248F" w:rsidRDefault="003040A7">
      <w:pPr>
        <w:spacing w:after="100" w:line="276" w:lineRule="auto"/>
      </w:pPr>
      <w:r>
        <w:t>U.S. Army Corps of Engineers, Hydrologic Engineering Center, HEC-ResSim Reservoir System Simulation, and HEC-SSP Statistical Software Package.</w:t>
      </w:r>
    </w:p>
    <w:p w14:paraId="30D005EC" w14:textId="77777777" w:rsidR="00BD248F" w:rsidRDefault="003040A7">
      <w:pPr>
        <w:spacing w:after="100" w:line="276" w:lineRule="auto"/>
      </w:pPr>
      <w:r>
        <w:lastRenderedPageBreak/>
        <w:t>U.S. Geological Survey, National Water Information System: streamflow and peak-flow records for station 14243000, Cowlitz River at Castle Rock, Washington.</w:t>
      </w:r>
    </w:p>
    <w:sectPr w:rsidR="00BD248F">
      <w:footerReference w:type="default" r:id="rId32"/>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6" w:author="Cahill, Ryan J CIV USARMY CENWP (USA)" w:date="2026-08-28T09:37:00Z" w:initials="RC">
    <w:p w14:paraId="79017C51" w14:textId="77777777" w:rsidR="00DE5D21" w:rsidRDefault="00DE5D21" w:rsidP="00DE5D21">
      <w:pPr>
        <w:pStyle w:val="CommentText"/>
      </w:pPr>
      <w:r>
        <w:rPr>
          <w:rStyle w:val="CommentReference"/>
        </w:rPr>
        <w:annotationRef/>
      </w:r>
      <w:r>
        <w:t xml:space="preserve">I wouldn’t put a model in a table about data. Though you could theoretically see it this way, models are not usually seen as data. </w:t>
      </w:r>
    </w:p>
  </w:comment>
  <w:comment w:id="165" w:author="Cahill, Ryan J CIV USARMY CENWP (USA)" w:date="2026-08-28T10:59:00Z" w:initials="RC">
    <w:p w14:paraId="2F1F5ACF" w14:textId="77777777" w:rsidR="00F716B6" w:rsidRDefault="00F716B6" w:rsidP="00F716B6">
      <w:pPr>
        <w:pStyle w:val="CommentText"/>
      </w:pPr>
      <w:r>
        <w:rPr>
          <w:rStyle w:val="CommentReference"/>
        </w:rPr>
        <w:annotationRef/>
      </w:r>
      <w:r>
        <w:t>Customary to put the data points on here as well as the lines. I know it’s in the appendix, but still nice to show them here all in one place.</w:t>
      </w:r>
    </w:p>
  </w:comment>
  <w:comment w:id="166" w:author="Cahill, Ryan J CIV USARMY CENWP (USA)" w:date="2026-08-28T13:53:00Z" w:initials="RC">
    <w:p w14:paraId="5928EC71" w14:textId="22D1B342" w:rsidR="00994B22" w:rsidRDefault="006A1871" w:rsidP="00994B22">
      <w:pPr>
        <w:pStyle w:val="CommentText"/>
      </w:pPr>
      <w:r>
        <w:rPr>
          <w:rStyle w:val="CommentReference"/>
        </w:rPr>
        <w:annotationRef/>
      </w:r>
      <w:r w:rsidR="00994B22">
        <w:t>At some point in this section you should note how much flood storage is authorized at Mossyrock</w:t>
      </w:r>
    </w:p>
  </w:comment>
  <w:comment w:id="194" w:author="Cahill, Ryan J CIV USARMY CENWP (USA)" w:date="2026-08-28T10:21:00Z" w:initials="RC">
    <w:p w14:paraId="0D4B7A6E" w14:textId="77777777" w:rsidR="00B64E81" w:rsidRDefault="00B64E81" w:rsidP="00B64E81">
      <w:pPr>
        <w:pStyle w:val="CommentText"/>
      </w:pPr>
      <w:r>
        <w:rPr>
          <w:rStyle w:val="CommentReference"/>
        </w:rPr>
        <w:annotationRef/>
      </w:r>
      <w:r>
        <w:t>Not sure what this means.</w:t>
      </w:r>
    </w:p>
  </w:comment>
  <w:comment w:id="213" w:author="Cahill, Ryan J CIV USARMY CENWP (USA)" w:date="2026-08-28T10:27:00Z" w:initials="RC">
    <w:p w14:paraId="1B2C7F73" w14:textId="77777777" w:rsidR="007427E1" w:rsidRDefault="007427E1" w:rsidP="007427E1">
      <w:pPr>
        <w:pStyle w:val="CommentText"/>
      </w:pPr>
      <w:r>
        <w:rPr>
          <w:rStyle w:val="CommentReference"/>
        </w:rPr>
        <w:annotationRef/>
      </w:r>
      <w:r>
        <w:t>Not sure what “annenuation ratios” is, recommend deleting.</w:t>
      </w:r>
    </w:p>
  </w:comment>
  <w:comment w:id="214" w:author="Cahill, Ryan J CIV USARMY CENWP (USA)" w:date="2026-08-28T10:25:00Z" w:initials="RC">
    <w:p w14:paraId="5D352D45" w14:textId="77777777" w:rsidR="009F7370" w:rsidRDefault="009F7370" w:rsidP="009F7370">
      <w:pPr>
        <w:pStyle w:val="CommentText"/>
      </w:pPr>
      <w:r>
        <w:rPr>
          <w:rStyle w:val="CommentReference"/>
        </w:rPr>
        <w:annotationRef/>
      </w:r>
      <w:r>
        <w:t xml:space="preserve">Not legible, you could put one here in the main text and then have an appendix with full-page plots for all the others. Showing all 12 is nice, though, to communicate that we looked at lots of shapes/sizes. Maybe one plot that has all 12 spaghetti’d on top of each other (no scaling, just observed), and then one plot that shows the scalings for one of the synthetics, then the rest in an appendix. </w:t>
      </w:r>
    </w:p>
  </w:comment>
  <w:comment w:id="218" w:author="Cahill, Ryan J CIV USARMY CENWP (USA)" w:date="2026-08-28T10:31:00Z" w:initials="RC">
    <w:p w14:paraId="157C9121" w14:textId="77777777" w:rsidR="00294ED3" w:rsidRDefault="004049F5" w:rsidP="00294ED3">
      <w:pPr>
        <w:pStyle w:val="CommentText"/>
      </w:pPr>
      <w:r>
        <w:rPr>
          <w:rStyle w:val="CommentReference"/>
        </w:rPr>
        <w:annotationRef/>
      </w:r>
      <w:r w:rsidR="00294ED3">
        <w:t>Needs to show converging to 1:1, could extend the x-axis a bit. Recommend just showing one plot that combines this one and the next instead of having 2.</w:t>
      </w:r>
    </w:p>
    <w:p w14:paraId="66D85456" w14:textId="77777777" w:rsidR="00294ED3" w:rsidRDefault="00294ED3" w:rsidP="00294ED3">
      <w:pPr>
        <w:pStyle w:val="CommentText"/>
      </w:pPr>
    </w:p>
    <w:p w14:paraId="14284DAC" w14:textId="77777777" w:rsidR="00294ED3" w:rsidRDefault="00294ED3" w:rsidP="00294ED3">
      <w:pPr>
        <w:pStyle w:val="CommentText"/>
      </w:pPr>
      <w:r>
        <w:t>Uncertainty bounds should be shown and discussed how they were drawn.</w:t>
      </w:r>
    </w:p>
    <w:p w14:paraId="69387E92" w14:textId="77777777" w:rsidR="00294ED3" w:rsidRDefault="00294ED3" w:rsidP="00294ED3">
      <w:pPr>
        <w:pStyle w:val="CommentText"/>
      </w:pPr>
    </w:p>
    <w:p w14:paraId="375CA4FF" w14:textId="77777777" w:rsidR="00294ED3" w:rsidRDefault="00294ED3" w:rsidP="00294ED3">
      <w:pPr>
        <w:pStyle w:val="CommentText"/>
      </w:pPr>
      <w:r>
        <w:t>Remove the purple diamonds, since they weren’t used</w:t>
      </w:r>
    </w:p>
    <w:p w14:paraId="78328B12" w14:textId="77777777" w:rsidR="00294ED3" w:rsidRDefault="00294ED3" w:rsidP="00294ED3">
      <w:pPr>
        <w:pStyle w:val="CommentText"/>
      </w:pPr>
    </w:p>
    <w:p w14:paraId="460E39D5" w14:textId="77777777" w:rsidR="00294ED3" w:rsidRDefault="00294ED3" w:rsidP="00294ED3">
      <w:pPr>
        <w:pStyle w:val="CommentText"/>
      </w:pPr>
      <w:r>
        <w:t>Some of the text labels overlap each other</w:t>
      </w:r>
    </w:p>
    <w:p w14:paraId="2ACD89CE" w14:textId="77777777" w:rsidR="00294ED3" w:rsidRDefault="00294ED3" w:rsidP="00294ED3">
      <w:pPr>
        <w:pStyle w:val="CommentText"/>
      </w:pPr>
    </w:p>
    <w:p w14:paraId="7E198C67" w14:textId="77777777" w:rsidR="00294ED3" w:rsidRDefault="00294ED3" w:rsidP="00294ED3">
      <w:pPr>
        <w:pStyle w:val="CommentText"/>
      </w:pPr>
      <w:r>
        <w:t>Says “centre” instead of “center” in the legend, and LOESS acronym has not been defined</w:t>
      </w:r>
    </w:p>
  </w:comment>
  <w:comment w:id="219" w:author="Cahill, Ryan J CIV USARMY CENWP (USA)" w:date="2026-08-28T10:35:00Z" w:initials="RC">
    <w:p w14:paraId="714BAF7B" w14:textId="77777777" w:rsidR="00294ED3" w:rsidRDefault="00E33D58" w:rsidP="00294ED3">
      <w:pPr>
        <w:pStyle w:val="CommentText"/>
      </w:pPr>
      <w:r>
        <w:rPr>
          <w:rStyle w:val="CommentReference"/>
        </w:rPr>
        <w:annotationRef/>
      </w:r>
    </w:p>
    <w:p w14:paraId="70B94CFE" w14:textId="77777777" w:rsidR="00294ED3" w:rsidRDefault="00294ED3" w:rsidP="00294ED3">
      <w:pPr>
        <w:pStyle w:val="CommentText"/>
      </w:pPr>
      <w:r>
        <w:t>This should all be on one plot</w:t>
      </w:r>
    </w:p>
  </w:comment>
  <w:comment w:id="220" w:author="Cahill, Ryan J CIV USARMY CENWP (USA)" w:date="2026-08-28T10:37:00Z" w:initials="RC">
    <w:p w14:paraId="30FDED74" w14:textId="017CA208" w:rsidR="0098724A" w:rsidRDefault="00E33D58" w:rsidP="0098724A">
      <w:pPr>
        <w:pStyle w:val="CommentText"/>
      </w:pPr>
      <w:r>
        <w:rPr>
          <w:rStyle w:val="CommentReference"/>
        </w:rPr>
        <w:annotationRef/>
      </w:r>
      <w:r w:rsidR="0098724A">
        <w:t>Cut the figure at 0.1% AEP</w:t>
      </w:r>
    </w:p>
    <w:p w14:paraId="188B549C" w14:textId="77777777" w:rsidR="0098724A" w:rsidRDefault="0098724A" w:rsidP="0098724A">
      <w:pPr>
        <w:pStyle w:val="CommentText"/>
      </w:pPr>
    </w:p>
    <w:p w14:paraId="19870933" w14:textId="77777777" w:rsidR="0098724A" w:rsidRDefault="0098724A" w:rsidP="0098724A">
      <w:pPr>
        <w:pStyle w:val="CommentText"/>
      </w:pPr>
      <w:r>
        <w:t>Add the actual adjusted regulated peak record as points, using median plotting positions</w:t>
      </w:r>
    </w:p>
  </w:comment>
  <w:comment w:id="228" w:author="Cahill, Ryan J CIV USARMY CENWP (USA)" w:date="2026-08-28T10:45:00Z" w:initials="RC">
    <w:p w14:paraId="5077A53B" w14:textId="1FDC837F" w:rsidR="00115833" w:rsidRDefault="00115833" w:rsidP="00115833">
      <w:pPr>
        <w:pStyle w:val="CommentText"/>
      </w:pPr>
      <w:r>
        <w:rPr>
          <w:rStyle w:val="CommentReference"/>
        </w:rPr>
        <w:annotationRef/>
      </w:r>
      <w:r>
        <w:t>Equation display needs to be cleaned up, use variables and then variable definitions below the equation. Use the formula editor to get the square root to look right.</w:t>
      </w:r>
    </w:p>
  </w:comment>
  <w:comment w:id="229" w:author="Cahill, Ryan J CIV USARMY CENWP (USA)" w:date="2026-08-28T10:47:00Z" w:initials="RC">
    <w:p w14:paraId="3664A32C" w14:textId="77777777" w:rsidR="00115833" w:rsidRDefault="00115833" w:rsidP="00115833">
      <w:pPr>
        <w:pStyle w:val="CommentText"/>
      </w:pPr>
      <w:r>
        <w:rPr>
          <w:rStyle w:val="CommentReference"/>
        </w:rPr>
        <w:annotationRef/>
      </w:r>
      <w:r>
        <w:t xml:space="preserve">From the plot, it looks like the regulated upper uncertainty never touches the unregulated upper uncertainty, so not sure this discussion really applies. </w:t>
      </w:r>
    </w:p>
  </w:comment>
  <w:comment w:id="230" w:author="Cahill, Ryan J CIV USARMY CENWP (USA)" w:date="2026-08-28T11:07:00Z" w:initials="RC">
    <w:p w14:paraId="4B95CDC7" w14:textId="77777777" w:rsidR="009637D3" w:rsidRDefault="0098724A" w:rsidP="009637D3">
      <w:pPr>
        <w:pStyle w:val="CommentText"/>
      </w:pPr>
      <w:r>
        <w:rPr>
          <w:rStyle w:val="CommentReference"/>
        </w:rPr>
        <w:annotationRef/>
      </w:r>
      <w:r w:rsidR="009637D3">
        <w:t>Cut at .99 instead of 0.999</w:t>
      </w:r>
    </w:p>
    <w:p w14:paraId="4D0437B7" w14:textId="77777777" w:rsidR="009637D3" w:rsidRDefault="009637D3" w:rsidP="009637D3">
      <w:pPr>
        <w:pStyle w:val="CommentText"/>
      </w:pPr>
    </w:p>
    <w:p w14:paraId="152B3479" w14:textId="77777777" w:rsidR="009637D3" w:rsidRDefault="009637D3" w:rsidP="009637D3">
      <w:pPr>
        <w:pStyle w:val="CommentText"/>
      </w:pPr>
      <w:r>
        <w:t>Don’t usually display return periods below 2-year</w:t>
      </w:r>
    </w:p>
  </w:comment>
  <w:comment w:id="232" w:author="Cahill, Ryan J CIV USARMY CENWP (USA)" w:date="2026-08-28T11:07:00Z" w:initials="RC">
    <w:p w14:paraId="658149C5" w14:textId="10146375" w:rsidR="009637D3" w:rsidRDefault="009637D3" w:rsidP="009637D3">
      <w:pPr>
        <w:pStyle w:val="CommentText"/>
      </w:pPr>
      <w:r>
        <w:rPr>
          <w:rStyle w:val="CommentReference"/>
        </w:rPr>
        <w:annotationRef/>
      </w:r>
      <w:r>
        <w:t>Cut at 0.99 instead of .999</w:t>
      </w:r>
    </w:p>
  </w:comment>
  <w:comment w:id="234" w:author="Cahill, Ryan J CIV USARMY CENWP (USA)" w:date="2026-08-28T11:09:00Z" w:initials="RC">
    <w:p w14:paraId="4DA91F07" w14:textId="77777777" w:rsidR="009637D3" w:rsidRDefault="009637D3" w:rsidP="009637D3">
      <w:pPr>
        <w:pStyle w:val="CommentText"/>
      </w:pPr>
      <w:r>
        <w:rPr>
          <w:rStyle w:val="CommentReference"/>
        </w:rPr>
        <w:annotationRef/>
      </w:r>
      <w:r>
        <w:t>Seems a little overkill, it’s pretty obvious from the previous figure. Recommend deleting.</w:t>
      </w:r>
    </w:p>
  </w:comment>
  <w:comment w:id="239" w:author="Cahill, Ryan J CIV USARMY CENWP (USA)" w:date="2026-08-28T11:11:00Z" w:initials="RC">
    <w:p w14:paraId="3FFD6E79" w14:textId="77777777" w:rsidR="009637D3" w:rsidRDefault="009637D3" w:rsidP="009637D3">
      <w:pPr>
        <w:pStyle w:val="CommentText"/>
      </w:pPr>
      <w:r>
        <w:rPr>
          <w:rStyle w:val="CommentReference"/>
        </w:rPr>
        <w:annotationRef/>
      </w:r>
      <w:r>
        <w:t>Feels out of place in this section, some good info here, but it is better in section 5.3</w:t>
      </w:r>
    </w:p>
  </w:comment>
  <w:comment w:id="243" w:author="Cahill, Ryan J CIV USARMY CENWP (USA)" w:date="2026-08-28T11:12:00Z" w:initials="RC">
    <w:p w14:paraId="0EEE6A79" w14:textId="77777777" w:rsidR="00310A7F" w:rsidRDefault="009637D3" w:rsidP="00310A7F">
      <w:pPr>
        <w:pStyle w:val="CommentText"/>
      </w:pPr>
      <w:r>
        <w:rPr>
          <w:rStyle w:val="CommentReference"/>
        </w:rPr>
        <w:annotationRef/>
      </w:r>
      <w:r w:rsidR="00310A7F">
        <w:t>Numbering goes from 6 to 8. Consider flipping Section 8 and 6 so that you can show the comparison of the curve downstream of Coweeman with the 2009 study.</w:t>
      </w:r>
    </w:p>
  </w:comment>
  <w:comment w:id="244" w:author="Cahill, Ryan J CIV USARMY CENWP (USA)" w:date="2026-08-28T11:14:00Z" w:initials="RC">
    <w:p w14:paraId="23B7A47B" w14:textId="7E439EE9" w:rsidR="00BD5AD0" w:rsidRDefault="00BD5AD0" w:rsidP="00BD5AD0">
      <w:pPr>
        <w:pStyle w:val="CommentText"/>
      </w:pPr>
      <w:r>
        <w:rPr>
          <w:rStyle w:val="CommentReference"/>
        </w:rPr>
        <w:annotationRef/>
      </w:r>
      <w:r>
        <w:t>This paragraph says pretty much the same thing as the first paragraph in Section 8.1</w:t>
      </w:r>
    </w:p>
  </w:comment>
  <w:comment w:id="252" w:author="Cahill, Ryan J CIV USARMY CENWP (USA)" w:date="2026-08-28T11:26:00Z" w:initials="RC">
    <w:p w14:paraId="65495971" w14:textId="77777777" w:rsidR="00BF01F5" w:rsidRDefault="00BF01F5" w:rsidP="00BF01F5">
      <w:pPr>
        <w:pStyle w:val="CommentText"/>
      </w:pPr>
      <w:r>
        <w:rPr>
          <w:rStyle w:val="CommentReference"/>
        </w:rPr>
        <w:annotationRef/>
      </w:r>
      <w:r>
        <w:t>Too much detail</w:t>
      </w:r>
    </w:p>
  </w:comment>
  <w:comment w:id="254" w:author="Cahill, Ryan J CIV USARMY CENWP (USA)" w:date="2026-08-28T11:27:00Z" w:initials="RC">
    <w:p w14:paraId="5D7CF001" w14:textId="77777777" w:rsidR="00BF01F5" w:rsidRDefault="00BF01F5" w:rsidP="00BF01F5">
      <w:pPr>
        <w:pStyle w:val="CommentText"/>
      </w:pPr>
      <w:r>
        <w:rPr>
          <w:rStyle w:val="CommentReference"/>
        </w:rPr>
        <w:annotationRef/>
      </w:r>
      <w:r>
        <w:t>Can keep the upper plot that shows all 4, though I would reduce it down to just show the 4 curves with no uncertainty, and the x and y-axes should be fixed to be more consistent with other plots.  The bottom pane seems unnecessary.</w:t>
      </w:r>
    </w:p>
  </w:comment>
  <w:comment w:id="255" w:author="Cahill, Ryan J CIV USARMY CENWP (USA)" w:date="2026-08-28T11:29:00Z" w:initials="RC">
    <w:p w14:paraId="1325D2C6" w14:textId="77777777" w:rsidR="00BF01F5" w:rsidRDefault="00BF01F5" w:rsidP="00BF01F5">
      <w:pPr>
        <w:pStyle w:val="CommentText"/>
      </w:pPr>
      <w:r>
        <w:rPr>
          <w:rStyle w:val="CommentReference"/>
        </w:rPr>
        <w:annotationRef/>
      </w:r>
      <w:r>
        <w:t>Recommend deleting these 4 plots, the tables are sufficient.</w:t>
      </w:r>
    </w:p>
  </w:comment>
  <w:comment w:id="259" w:author="Cahill, Ryan J CIV USARMY CENWP (USA)" w:date="2026-08-28T11:36:00Z" w:initials="RC">
    <w:p w14:paraId="4F38CA87" w14:textId="77777777" w:rsidR="000E5C65" w:rsidRDefault="000E5C65" w:rsidP="000E5C65">
      <w:pPr>
        <w:pStyle w:val="CommentText"/>
      </w:pPr>
      <w:r>
        <w:rPr>
          <w:rStyle w:val="CommentReference"/>
        </w:rPr>
        <w:annotationRef/>
      </w:r>
      <w:r>
        <w:t>I don’t know what this appendix is. It doesn’t match the Castle Rock curve in Appendix F and Appendix E is not referenced anywhere in the report. Recommend deleting.</w:t>
      </w:r>
    </w:p>
  </w:comment>
  <w:comment w:id="261" w:author="Cahill, Ryan J CIV USARMY CENWP (USA)" w:date="2026-08-28T11:48:00Z" w:initials="RC">
    <w:p w14:paraId="6D8E27B0" w14:textId="77777777" w:rsidR="00BD6515" w:rsidRDefault="00C93D35" w:rsidP="00BD6515">
      <w:pPr>
        <w:pStyle w:val="CommentText"/>
      </w:pPr>
      <w:r>
        <w:rPr>
          <w:rStyle w:val="CommentReference"/>
        </w:rPr>
        <w:annotationRef/>
      </w:r>
      <w:r w:rsidR="00BD6515">
        <w:t>It’s actually the 5%/95% confidence limits (aka a 90% interval)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017C51" w15:done="0"/>
  <w15:commentEx w15:paraId="2F1F5ACF" w15:done="0"/>
  <w15:commentEx w15:paraId="5928EC71" w15:done="0"/>
  <w15:commentEx w15:paraId="0D4B7A6E" w15:done="0"/>
  <w15:commentEx w15:paraId="1B2C7F73" w15:done="0"/>
  <w15:commentEx w15:paraId="5D352D45" w15:done="0"/>
  <w15:commentEx w15:paraId="7E198C67" w15:done="0"/>
  <w15:commentEx w15:paraId="70B94CFE" w15:done="0"/>
  <w15:commentEx w15:paraId="19870933" w15:done="0"/>
  <w15:commentEx w15:paraId="5077A53B" w15:done="0"/>
  <w15:commentEx w15:paraId="3664A32C" w15:done="0"/>
  <w15:commentEx w15:paraId="152B3479" w15:done="0"/>
  <w15:commentEx w15:paraId="658149C5" w15:done="0"/>
  <w15:commentEx w15:paraId="4DA91F07" w15:done="0"/>
  <w15:commentEx w15:paraId="3FFD6E79" w15:done="0"/>
  <w15:commentEx w15:paraId="0EEE6A79" w15:done="0"/>
  <w15:commentEx w15:paraId="23B7A47B" w15:done="0"/>
  <w15:commentEx w15:paraId="65495971" w15:done="0"/>
  <w15:commentEx w15:paraId="5D7CF001" w15:done="0"/>
  <w15:commentEx w15:paraId="1325D2C6" w15:done="0"/>
  <w15:commentEx w15:paraId="4F38CA87" w15:done="0"/>
  <w15:commentEx w15:paraId="6D8E27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5EED0F" w16cex:dateUtc="2026-08-28T16:37:00Z"/>
  <w16cex:commentExtensible w16cex:durableId="531A6915" w16cex:dateUtc="2026-08-28T17:59:00Z"/>
  <w16cex:commentExtensible w16cex:durableId="6B607516" w16cex:dateUtc="2026-08-28T20:53:00Z"/>
  <w16cex:commentExtensible w16cex:durableId="3A1BFB0C" w16cex:dateUtc="2026-08-28T17:21:00Z"/>
  <w16cex:commentExtensible w16cex:durableId="5CB22A40" w16cex:dateUtc="2026-08-28T17:27:00Z"/>
  <w16cex:commentExtensible w16cex:durableId="59C6F389" w16cex:dateUtc="2026-08-28T17:25:00Z"/>
  <w16cex:commentExtensible w16cex:durableId="6548486D" w16cex:dateUtc="2026-08-28T17:31:00Z"/>
  <w16cex:commentExtensible w16cex:durableId="02B1F2F6" w16cex:dateUtc="2026-08-28T17:35:00Z"/>
  <w16cex:commentExtensible w16cex:durableId="34E7FC99" w16cex:dateUtc="2026-08-28T17:37:00Z"/>
  <w16cex:commentExtensible w16cex:durableId="29827D85" w16cex:dateUtc="2026-08-28T17:45:00Z"/>
  <w16cex:commentExtensible w16cex:durableId="1C1F584B" w16cex:dateUtc="2026-08-28T17:47:00Z"/>
  <w16cex:commentExtensible w16cex:durableId="5F109622" w16cex:dateUtc="2026-08-28T18:07:00Z"/>
  <w16cex:commentExtensible w16cex:durableId="1714ACB2" w16cex:dateUtc="2026-08-28T18:07:00Z"/>
  <w16cex:commentExtensible w16cex:durableId="2E28DE08" w16cex:dateUtc="2026-08-28T18:09:00Z"/>
  <w16cex:commentExtensible w16cex:durableId="40955F41" w16cex:dateUtc="2026-08-28T18:11:00Z"/>
  <w16cex:commentExtensible w16cex:durableId="0399CDB1" w16cex:dateUtc="2026-08-28T18:12:00Z"/>
  <w16cex:commentExtensible w16cex:durableId="781B5D0E" w16cex:dateUtc="2026-08-28T18:14:00Z"/>
  <w16cex:commentExtensible w16cex:durableId="2FAD0262" w16cex:dateUtc="2026-08-28T18:26:00Z"/>
  <w16cex:commentExtensible w16cex:durableId="1D28A5B7" w16cex:dateUtc="2026-08-28T18:27:00Z"/>
  <w16cex:commentExtensible w16cex:durableId="040438A9" w16cex:dateUtc="2026-08-28T18:29:00Z"/>
  <w16cex:commentExtensible w16cex:durableId="756B2553" w16cex:dateUtc="2026-08-28T18:36:00Z"/>
  <w16cex:commentExtensible w16cex:durableId="0A39C38B" w16cex:dateUtc="2026-08-28T18: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017C51" w16cid:durableId="565EED0F"/>
  <w16cid:commentId w16cid:paraId="2F1F5ACF" w16cid:durableId="531A6915"/>
  <w16cid:commentId w16cid:paraId="5928EC71" w16cid:durableId="6B607516"/>
  <w16cid:commentId w16cid:paraId="0D4B7A6E" w16cid:durableId="3A1BFB0C"/>
  <w16cid:commentId w16cid:paraId="1B2C7F73" w16cid:durableId="5CB22A40"/>
  <w16cid:commentId w16cid:paraId="5D352D45" w16cid:durableId="59C6F389"/>
  <w16cid:commentId w16cid:paraId="7E198C67" w16cid:durableId="6548486D"/>
  <w16cid:commentId w16cid:paraId="70B94CFE" w16cid:durableId="02B1F2F6"/>
  <w16cid:commentId w16cid:paraId="19870933" w16cid:durableId="34E7FC99"/>
  <w16cid:commentId w16cid:paraId="5077A53B" w16cid:durableId="29827D85"/>
  <w16cid:commentId w16cid:paraId="3664A32C" w16cid:durableId="1C1F584B"/>
  <w16cid:commentId w16cid:paraId="152B3479" w16cid:durableId="5F109622"/>
  <w16cid:commentId w16cid:paraId="658149C5" w16cid:durableId="1714ACB2"/>
  <w16cid:commentId w16cid:paraId="4DA91F07" w16cid:durableId="2E28DE08"/>
  <w16cid:commentId w16cid:paraId="3FFD6E79" w16cid:durableId="40955F41"/>
  <w16cid:commentId w16cid:paraId="0EEE6A79" w16cid:durableId="0399CDB1"/>
  <w16cid:commentId w16cid:paraId="23B7A47B" w16cid:durableId="781B5D0E"/>
  <w16cid:commentId w16cid:paraId="65495971" w16cid:durableId="2FAD0262"/>
  <w16cid:commentId w16cid:paraId="5D7CF001" w16cid:durableId="1D28A5B7"/>
  <w16cid:commentId w16cid:paraId="1325D2C6" w16cid:durableId="040438A9"/>
  <w16cid:commentId w16cid:paraId="4F38CA87" w16cid:durableId="756B2553"/>
  <w16cid:commentId w16cid:paraId="6D8E27B0" w16cid:durableId="0A39C3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63186" w14:textId="77777777" w:rsidR="00B42DCD" w:rsidRDefault="00B42DCD">
      <w:r>
        <w:separator/>
      </w:r>
    </w:p>
  </w:endnote>
  <w:endnote w:type="continuationSeparator" w:id="0">
    <w:p w14:paraId="20457E24" w14:textId="77777777" w:rsidR="00B42DCD" w:rsidRDefault="00B42D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8CB89" w14:textId="77777777" w:rsidR="008D5B66" w:rsidRDefault="003040A7">
    <w:pPr>
      <w:jc w:val="center"/>
    </w:pPr>
    <w:r>
      <w:rPr>
        <w:sz w:val="18"/>
        <w:szCs w:val="18"/>
      </w:rPr>
      <w:fldChar w:fldCharType="begin"/>
    </w:r>
    <w:r>
      <w:rPr>
        <w:sz w:val="18"/>
        <w:szCs w:val="18"/>
      </w:rPr>
      <w:instrText>PAGE</w:instrText>
    </w:r>
    <w:r>
      <w:rPr>
        <w:sz w:val="18"/>
        <w:szCs w:val="18"/>
      </w:rPr>
      <w:fldChar w:fldCharType="separate"/>
    </w:r>
    <w:r w:rsidR="00152EB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16784" w14:textId="77777777" w:rsidR="00B42DCD" w:rsidRDefault="00B42DCD">
      <w:r>
        <w:separator/>
      </w:r>
    </w:p>
  </w:footnote>
  <w:footnote w:type="continuationSeparator" w:id="0">
    <w:p w14:paraId="1EB0C4EE" w14:textId="77777777" w:rsidR="00B42DCD" w:rsidRDefault="00B42D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8717C2"/>
    <w:multiLevelType w:val="hybridMultilevel"/>
    <w:tmpl w:val="64964342"/>
    <w:lvl w:ilvl="0" w:tplc="BCBCF776">
      <w:start w:val="1"/>
      <w:numFmt w:val="bullet"/>
      <w:lvlText w:val="●"/>
      <w:lvlJc w:val="left"/>
      <w:pPr>
        <w:ind w:left="720" w:hanging="360"/>
      </w:pPr>
    </w:lvl>
    <w:lvl w:ilvl="1" w:tplc="0420B70C">
      <w:start w:val="1"/>
      <w:numFmt w:val="bullet"/>
      <w:lvlText w:val="○"/>
      <w:lvlJc w:val="left"/>
      <w:pPr>
        <w:ind w:left="1440" w:hanging="360"/>
      </w:pPr>
    </w:lvl>
    <w:lvl w:ilvl="2" w:tplc="F1389798">
      <w:start w:val="1"/>
      <w:numFmt w:val="bullet"/>
      <w:lvlText w:val="■"/>
      <w:lvlJc w:val="left"/>
      <w:pPr>
        <w:ind w:left="2160" w:hanging="360"/>
      </w:pPr>
    </w:lvl>
    <w:lvl w:ilvl="3" w:tplc="36DAB4E2">
      <w:start w:val="1"/>
      <w:numFmt w:val="bullet"/>
      <w:lvlText w:val="●"/>
      <w:lvlJc w:val="left"/>
      <w:pPr>
        <w:ind w:left="2880" w:hanging="360"/>
      </w:pPr>
    </w:lvl>
    <w:lvl w:ilvl="4" w:tplc="BA7CB4FA">
      <w:start w:val="1"/>
      <w:numFmt w:val="bullet"/>
      <w:lvlText w:val="○"/>
      <w:lvlJc w:val="left"/>
      <w:pPr>
        <w:ind w:left="3600" w:hanging="360"/>
      </w:pPr>
    </w:lvl>
    <w:lvl w:ilvl="5" w:tplc="60EC9DF0">
      <w:start w:val="1"/>
      <w:numFmt w:val="bullet"/>
      <w:lvlText w:val="■"/>
      <w:lvlJc w:val="left"/>
      <w:pPr>
        <w:ind w:left="4320" w:hanging="360"/>
      </w:pPr>
    </w:lvl>
    <w:lvl w:ilvl="6" w:tplc="80FCACF2">
      <w:start w:val="1"/>
      <w:numFmt w:val="bullet"/>
      <w:lvlText w:val="●"/>
      <w:lvlJc w:val="left"/>
      <w:pPr>
        <w:ind w:left="5040" w:hanging="360"/>
      </w:pPr>
    </w:lvl>
    <w:lvl w:ilvl="7" w:tplc="669AAA1E">
      <w:start w:val="1"/>
      <w:numFmt w:val="bullet"/>
      <w:lvlText w:val="●"/>
      <w:lvlJc w:val="left"/>
      <w:pPr>
        <w:ind w:left="5760" w:hanging="360"/>
      </w:pPr>
    </w:lvl>
    <w:lvl w:ilvl="8" w:tplc="E61668F0">
      <w:start w:val="1"/>
      <w:numFmt w:val="bullet"/>
      <w:lvlText w:val="●"/>
      <w:lvlJc w:val="left"/>
      <w:pPr>
        <w:ind w:left="6480" w:hanging="360"/>
      </w:pPr>
    </w:lvl>
  </w:abstractNum>
  <w:num w:numId="1" w16cid:durableId="163741460">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hill, Ryan J CIV USARMY CENWP (USA)">
    <w15:presenceInfo w15:providerId="AD" w15:userId="S::Ryan.J.Cahill@usace.army.mil::55e057d6-bec6-41ee-bf92-73b983cc34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B66"/>
    <w:rsid w:val="00022533"/>
    <w:rsid w:val="00046575"/>
    <w:rsid w:val="00057890"/>
    <w:rsid w:val="00065E42"/>
    <w:rsid w:val="00097A49"/>
    <w:rsid w:val="000A0CAD"/>
    <w:rsid w:val="000B48DA"/>
    <w:rsid w:val="000C5E74"/>
    <w:rsid w:val="000E0A82"/>
    <w:rsid w:val="000E5C65"/>
    <w:rsid w:val="000E7381"/>
    <w:rsid w:val="000F5E6D"/>
    <w:rsid w:val="000F7537"/>
    <w:rsid w:val="00115833"/>
    <w:rsid w:val="001236BF"/>
    <w:rsid w:val="00145F8B"/>
    <w:rsid w:val="00152EBE"/>
    <w:rsid w:val="00160150"/>
    <w:rsid w:val="0016762F"/>
    <w:rsid w:val="00193A7D"/>
    <w:rsid w:val="001E116C"/>
    <w:rsid w:val="0023231F"/>
    <w:rsid w:val="0025200B"/>
    <w:rsid w:val="00252D56"/>
    <w:rsid w:val="00261F59"/>
    <w:rsid w:val="00272214"/>
    <w:rsid w:val="00281EC2"/>
    <w:rsid w:val="00294ED3"/>
    <w:rsid w:val="002A6656"/>
    <w:rsid w:val="002B6215"/>
    <w:rsid w:val="002D70C5"/>
    <w:rsid w:val="002F0D7E"/>
    <w:rsid w:val="003040A7"/>
    <w:rsid w:val="00310A7F"/>
    <w:rsid w:val="00320981"/>
    <w:rsid w:val="00354506"/>
    <w:rsid w:val="00361827"/>
    <w:rsid w:val="003A3542"/>
    <w:rsid w:val="003C1412"/>
    <w:rsid w:val="003E2A5F"/>
    <w:rsid w:val="004049F5"/>
    <w:rsid w:val="00452AA9"/>
    <w:rsid w:val="00460B43"/>
    <w:rsid w:val="004658B5"/>
    <w:rsid w:val="004D75F7"/>
    <w:rsid w:val="004F539E"/>
    <w:rsid w:val="00513F90"/>
    <w:rsid w:val="005275A6"/>
    <w:rsid w:val="00536E53"/>
    <w:rsid w:val="00543478"/>
    <w:rsid w:val="0055637D"/>
    <w:rsid w:val="00556836"/>
    <w:rsid w:val="00573824"/>
    <w:rsid w:val="005A7557"/>
    <w:rsid w:val="005E07DB"/>
    <w:rsid w:val="006828BE"/>
    <w:rsid w:val="006A1871"/>
    <w:rsid w:val="006C321C"/>
    <w:rsid w:val="006C55F0"/>
    <w:rsid w:val="006E450E"/>
    <w:rsid w:val="0070597C"/>
    <w:rsid w:val="00714CE7"/>
    <w:rsid w:val="007206E5"/>
    <w:rsid w:val="007427E1"/>
    <w:rsid w:val="007441C6"/>
    <w:rsid w:val="00780755"/>
    <w:rsid w:val="00797B5E"/>
    <w:rsid w:val="007A0271"/>
    <w:rsid w:val="007B2D99"/>
    <w:rsid w:val="007E0D84"/>
    <w:rsid w:val="007E567C"/>
    <w:rsid w:val="00806806"/>
    <w:rsid w:val="00813771"/>
    <w:rsid w:val="00826ED7"/>
    <w:rsid w:val="00831C10"/>
    <w:rsid w:val="008470AF"/>
    <w:rsid w:val="00866D5F"/>
    <w:rsid w:val="008804B8"/>
    <w:rsid w:val="008847AD"/>
    <w:rsid w:val="008C3AFB"/>
    <w:rsid w:val="008D5B66"/>
    <w:rsid w:val="008D5E1A"/>
    <w:rsid w:val="00930677"/>
    <w:rsid w:val="009637D3"/>
    <w:rsid w:val="0098724A"/>
    <w:rsid w:val="00987360"/>
    <w:rsid w:val="00994B22"/>
    <w:rsid w:val="009969E7"/>
    <w:rsid w:val="009B15A6"/>
    <w:rsid w:val="009D3F72"/>
    <w:rsid w:val="009F7370"/>
    <w:rsid w:val="00A26A7D"/>
    <w:rsid w:val="00A479DD"/>
    <w:rsid w:val="00A55D12"/>
    <w:rsid w:val="00A61BEF"/>
    <w:rsid w:val="00A67391"/>
    <w:rsid w:val="00A71AD0"/>
    <w:rsid w:val="00A8466F"/>
    <w:rsid w:val="00A86AF1"/>
    <w:rsid w:val="00A929C0"/>
    <w:rsid w:val="00AA7207"/>
    <w:rsid w:val="00B2104A"/>
    <w:rsid w:val="00B42DCD"/>
    <w:rsid w:val="00B64E81"/>
    <w:rsid w:val="00B92F8C"/>
    <w:rsid w:val="00BA6725"/>
    <w:rsid w:val="00BC0123"/>
    <w:rsid w:val="00BD248F"/>
    <w:rsid w:val="00BD5AD0"/>
    <w:rsid w:val="00BD6515"/>
    <w:rsid w:val="00BE4E31"/>
    <w:rsid w:val="00BE67FF"/>
    <w:rsid w:val="00BF01F5"/>
    <w:rsid w:val="00BF68BD"/>
    <w:rsid w:val="00C15AFB"/>
    <w:rsid w:val="00C311EB"/>
    <w:rsid w:val="00C3478A"/>
    <w:rsid w:val="00C60B26"/>
    <w:rsid w:val="00C708DB"/>
    <w:rsid w:val="00C72231"/>
    <w:rsid w:val="00C93D35"/>
    <w:rsid w:val="00CC1D17"/>
    <w:rsid w:val="00CF2FA9"/>
    <w:rsid w:val="00D234F1"/>
    <w:rsid w:val="00D614B5"/>
    <w:rsid w:val="00D9538B"/>
    <w:rsid w:val="00DA0FA6"/>
    <w:rsid w:val="00DA509C"/>
    <w:rsid w:val="00DC1207"/>
    <w:rsid w:val="00DC3574"/>
    <w:rsid w:val="00DE5D21"/>
    <w:rsid w:val="00E33D58"/>
    <w:rsid w:val="00E41509"/>
    <w:rsid w:val="00E429E4"/>
    <w:rsid w:val="00E7339F"/>
    <w:rsid w:val="00E81B9B"/>
    <w:rsid w:val="00E8770F"/>
    <w:rsid w:val="00EB0AFF"/>
    <w:rsid w:val="00EC293D"/>
    <w:rsid w:val="00EE365D"/>
    <w:rsid w:val="00EE5706"/>
    <w:rsid w:val="00F01D5A"/>
    <w:rsid w:val="00F04219"/>
    <w:rsid w:val="00F0644C"/>
    <w:rsid w:val="00F206CD"/>
    <w:rsid w:val="00F41225"/>
    <w:rsid w:val="00F67963"/>
    <w:rsid w:val="00F716B6"/>
    <w:rsid w:val="00FB0098"/>
    <w:rsid w:val="00FB272A"/>
    <w:rsid w:val="00FB3D6B"/>
    <w:rsid w:val="00FD37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EE27D"/>
  <w15:docId w15:val="{76B28087-9C70-42F1-A02E-3A90B6C6A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2B6215"/>
    <w:rPr>
      <w:sz w:val="16"/>
      <w:szCs w:val="16"/>
    </w:rPr>
  </w:style>
  <w:style w:type="paragraph" w:styleId="CommentText">
    <w:name w:val="annotation text"/>
    <w:basedOn w:val="Normal"/>
    <w:link w:val="CommentTextChar"/>
    <w:uiPriority w:val="99"/>
    <w:unhideWhenUsed/>
    <w:rsid w:val="002B6215"/>
    <w:rPr>
      <w:sz w:val="20"/>
      <w:szCs w:val="20"/>
    </w:rPr>
  </w:style>
  <w:style w:type="character" w:customStyle="1" w:styleId="CommentTextChar">
    <w:name w:val="Comment Text Char"/>
    <w:basedOn w:val="DefaultParagraphFont"/>
    <w:link w:val="CommentText"/>
    <w:uiPriority w:val="99"/>
    <w:rsid w:val="002B6215"/>
    <w:rPr>
      <w:sz w:val="20"/>
      <w:szCs w:val="20"/>
    </w:rPr>
  </w:style>
  <w:style w:type="paragraph" w:styleId="CommentSubject">
    <w:name w:val="annotation subject"/>
    <w:basedOn w:val="CommentText"/>
    <w:next w:val="CommentText"/>
    <w:link w:val="CommentSubjectChar"/>
    <w:uiPriority w:val="99"/>
    <w:semiHidden/>
    <w:unhideWhenUsed/>
    <w:rsid w:val="002B6215"/>
    <w:rPr>
      <w:b/>
      <w:bCs/>
    </w:rPr>
  </w:style>
  <w:style w:type="character" w:customStyle="1" w:styleId="CommentSubjectChar">
    <w:name w:val="Comment Subject Char"/>
    <w:basedOn w:val="CommentTextChar"/>
    <w:link w:val="CommentSubject"/>
    <w:uiPriority w:val="99"/>
    <w:semiHidden/>
    <w:rsid w:val="002B6215"/>
    <w:rPr>
      <w:b/>
      <w:bCs/>
      <w:sz w:val="20"/>
      <w:szCs w:val="20"/>
    </w:rPr>
  </w:style>
  <w:style w:type="paragraph" w:styleId="Revision">
    <w:name w:val="Revision"/>
    <w:hidden/>
    <w:uiPriority w:val="99"/>
    <w:semiHidden/>
    <w:rsid w:val="00BA67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34" Type="http://schemas.microsoft.com/office/2011/relationships/people" Target="people.xml"/><Relationship Id="rId7" Type="http://schemas.openxmlformats.org/officeDocument/2006/relationships/image" Target="media/image1.jpeg"/><Relationship Id="rId12" Type="http://schemas.microsoft.com/office/2018/08/relationships/commentsExtensible" Target="commentsExtensible.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24" Type="http://schemas.openxmlformats.org/officeDocument/2006/relationships/image" Target="media/image14.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microsoft.com/office/2011/relationships/commentsExtended" Target="commentsExtended.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31</Pages>
  <Words>7660</Words>
  <Characters>43665</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USACE</Company>
  <LinksUpToDate>false</LinksUpToDate>
  <CharactersWithSpaces>51223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Roach, Joshua E CIV USARMY CENWP (USA)</cp:lastModifiedBy>
  <cp:revision>2</cp:revision>
  <dcterms:created xsi:type="dcterms:W3CDTF">2026-08-31T20:40:00Z</dcterms:created>
  <dcterms:modified xsi:type="dcterms:W3CDTF">2026-08-31T20:40:00Z</dcterms:modified>
</cp:coreProperties>
</file>